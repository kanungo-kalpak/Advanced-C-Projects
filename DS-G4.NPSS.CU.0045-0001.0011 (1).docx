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39"/>
        <w:tblW w:w="0" w:type="auto"/>
        <w:tblBorders>
          <w:top w:val="single" w:sz="4" w:space="0" w:color="FFFFFF"/>
          <w:left w:val="single" w:sz="4" w:space="0" w:color="FFFFFF"/>
          <w:bottom w:val="single" w:sz="4" w:space="0" w:color="FFFFFF"/>
          <w:right w:val="single" w:sz="4" w:space="0" w:color="FFFFFF"/>
        </w:tblBorders>
        <w:tblCellMar>
          <w:left w:w="10" w:type="dxa"/>
          <w:right w:w="10" w:type="dxa"/>
        </w:tblCellMar>
        <w:tblLook w:val="01E0" w:firstRow="1" w:lastRow="1" w:firstColumn="1" w:lastColumn="1" w:noHBand="0" w:noVBand="0"/>
      </w:tblPr>
      <w:tblGrid>
        <w:gridCol w:w="9018"/>
      </w:tblGrid>
      <w:tr w:rsidR="004613D1" w14:paraId="2D6C0711" w14:textId="77777777" w:rsidTr="00360E14">
        <w:tc>
          <w:tcPr>
            <w:tcW w:w="9018" w:type="dxa"/>
          </w:tcPr>
          <w:p w14:paraId="2D6C0710" w14:textId="77777777" w:rsidR="00360E14" w:rsidRPr="00D032FD" w:rsidRDefault="00B42D70" w:rsidP="00360E14">
            <w:pPr>
              <w:tabs>
                <w:tab w:val="left" w:pos="690"/>
                <w:tab w:val="center" w:pos="2775"/>
              </w:tabs>
              <w:spacing w:after="160" w:line="259" w:lineRule="auto"/>
              <w:rPr>
                <w:rFonts w:eastAsia="Arial" w:cs="Arial"/>
                <w:b/>
                <w:szCs w:val="22"/>
              </w:rPr>
            </w:pPr>
            <w:bookmarkStart w:id="0" w:name="VGDevBookMark0"/>
            <w:r w:rsidRPr="00A47DEE">
              <w:rPr>
                <w:rFonts w:eastAsia="Arial" w:cs="Arial"/>
                <w:b/>
                <w:sz w:val="24"/>
                <w:szCs w:val="22"/>
                <w:u w:val="single"/>
              </w:rPr>
              <w:t>Approval (Pre-approval in case of a protocol)</w:t>
            </w:r>
          </w:p>
        </w:tc>
      </w:tr>
      <w:bookmarkEnd w:id="0"/>
    </w:tbl>
    <w:p w14:paraId="2D6C0712" w14:textId="77777777" w:rsidR="0049535A" w:rsidRDefault="0049535A">
      <w:pPr>
        <w:spacing w:after="160" w:line="259" w:lineRule="auto"/>
        <w:jc w:val="center"/>
        <w:rPr>
          <w:rFonts w:eastAsia="Arial" w:cs="Arial"/>
          <w:b/>
          <w:szCs w:val="22"/>
        </w:rPr>
      </w:pPr>
    </w:p>
    <w:tbl>
      <w:tblPr>
        <w:tblW w:w="5000" w:type="pct"/>
        <w:tblInd w:w="1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left w:w="10" w:type="dxa"/>
          <w:right w:w="10" w:type="dxa"/>
        </w:tblCellMar>
        <w:tblLook w:val="04A0" w:firstRow="1" w:lastRow="0" w:firstColumn="1" w:lastColumn="0" w:noHBand="0" w:noVBand="1"/>
      </w:tblPr>
      <w:tblGrid>
        <w:gridCol w:w="13570"/>
      </w:tblGrid>
      <w:tr w:rsidR="004613D1" w14:paraId="2D6C0714" w14:textId="77777777" w:rsidTr="002053D4">
        <w:tc>
          <w:tcPr>
            <w:tcW w:w="5000" w:type="pct"/>
          </w:tcPr>
          <w:p w14:paraId="2D6C0713" w14:textId="77777777" w:rsidR="0049535A" w:rsidRDefault="00B42D70">
            <w:pPr>
              <w:spacing w:after="160" w:line="259" w:lineRule="auto"/>
              <w:jc w:val="center"/>
              <w:rPr>
                <w:rFonts w:eastAsia="Arial" w:cs="Arial"/>
                <w:b/>
                <w:szCs w:val="22"/>
              </w:rPr>
            </w:pPr>
            <w:bookmarkStart w:id="1" w:name="VGDevBookMark1"/>
            <w:r>
              <w:rPr>
                <w:rFonts w:eastAsia="Arial" w:cs="Arial"/>
                <w:b/>
                <w:sz w:val="24"/>
                <w:szCs w:val="22"/>
              </w:rPr>
              <w:t>Document Title :</w:t>
            </w:r>
            <w:r w:rsidRPr="00C33F03">
              <w:rPr>
                <w:rFonts w:eastAsia="Arial" w:cs="Arial"/>
                <w:sz w:val="24"/>
                <w:szCs w:val="22"/>
              </w:rPr>
              <w:t>QCM TrackWise Complaint Handling Design Specification</w:t>
            </w:r>
          </w:p>
        </w:tc>
      </w:tr>
      <w:bookmarkEnd w:id="1"/>
    </w:tbl>
    <w:p w14:paraId="2D6C0715" w14:textId="77777777" w:rsidR="0049535A" w:rsidRDefault="0049535A">
      <w:pPr>
        <w:spacing w:after="160" w:line="259" w:lineRule="auto"/>
        <w:rPr>
          <w:rFonts w:eastAsia="Arial" w:cs="Arial"/>
          <w:b/>
          <w:szCs w:val="22"/>
        </w:rPr>
      </w:pPr>
    </w:p>
    <w:tbl>
      <w:tblPr>
        <w:tblW w:w="5000" w:type="pct"/>
        <w:tblInd w:w="115" w:type="dxa"/>
        <w:tblBorders>
          <w:top w:val="single" w:sz="4" w:space="0" w:color="FFFFFF"/>
          <w:left w:val="single" w:sz="4" w:space="0" w:color="FFFFFF"/>
          <w:bottom w:val="single" w:sz="4" w:space="0" w:color="FFFFFF"/>
          <w:right w:val="single" w:sz="4" w:space="0" w:color="FFFFFF"/>
        </w:tblBorders>
        <w:tblCellMar>
          <w:left w:w="10" w:type="dxa"/>
          <w:right w:w="10" w:type="dxa"/>
        </w:tblCellMar>
        <w:tblLook w:val="01E0" w:firstRow="1" w:lastRow="1" w:firstColumn="1" w:lastColumn="1" w:noHBand="0" w:noVBand="0"/>
      </w:tblPr>
      <w:tblGrid>
        <w:gridCol w:w="13570"/>
      </w:tblGrid>
      <w:tr w:rsidR="004613D1" w14:paraId="2D6C0717" w14:textId="77777777" w:rsidTr="00D032FD">
        <w:tc>
          <w:tcPr>
            <w:tcW w:w="5000" w:type="pct"/>
            <w:tcMar>
              <w:left w:w="115" w:type="dxa"/>
              <w:right w:w="115" w:type="dxa"/>
            </w:tcMar>
          </w:tcPr>
          <w:p w14:paraId="2D6C0716" w14:textId="77777777" w:rsidR="0049535A" w:rsidRPr="00D032FD" w:rsidRDefault="00B42D70" w:rsidP="00D032FD">
            <w:pPr>
              <w:spacing w:after="160" w:line="259" w:lineRule="auto"/>
              <w:jc w:val="center"/>
              <w:rPr>
                <w:rFonts w:eastAsia="Arial" w:cs="Arial"/>
                <w:b/>
                <w:szCs w:val="22"/>
              </w:rPr>
            </w:pPr>
            <w:bookmarkStart w:id="2" w:name="VGDevBookMark2"/>
            <w:r w:rsidRPr="00D032FD">
              <w:rPr>
                <w:rFonts w:eastAsia="Arial" w:cs="Arial"/>
                <w:b/>
                <w:sz w:val="24"/>
                <w:szCs w:val="22"/>
              </w:rPr>
              <w:t>Doc. No. :</w:t>
            </w:r>
            <w:r w:rsidRPr="00C33F03">
              <w:rPr>
                <w:rFonts w:eastAsia="Arial" w:cs="Arial"/>
                <w:sz w:val="24"/>
                <w:szCs w:val="22"/>
              </w:rPr>
              <w:t>DS-G4.NPSS.CU.0045-0001.0011</w:t>
            </w:r>
          </w:p>
        </w:tc>
      </w:tr>
      <w:bookmarkEnd w:id="2"/>
    </w:tbl>
    <w:p w14:paraId="2D6C0718" w14:textId="77777777" w:rsidR="0049535A" w:rsidRDefault="0049535A">
      <w:pPr>
        <w:spacing w:after="160" w:line="259" w:lineRule="auto"/>
        <w:jc w:val="center"/>
        <w:rPr>
          <w:rFonts w:eastAsia="Arial" w:cs="Arial"/>
          <w:b/>
          <w:szCs w:val="22"/>
        </w:rPr>
      </w:pPr>
    </w:p>
    <w:tbl>
      <w:tblPr>
        <w:tblW w:w="5000" w:type="pct"/>
        <w:tblInd w:w="10" w:type="dxa"/>
        <w:tblBorders>
          <w:top w:val="single" w:sz="4" w:space="0" w:color="FFFFFF"/>
          <w:left w:val="single" w:sz="4" w:space="0" w:color="FFFFFF"/>
          <w:bottom w:val="single" w:sz="4" w:space="0" w:color="FFFFFF"/>
          <w:right w:val="single" w:sz="4" w:space="0" w:color="FFFFFF"/>
        </w:tblBorders>
        <w:tblCellMar>
          <w:left w:w="10" w:type="dxa"/>
          <w:right w:w="10" w:type="dxa"/>
        </w:tblCellMar>
        <w:tblLook w:val="01E0" w:firstRow="1" w:lastRow="1" w:firstColumn="1" w:lastColumn="1" w:noHBand="0" w:noVBand="0"/>
      </w:tblPr>
      <w:tblGrid>
        <w:gridCol w:w="13570"/>
      </w:tblGrid>
      <w:tr w:rsidR="004613D1" w14:paraId="2D6C071A" w14:textId="77777777" w:rsidTr="00B5049F">
        <w:tc>
          <w:tcPr>
            <w:tcW w:w="967" w:type="pct"/>
          </w:tcPr>
          <w:p w14:paraId="2D6C0719" w14:textId="77777777" w:rsidR="0049535A" w:rsidRPr="00D032FD" w:rsidRDefault="00B42D70" w:rsidP="00B5049F">
            <w:pPr>
              <w:tabs>
                <w:tab w:val="left" w:pos="690"/>
                <w:tab w:val="center" w:pos="2775"/>
              </w:tabs>
              <w:spacing w:after="160" w:line="259" w:lineRule="auto"/>
              <w:rPr>
                <w:rFonts w:eastAsia="Arial" w:cs="Arial"/>
                <w:b/>
                <w:szCs w:val="22"/>
              </w:rPr>
            </w:pPr>
            <w:bookmarkStart w:id="3" w:name="VGDevBookMark3"/>
            <w:r w:rsidRPr="00D032FD">
              <w:rPr>
                <w:rFonts w:eastAsia="Arial" w:cs="Arial"/>
                <w:b/>
                <w:szCs w:val="22"/>
              </w:rPr>
              <w:t>Authoring</w:t>
            </w:r>
          </w:p>
        </w:tc>
      </w:tr>
      <w:bookmarkEnd w:id="3"/>
    </w:tbl>
    <w:p w14:paraId="2D6C071B" w14:textId="77777777" w:rsidR="0049535A" w:rsidRDefault="0049535A">
      <w:pPr>
        <w:spacing w:after="160" w:line="259" w:lineRule="auto"/>
        <w:jc w:val="center"/>
        <w:rPr>
          <w:rFonts w:eastAsia="Arial" w:cs="Arial"/>
          <w:szCs w:val="22"/>
        </w:rPr>
      </w:pPr>
    </w:p>
    <w:tbl>
      <w:tblPr>
        <w:tblW w:w="5000" w:type="pc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129"/>
        <w:gridCol w:w="4337"/>
        <w:gridCol w:w="4036"/>
        <w:gridCol w:w="4068"/>
      </w:tblGrid>
      <w:tr w:rsidR="004613D1" w14:paraId="2D6C0720" w14:textId="77777777" w:rsidTr="00B5049F">
        <w:tc>
          <w:tcPr>
            <w:tcW w:w="252" w:type="pct"/>
            <w:shd w:val="clear" w:color="auto" w:fill="D9D9D9"/>
          </w:tcPr>
          <w:p w14:paraId="2D6C071C" w14:textId="77777777" w:rsidR="00B5049F" w:rsidRDefault="00B42D70">
            <w:pPr>
              <w:spacing w:after="160" w:line="259" w:lineRule="auto"/>
              <w:jc w:val="center"/>
              <w:rPr>
                <w:rFonts w:eastAsia="Arial" w:cs="Arial"/>
                <w:b/>
                <w:szCs w:val="22"/>
              </w:rPr>
            </w:pPr>
            <w:bookmarkStart w:id="4" w:name="VGDevBookMark4"/>
            <w:r>
              <w:rPr>
                <w:rFonts w:eastAsia="Arial" w:cs="Arial"/>
                <w:b/>
                <w:szCs w:val="22"/>
              </w:rPr>
              <w:t>#</w:t>
            </w:r>
          </w:p>
        </w:tc>
        <w:tc>
          <w:tcPr>
            <w:tcW w:w="967" w:type="pct"/>
            <w:shd w:val="clear" w:color="auto" w:fill="D9D9D9"/>
          </w:tcPr>
          <w:p w14:paraId="2D6C071D" w14:textId="77777777" w:rsidR="00B5049F" w:rsidRDefault="00B42D70">
            <w:pPr>
              <w:spacing w:after="160" w:line="259" w:lineRule="auto"/>
              <w:jc w:val="center"/>
              <w:rPr>
                <w:rFonts w:eastAsia="Arial" w:cs="Arial"/>
                <w:b/>
                <w:szCs w:val="22"/>
              </w:rPr>
            </w:pPr>
            <w:r>
              <w:rPr>
                <w:rFonts w:eastAsia="Arial" w:cs="Arial"/>
                <w:b/>
                <w:szCs w:val="22"/>
              </w:rPr>
              <w:t>Author</w:t>
            </w:r>
          </w:p>
        </w:tc>
        <w:tc>
          <w:tcPr>
            <w:tcW w:w="900" w:type="pct"/>
            <w:shd w:val="clear" w:color="auto" w:fill="D9D9D9"/>
          </w:tcPr>
          <w:p w14:paraId="2D6C071E" w14:textId="77777777" w:rsidR="00B5049F" w:rsidRDefault="00B42D70" w:rsidP="00B5049F">
            <w:pPr>
              <w:spacing w:after="160" w:line="259" w:lineRule="auto"/>
              <w:jc w:val="center"/>
              <w:rPr>
                <w:rFonts w:eastAsia="Arial" w:cs="Arial"/>
                <w:b/>
                <w:szCs w:val="22"/>
              </w:rPr>
            </w:pPr>
            <w:r>
              <w:rPr>
                <w:rFonts w:eastAsia="Arial" w:cs="Arial"/>
                <w:b/>
                <w:szCs w:val="22"/>
              </w:rPr>
              <w:t>Authored on</w:t>
            </w:r>
          </w:p>
        </w:tc>
        <w:tc>
          <w:tcPr>
            <w:tcW w:w="907" w:type="pct"/>
            <w:shd w:val="clear" w:color="auto" w:fill="D9D9D9"/>
          </w:tcPr>
          <w:p w14:paraId="2D6C071F" w14:textId="77777777" w:rsidR="00B5049F" w:rsidRDefault="00B42D70" w:rsidP="00B5049F">
            <w:pPr>
              <w:spacing w:after="160" w:line="259" w:lineRule="auto"/>
              <w:jc w:val="center"/>
              <w:rPr>
                <w:rFonts w:eastAsia="Arial" w:cs="Arial"/>
                <w:b/>
                <w:szCs w:val="22"/>
              </w:rPr>
            </w:pPr>
            <w:r>
              <w:rPr>
                <w:rFonts w:eastAsia="Arial" w:cs="Arial"/>
                <w:b/>
                <w:szCs w:val="22"/>
              </w:rPr>
              <w:t>Reason For Esign</w:t>
            </w:r>
          </w:p>
        </w:tc>
      </w:tr>
      <w:tr w:rsidR="004613D1" w14:paraId="2D6C0725" w14:textId="77777777">
        <w:tc>
          <w:tcPr>
            <w:tcW w:w="252" w:type="pct"/>
          </w:tcPr>
          <w:p w14:paraId="2D6C0721" w14:textId="77777777" w:rsidR="00681E8F" w:rsidRPr="00ED2D88" w:rsidRDefault="00B42D70">
            <w:pPr>
              <w:spacing w:after="160" w:line="259" w:lineRule="auto"/>
              <w:jc w:val="center"/>
              <w:rPr>
                <w:rFonts w:eastAsia="Arial" w:cs="Arial"/>
                <w:szCs w:val="22"/>
              </w:rPr>
            </w:pPr>
            <w:r w:rsidRPr="00ED2D88">
              <w:rPr>
                <w:rFonts w:eastAsia="Arial" w:cs="Arial"/>
                <w:szCs w:val="22"/>
              </w:rPr>
              <w:t>1</w:t>
            </w:r>
          </w:p>
        </w:tc>
        <w:tc>
          <w:tcPr>
            <w:tcW w:w="967" w:type="pct"/>
          </w:tcPr>
          <w:p w14:paraId="2D6C0722" w14:textId="77777777" w:rsidR="00681E8F" w:rsidRPr="00167A7D" w:rsidRDefault="00B42D70">
            <w:pPr>
              <w:spacing w:after="160" w:line="259" w:lineRule="auto"/>
              <w:jc w:val="center"/>
              <w:rPr>
                <w:rFonts w:eastAsia="Arial" w:cs="Arial"/>
                <w:szCs w:val="22"/>
              </w:rPr>
            </w:pPr>
            <w:r w:rsidRPr="00167A7D">
              <w:rPr>
                <w:rFonts w:eastAsia="Arial" w:cs="Arial"/>
                <w:szCs w:val="22"/>
              </w:rPr>
              <w:t>Kalpak Kanungo [320251564]</w:t>
            </w:r>
          </w:p>
        </w:tc>
        <w:tc>
          <w:tcPr>
            <w:tcW w:w="900" w:type="pct"/>
          </w:tcPr>
          <w:p w14:paraId="2D6C0723" w14:textId="77777777" w:rsidR="00681E8F" w:rsidRPr="00ED2D88" w:rsidRDefault="00B42D70">
            <w:pPr>
              <w:spacing w:after="160" w:line="259" w:lineRule="auto"/>
              <w:jc w:val="center"/>
              <w:rPr>
                <w:rFonts w:eastAsia="Arial" w:cs="Arial"/>
                <w:szCs w:val="22"/>
              </w:rPr>
            </w:pPr>
            <w:r w:rsidRPr="00ED2D88">
              <w:rPr>
                <w:rFonts w:eastAsia="Arial" w:cs="Arial"/>
                <w:szCs w:val="22"/>
              </w:rPr>
              <w:t>25-Mar-2026 11:55:10 AM  Time Zone:  (IST)</w:t>
            </w:r>
          </w:p>
        </w:tc>
        <w:tc>
          <w:tcPr>
            <w:tcW w:w="907" w:type="pct"/>
          </w:tcPr>
          <w:p w14:paraId="2D6C0724" w14:textId="77777777" w:rsidR="00681E8F" w:rsidRPr="00ED2D88" w:rsidRDefault="00B42D70">
            <w:pPr>
              <w:spacing w:after="160" w:line="259" w:lineRule="auto"/>
              <w:jc w:val="center"/>
              <w:rPr>
                <w:rFonts w:eastAsia="Arial" w:cs="Arial"/>
                <w:szCs w:val="22"/>
              </w:rPr>
            </w:pPr>
            <w:r w:rsidRPr="00ED2D88">
              <w:rPr>
                <w:rFonts w:eastAsia="Arial" w:cs="Arial"/>
                <w:sz w:val="16"/>
                <w:szCs w:val="22"/>
              </w:rPr>
              <w:t>N/A</w:t>
            </w:r>
          </w:p>
        </w:tc>
      </w:tr>
      <w:bookmarkEnd w:id="4"/>
    </w:tbl>
    <w:p w14:paraId="2D6C0726" w14:textId="77777777" w:rsidR="0049535A" w:rsidRDefault="0049535A">
      <w:pPr>
        <w:spacing w:after="160" w:line="259" w:lineRule="auto"/>
        <w:jc w:val="center"/>
        <w:rPr>
          <w:rFonts w:eastAsia="Arial" w:cs="Arial"/>
          <w:b/>
          <w:szCs w:val="22"/>
        </w:rPr>
      </w:pPr>
    </w:p>
    <w:tbl>
      <w:tblPr>
        <w:tblW w:w="5000" w:type="pct"/>
        <w:tblInd w:w="10" w:type="dxa"/>
        <w:tblBorders>
          <w:top w:val="single" w:sz="4" w:space="0" w:color="FFFFFF"/>
          <w:left w:val="single" w:sz="4" w:space="0" w:color="FFFFFF"/>
          <w:bottom w:val="single" w:sz="4" w:space="0" w:color="FFFFFF"/>
          <w:right w:val="single" w:sz="4" w:space="0" w:color="FFFFFF"/>
        </w:tblBorders>
        <w:tblCellMar>
          <w:left w:w="10" w:type="dxa"/>
          <w:right w:w="10" w:type="dxa"/>
        </w:tblCellMar>
        <w:tblLook w:val="01E0" w:firstRow="1" w:lastRow="1" w:firstColumn="1" w:lastColumn="1" w:noHBand="0" w:noVBand="0"/>
      </w:tblPr>
      <w:tblGrid>
        <w:gridCol w:w="13570"/>
      </w:tblGrid>
      <w:tr w:rsidR="004613D1" w14:paraId="2D6C0728" w14:textId="77777777" w:rsidTr="00D032FD">
        <w:tc>
          <w:tcPr>
            <w:tcW w:w="967" w:type="pct"/>
          </w:tcPr>
          <w:p w14:paraId="2D6C0727" w14:textId="77777777" w:rsidR="0049535A" w:rsidRPr="00D032FD" w:rsidRDefault="00B42D70" w:rsidP="00D032FD">
            <w:pPr>
              <w:spacing w:after="160" w:line="259" w:lineRule="auto"/>
              <w:rPr>
                <w:rFonts w:eastAsia="Arial" w:cs="Arial"/>
                <w:b/>
                <w:szCs w:val="22"/>
              </w:rPr>
            </w:pPr>
            <w:bookmarkStart w:id="5" w:name="VGDevBookMark5"/>
            <w:r w:rsidRPr="00D032FD">
              <w:rPr>
                <w:rFonts w:eastAsia="Arial" w:cs="Arial"/>
                <w:b/>
                <w:szCs w:val="22"/>
              </w:rPr>
              <w:t>Review</w:t>
            </w:r>
          </w:p>
        </w:tc>
      </w:tr>
      <w:bookmarkEnd w:id="5"/>
    </w:tbl>
    <w:p w14:paraId="2D6C0729" w14:textId="77777777" w:rsidR="0049535A" w:rsidRDefault="0049535A">
      <w:pPr>
        <w:spacing w:after="160" w:line="259" w:lineRule="auto"/>
        <w:jc w:val="center"/>
        <w:rPr>
          <w:rFonts w:eastAsia="Arial" w:cs="Arial"/>
          <w:b/>
          <w:szCs w:val="22"/>
        </w:rPr>
      </w:pPr>
    </w:p>
    <w:tbl>
      <w:tblPr>
        <w:tblW w:w="5000" w:type="pc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129"/>
        <w:gridCol w:w="4337"/>
        <w:gridCol w:w="4036"/>
        <w:gridCol w:w="4068"/>
      </w:tblGrid>
      <w:tr w:rsidR="004613D1" w14:paraId="2D6C072E" w14:textId="77777777" w:rsidTr="00B5049F">
        <w:trPr>
          <w:tblHeader/>
        </w:trPr>
        <w:tc>
          <w:tcPr>
            <w:tcW w:w="252" w:type="pct"/>
            <w:shd w:val="clear" w:color="auto" w:fill="D9D9D9"/>
          </w:tcPr>
          <w:p w14:paraId="2D6C072A" w14:textId="77777777" w:rsidR="00B5049F" w:rsidRDefault="00B42D70">
            <w:pPr>
              <w:spacing w:after="160" w:line="259" w:lineRule="auto"/>
              <w:jc w:val="center"/>
              <w:rPr>
                <w:rFonts w:eastAsia="Arial" w:cs="Arial"/>
                <w:b/>
                <w:szCs w:val="22"/>
              </w:rPr>
            </w:pPr>
            <w:bookmarkStart w:id="6" w:name="VGDevBookMark6"/>
            <w:r>
              <w:rPr>
                <w:rFonts w:eastAsia="Arial" w:cs="Arial"/>
                <w:b/>
                <w:szCs w:val="22"/>
              </w:rPr>
              <w:t>#</w:t>
            </w:r>
          </w:p>
        </w:tc>
        <w:tc>
          <w:tcPr>
            <w:tcW w:w="967" w:type="pct"/>
            <w:shd w:val="clear" w:color="auto" w:fill="D9D9D9"/>
          </w:tcPr>
          <w:p w14:paraId="2D6C072B" w14:textId="77777777" w:rsidR="00B5049F" w:rsidRDefault="00B42D70">
            <w:pPr>
              <w:spacing w:after="160" w:line="259" w:lineRule="auto"/>
              <w:jc w:val="center"/>
              <w:rPr>
                <w:rFonts w:eastAsia="Arial" w:cs="Arial"/>
                <w:b/>
                <w:szCs w:val="22"/>
              </w:rPr>
            </w:pPr>
            <w:r>
              <w:rPr>
                <w:rFonts w:eastAsia="Arial" w:cs="Arial"/>
                <w:b/>
                <w:szCs w:val="22"/>
              </w:rPr>
              <w:t>Reviewer</w:t>
            </w:r>
          </w:p>
        </w:tc>
        <w:tc>
          <w:tcPr>
            <w:tcW w:w="900" w:type="pct"/>
            <w:shd w:val="clear" w:color="auto" w:fill="D9D9D9"/>
          </w:tcPr>
          <w:p w14:paraId="2D6C072C" w14:textId="77777777" w:rsidR="00B5049F" w:rsidRDefault="00B42D70" w:rsidP="00B5049F">
            <w:pPr>
              <w:spacing w:after="160" w:line="259" w:lineRule="auto"/>
              <w:jc w:val="center"/>
              <w:rPr>
                <w:rFonts w:eastAsia="Arial" w:cs="Arial"/>
                <w:b/>
                <w:szCs w:val="22"/>
              </w:rPr>
            </w:pPr>
            <w:r>
              <w:rPr>
                <w:rFonts w:eastAsia="Arial" w:cs="Arial"/>
                <w:b/>
                <w:szCs w:val="22"/>
              </w:rPr>
              <w:t>Reviewed On</w:t>
            </w:r>
          </w:p>
        </w:tc>
        <w:tc>
          <w:tcPr>
            <w:tcW w:w="907" w:type="pct"/>
            <w:shd w:val="clear" w:color="auto" w:fill="D9D9D9"/>
          </w:tcPr>
          <w:p w14:paraId="2D6C072D" w14:textId="77777777" w:rsidR="00B5049F" w:rsidRDefault="00B42D70" w:rsidP="00B5049F">
            <w:pPr>
              <w:spacing w:after="160" w:line="259" w:lineRule="auto"/>
              <w:jc w:val="center"/>
              <w:rPr>
                <w:rFonts w:eastAsia="Arial" w:cs="Arial"/>
                <w:b/>
                <w:szCs w:val="22"/>
              </w:rPr>
            </w:pPr>
            <w:r>
              <w:rPr>
                <w:rFonts w:eastAsia="Arial" w:cs="Arial"/>
                <w:b/>
                <w:szCs w:val="22"/>
              </w:rPr>
              <w:t>Reason For Esign</w:t>
            </w:r>
          </w:p>
        </w:tc>
      </w:tr>
      <w:tr w:rsidR="004613D1" w14:paraId="2D6C0733" w14:textId="77777777">
        <w:tc>
          <w:tcPr>
            <w:tcW w:w="252" w:type="pct"/>
          </w:tcPr>
          <w:p w14:paraId="2D6C072F" w14:textId="77777777" w:rsidR="00681E8F" w:rsidRPr="00ED2D88" w:rsidRDefault="00B42D70">
            <w:pPr>
              <w:spacing w:after="160" w:line="259" w:lineRule="auto"/>
              <w:jc w:val="center"/>
              <w:rPr>
                <w:rFonts w:eastAsia="Arial" w:cs="Arial"/>
                <w:szCs w:val="22"/>
              </w:rPr>
            </w:pPr>
            <w:r w:rsidRPr="00ED2D88">
              <w:rPr>
                <w:rFonts w:eastAsia="Arial" w:cs="Arial"/>
                <w:szCs w:val="22"/>
              </w:rPr>
              <w:t>1</w:t>
            </w:r>
          </w:p>
        </w:tc>
        <w:tc>
          <w:tcPr>
            <w:tcW w:w="967" w:type="pct"/>
          </w:tcPr>
          <w:p w14:paraId="2D6C0730" w14:textId="77777777" w:rsidR="00681E8F" w:rsidRPr="00167A7D" w:rsidRDefault="00B42D70">
            <w:pPr>
              <w:spacing w:after="160" w:line="259" w:lineRule="auto"/>
              <w:jc w:val="center"/>
              <w:rPr>
                <w:rFonts w:eastAsia="Arial" w:cs="Arial"/>
                <w:szCs w:val="22"/>
              </w:rPr>
            </w:pPr>
            <w:r w:rsidRPr="00167A7D">
              <w:rPr>
                <w:rFonts w:eastAsia="Arial" w:cs="Arial"/>
                <w:szCs w:val="22"/>
              </w:rPr>
              <w:t>Vishal Shrivastava [320103128]</w:t>
            </w:r>
          </w:p>
        </w:tc>
        <w:tc>
          <w:tcPr>
            <w:tcW w:w="900" w:type="pct"/>
          </w:tcPr>
          <w:p w14:paraId="2D6C0731" w14:textId="77777777" w:rsidR="00681E8F" w:rsidRPr="00ED2D88" w:rsidRDefault="00B42D70">
            <w:pPr>
              <w:spacing w:after="160" w:line="259" w:lineRule="auto"/>
              <w:jc w:val="center"/>
              <w:rPr>
                <w:rFonts w:eastAsia="Arial" w:cs="Arial"/>
                <w:szCs w:val="22"/>
              </w:rPr>
            </w:pPr>
            <w:r w:rsidRPr="00ED2D88">
              <w:rPr>
                <w:rFonts w:eastAsia="Arial" w:cs="Arial"/>
                <w:szCs w:val="22"/>
              </w:rPr>
              <w:t>30-Mar-2026 12:43:42 PM Time Zone: (IST)</w:t>
            </w:r>
          </w:p>
        </w:tc>
        <w:tc>
          <w:tcPr>
            <w:tcW w:w="907" w:type="pct"/>
          </w:tcPr>
          <w:p w14:paraId="2D6C0732" w14:textId="77777777" w:rsidR="00681E8F" w:rsidRPr="00ED2D88" w:rsidRDefault="00B42D70">
            <w:pPr>
              <w:spacing w:after="160" w:line="259" w:lineRule="auto"/>
              <w:jc w:val="center"/>
              <w:rPr>
                <w:rFonts w:eastAsia="Arial" w:cs="Arial"/>
                <w:szCs w:val="22"/>
              </w:rPr>
            </w:pPr>
            <w:r w:rsidRPr="00ED2D88">
              <w:rPr>
                <w:rFonts w:eastAsia="Arial" w:cs="Arial"/>
                <w:sz w:val="16"/>
                <w:szCs w:val="22"/>
              </w:rPr>
              <w:t>N/A</w:t>
            </w:r>
          </w:p>
        </w:tc>
      </w:tr>
      <w:bookmarkEnd w:id="6"/>
    </w:tbl>
    <w:p w14:paraId="2D6C0734" w14:textId="77777777" w:rsidR="0049535A" w:rsidRDefault="0049535A">
      <w:pPr>
        <w:spacing w:after="160" w:line="259" w:lineRule="auto"/>
        <w:rPr>
          <w:rFonts w:eastAsia="Arial" w:cs="Arial"/>
          <w:b/>
          <w:szCs w:val="22"/>
        </w:rPr>
      </w:pPr>
    </w:p>
    <w:tbl>
      <w:tblPr>
        <w:tblW w:w="5000" w:type="pct"/>
        <w:tblInd w:w="10" w:type="dxa"/>
        <w:tblBorders>
          <w:top w:val="single" w:sz="4" w:space="0" w:color="FFFFFF"/>
          <w:left w:val="single" w:sz="4" w:space="0" w:color="FFFFFF"/>
          <w:bottom w:val="single" w:sz="4" w:space="0" w:color="FFFFFF"/>
          <w:right w:val="single" w:sz="4" w:space="0" w:color="FFFFFF"/>
        </w:tblBorders>
        <w:tblCellMar>
          <w:left w:w="10" w:type="dxa"/>
          <w:right w:w="10" w:type="dxa"/>
        </w:tblCellMar>
        <w:tblLook w:val="01E0" w:firstRow="1" w:lastRow="1" w:firstColumn="1" w:lastColumn="1" w:noHBand="0" w:noVBand="0"/>
      </w:tblPr>
      <w:tblGrid>
        <w:gridCol w:w="13570"/>
      </w:tblGrid>
      <w:tr w:rsidR="004613D1" w14:paraId="2D6C0736" w14:textId="77777777" w:rsidTr="00D032FD">
        <w:tc>
          <w:tcPr>
            <w:tcW w:w="967" w:type="pct"/>
          </w:tcPr>
          <w:p w14:paraId="2D6C0735" w14:textId="77777777" w:rsidR="0049535A" w:rsidRPr="00D032FD" w:rsidRDefault="00B42D70" w:rsidP="00D032FD">
            <w:pPr>
              <w:spacing w:after="160" w:line="259" w:lineRule="auto"/>
              <w:rPr>
                <w:rFonts w:eastAsia="Arial" w:cs="Arial"/>
                <w:b/>
                <w:szCs w:val="22"/>
              </w:rPr>
            </w:pPr>
            <w:bookmarkStart w:id="7" w:name="VGDevBookMark7"/>
            <w:r w:rsidRPr="00D032FD">
              <w:rPr>
                <w:rFonts w:eastAsia="Arial" w:cs="Arial"/>
                <w:b/>
                <w:szCs w:val="22"/>
              </w:rPr>
              <w:t>Approval</w:t>
            </w:r>
          </w:p>
        </w:tc>
      </w:tr>
      <w:bookmarkEnd w:id="7"/>
    </w:tbl>
    <w:p w14:paraId="2D6C0737" w14:textId="77777777" w:rsidR="0049535A" w:rsidRDefault="0049535A">
      <w:pPr>
        <w:spacing w:after="160" w:line="259" w:lineRule="auto"/>
        <w:jc w:val="center"/>
        <w:rPr>
          <w:rFonts w:eastAsia="Arial" w:cs="Arial"/>
          <w:b/>
          <w:szCs w:val="22"/>
        </w:rPr>
      </w:pPr>
    </w:p>
    <w:tbl>
      <w:tblPr>
        <w:tblW w:w="5000" w:type="pct"/>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129"/>
        <w:gridCol w:w="4337"/>
        <w:gridCol w:w="4036"/>
        <w:gridCol w:w="4068"/>
      </w:tblGrid>
      <w:tr w:rsidR="004613D1" w14:paraId="2D6C073C" w14:textId="77777777" w:rsidTr="00B5049F">
        <w:trPr>
          <w:tblHeader/>
        </w:trPr>
        <w:tc>
          <w:tcPr>
            <w:tcW w:w="252" w:type="pct"/>
            <w:shd w:val="clear" w:color="auto" w:fill="D9D9D9"/>
          </w:tcPr>
          <w:p w14:paraId="2D6C0738" w14:textId="77777777" w:rsidR="00B5049F" w:rsidRDefault="00B42D70">
            <w:pPr>
              <w:spacing w:after="160" w:line="259" w:lineRule="auto"/>
              <w:jc w:val="center"/>
              <w:rPr>
                <w:rFonts w:eastAsia="Arial" w:cs="Arial"/>
                <w:b/>
                <w:szCs w:val="22"/>
              </w:rPr>
            </w:pPr>
            <w:bookmarkStart w:id="8" w:name="VGDevBookMark8"/>
            <w:r>
              <w:rPr>
                <w:rFonts w:eastAsia="Arial" w:cs="Arial"/>
                <w:b/>
                <w:szCs w:val="22"/>
              </w:rPr>
              <w:t>#</w:t>
            </w:r>
          </w:p>
        </w:tc>
        <w:tc>
          <w:tcPr>
            <w:tcW w:w="967" w:type="pct"/>
            <w:shd w:val="clear" w:color="auto" w:fill="D9D9D9"/>
          </w:tcPr>
          <w:p w14:paraId="2D6C0739" w14:textId="77777777" w:rsidR="00B5049F" w:rsidRDefault="00B42D70">
            <w:pPr>
              <w:spacing w:after="160" w:line="259" w:lineRule="auto"/>
              <w:jc w:val="center"/>
              <w:rPr>
                <w:rFonts w:eastAsia="Arial" w:cs="Arial"/>
                <w:b/>
                <w:szCs w:val="22"/>
              </w:rPr>
            </w:pPr>
            <w:r>
              <w:rPr>
                <w:rFonts w:eastAsia="Arial" w:cs="Arial"/>
                <w:b/>
                <w:szCs w:val="22"/>
              </w:rPr>
              <w:t>Approver</w:t>
            </w:r>
          </w:p>
        </w:tc>
        <w:tc>
          <w:tcPr>
            <w:tcW w:w="900" w:type="pct"/>
            <w:shd w:val="clear" w:color="auto" w:fill="D9D9D9"/>
          </w:tcPr>
          <w:p w14:paraId="2D6C073A" w14:textId="77777777" w:rsidR="00B5049F" w:rsidRDefault="00B42D70" w:rsidP="00B5049F">
            <w:pPr>
              <w:spacing w:after="160" w:line="259" w:lineRule="auto"/>
              <w:jc w:val="center"/>
              <w:rPr>
                <w:rFonts w:eastAsia="Arial" w:cs="Arial"/>
                <w:b/>
                <w:szCs w:val="22"/>
              </w:rPr>
            </w:pPr>
            <w:r>
              <w:rPr>
                <w:rFonts w:eastAsia="Arial" w:cs="Arial"/>
                <w:b/>
                <w:szCs w:val="22"/>
              </w:rPr>
              <w:t>Approved On</w:t>
            </w:r>
          </w:p>
        </w:tc>
        <w:tc>
          <w:tcPr>
            <w:tcW w:w="907" w:type="pct"/>
            <w:shd w:val="clear" w:color="auto" w:fill="D9D9D9"/>
          </w:tcPr>
          <w:p w14:paraId="2D6C073B" w14:textId="77777777" w:rsidR="00B5049F" w:rsidRDefault="00B42D70" w:rsidP="00B5049F">
            <w:pPr>
              <w:spacing w:after="160" w:line="259" w:lineRule="auto"/>
              <w:jc w:val="center"/>
              <w:rPr>
                <w:rFonts w:eastAsia="Arial" w:cs="Arial"/>
                <w:b/>
                <w:szCs w:val="22"/>
              </w:rPr>
            </w:pPr>
            <w:r>
              <w:rPr>
                <w:rFonts w:eastAsia="Arial" w:cs="Arial"/>
                <w:b/>
                <w:szCs w:val="22"/>
              </w:rPr>
              <w:t>Reason For Esign</w:t>
            </w:r>
          </w:p>
        </w:tc>
      </w:tr>
      <w:tr w:rsidR="004613D1" w14:paraId="2D6C0741" w14:textId="77777777">
        <w:tc>
          <w:tcPr>
            <w:tcW w:w="252" w:type="pct"/>
          </w:tcPr>
          <w:p w14:paraId="2D6C073D" w14:textId="77777777" w:rsidR="00681E8F" w:rsidRPr="00ED2D88" w:rsidRDefault="00B42D70">
            <w:pPr>
              <w:spacing w:after="160" w:line="259" w:lineRule="auto"/>
              <w:jc w:val="center"/>
              <w:rPr>
                <w:rFonts w:eastAsia="Arial" w:cs="Arial"/>
                <w:szCs w:val="22"/>
              </w:rPr>
            </w:pPr>
            <w:r w:rsidRPr="00ED2D88">
              <w:rPr>
                <w:rFonts w:eastAsia="Arial" w:cs="Arial"/>
                <w:szCs w:val="22"/>
              </w:rPr>
              <w:t>1</w:t>
            </w:r>
          </w:p>
        </w:tc>
        <w:tc>
          <w:tcPr>
            <w:tcW w:w="967" w:type="pct"/>
          </w:tcPr>
          <w:p w14:paraId="2D6C073E" w14:textId="77777777" w:rsidR="00681E8F" w:rsidRPr="00167A7D" w:rsidRDefault="00B42D70">
            <w:pPr>
              <w:spacing w:after="160" w:line="259" w:lineRule="auto"/>
              <w:jc w:val="center"/>
              <w:rPr>
                <w:rFonts w:eastAsia="Arial" w:cs="Arial"/>
                <w:szCs w:val="22"/>
              </w:rPr>
            </w:pPr>
            <w:r w:rsidRPr="00167A7D">
              <w:rPr>
                <w:rFonts w:eastAsia="Arial" w:cs="Arial"/>
                <w:szCs w:val="22"/>
              </w:rPr>
              <w:t>Teja Sarla [320104592]</w:t>
            </w:r>
          </w:p>
        </w:tc>
        <w:tc>
          <w:tcPr>
            <w:tcW w:w="900" w:type="pct"/>
          </w:tcPr>
          <w:p w14:paraId="2D6C073F" w14:textId="77777777" w:rsidR="00681E8F" w:rsidRPr="00ED2D88" w:rsidRDefault="00B42D70">
            <w:pPr>
              <w:spacing w:after="160" w:line="259" w:lineRule="auto"/>
              <w:jc w:val="center"/>
              <w:rPr>
                <w:rFonts w:eastAsia="Arial" w:cs="Arial"/>
                <w:szCs w:val="22"/>
              </w:rPr>
            </w:pPr>
            <w:r w:rsidRPr="00ED2D88">
              <w:rPr>
                <w:rFonts w:eastAsia="Arial" w:cs="Arial"/>
                <w:szCs w:val="22"/>
              </w:rPr>
              <w:t>01-Apr-2026 01:58:16 PM  Time Zone:  (IST)</w:t>
            </w:r>
          </w:p>
        </w:tc>
        <w:tc>
          <w:tcPr>
            <w:tcW w:w="907" w:type="pct"/>
          </w:tcPr>
          <w:p w14:paraId="2D6C0740" w14:textId="77777777" w:rsidR="00681E8F" w:rsidRPr="00ED2D88" w:rsidRDefault="00B42D70">
            <w:pPr>
              <w:spacing w:after="160" w:line="259" w:lineRule="auto"/>
              <w:jc w:val="center"/>
              <w:rPr>
                <w:rFonts w:eastAsia="Arial" w:cs="Arial"/>
                <w:szCs w:val="22"/>
              </w:rPr>
            </w:pPr>
            <w:r w:rsidRPr="00ED2D88">
              <w:rPr>
                <w:rFonts w:eastAsia="Arial" w:cs="Arial"/>
                <w:sz w:val="16"/>
                <w:szCs w:val="22"/>
              </w:rPr>
              <w:t>Q&amp;R Approval</w:t>
            </w:r>
          </w:p>
        </w:tc>
      </w:tr>
      <w:tr w:rsidR="004613D1" w14:paraId="2D6C0746" w14:textId="77777777">
        <w:tc>
          <w:tcPr>
            <w:tcW w:w="252" w:type="pct"/>
          </w:tcPr>
          <w:p w14:paraId="2D6C0742" w14:textId="77777777" w:rsidR="00681E8F" w:rsidRPr="00ED2D88" w:rsidRDefault="00B42D70">
            <w:pPr>
              <w:spacing w:after="160" w:line="259" w:lineRule="auto"/>
              <w:jc w:val="center"/>
              <w:rPr>
                <w:rFonts w:eastAsia="Arial" w:cs="Arial"/>
                <w:szCs w:val="22"/>
              </w:rPr>
            </w:pPr>
            <w:r w:rsidRPr="00ED2D88">
              <w:rPr>
                <w:rFonts w:eastAsia="Arial" w:cs="Arial"/>
                <w:szCs w:val="22"/>
              </w:rPr>
              <w:t>2</w:t>
            </w:r>
          </w:p>
        </w:tc>
        <w:tc>
          <w:tcPr>
            <w:tcW w:w="967" w:type="pct"/>
          </w:tcPr>
          <w:p w14:paraId="2D6C0743" w14:textId="77777777" w:rsidR="00681E8F" w:rsidRPr="00167A7D" w:rsidRDefault="00B42D70">
            <w:pPr>
              <w:spacing w:after="160" w:line="259" w:lineRule="auto"/>
              <w:jc w:val="center"/>
              <w:rPr>
                <w:rFonts w:eastAsia="Arial" w:cs="Arial"/>
                <w:szCs w:val="22"/>
              </w:rPr>
            </w:pPr>
            <w:r w:rsidRPr="00167A7D">
              <w:rPr>
                <w:rFonts w:eastAsia="Arial" w:cs="Arial"/>
                <w:szCs w:val="22"/>
              </w:rPr>
              <w:t>Vishal Shrivastava [320103128]</w:t>
            </w:r>
          </w:p>
        </w:tc>
        <w:tc>
          <w:tcPr>
            <w:tcW w:w="900" w:type="pct"/>
          </w:tcPr>
          <w:p w14:paraId="2D6C0744" w14:textId="77777777" w:rsidR="00681E8F" w:rsidRPr="00ED2D88" w:rsidRDefault="00B42D70">
            <w:pPr>
              <w:spacing w:after="160" w:line="259" w:lineRule="auto"/>
              <w:jc w:val="center"/>
              <w:rPr>
                <w:rFonts w:eastAsia="Arial" w:cs="Arial"/>
                <w:szCs w:val="22"/>
              </w:rPr>
            </w:pPr>
            <w:r w:rsidRPr="00ED2D88">
              <w:rPr>
                <w:rFonts w:eastAsia="Arial" w:cs="Arial"/>
                <w:szCs w:val="22"/>
              </w:rPr>
              <w:t>01-Apr-2026 06:14:30 PM  Time Zone:  (IST)</w:t>
            </w:r>
          </w:p>
        </w:tc>
        <w:tc>
          <w:tcPr>
            <w:tcW w:w="907" w:type="pct"/>
          </w:tcPr>
          <w:p w14:paraId="2D6C0745" w14:textId="77777777" w:rsidR="00681E8F" w:rsidRPr="00ED2D88" w:rsidRDefault="00B42D70">
            <w:pPr>
              <w:spacing w:after="160" w:line="259" w:lineRule="auto"/>
              <w:jc w:val="center"/>
              <w:rPr>
                <w:rFonts w:eastAsia="Arial" w:cs="Arial"/>
                <w:szCs w:val="22"/>
              </w:rPr>
            </w:pPr>
            <w:r w:rsidRPr="00ED2D88">
              <w:rPr>
                <w:rFonts w:eastAsia="Arial" w:cs="Arial"/>
                <w:sz w:val="16"/>
                <w:szCs w:val="22"/>
              </w:rPr>
              <w:t>IT Approval</w:t>
            </w:r>
          </w:p>
        </w:tc>
      </w:tr>
      <w:bookmarkEnd w:id="8"/>
    </w:tbl>
    <w:p w14:paraId="2D6C0747" w14:textId="77777777" w:rsidR="004613D1" w:rsidRDefault="00B42D70">
      <w:pPr>
        <w:spacing w:after="160" w:line="259" w:lineRule="auto"/>
        <w:rPr>
          <w:rFonts w:eastAsia="Arial" w:cs="Arial"/>
          <w:sz w:val="22"/>
          <w:szCs w:val="22"/>
        </w:rPr>
      </w:pPr>
      <w:r>
        <w:rPr>
          <w:rFonts w:eastAsia="Arial" w:cs="Arial"/>
          <w:sz w:val="22"/>
          <w:szCs w:val="22"/>
        </w:rPr>
        <w:br w:type="page"/>
      </w:r>
    </w:p>
    <w:p w14:paraId="2D6C0748" w14:textId="77777777" w:rsidR="004613D1" w:rsidRDefault="00B42D70">
      <w:pPr>
        <w:pStyle w:val="Heading11"/>
        <w:numPr>
          <w:ilvl w:val="0"/>
          <w:numId w:val="0"/>
        </w:numPr>
        <w:ind w:left="851" w:hanging="851"/>
      </w:pPr>
      <w:r>
        <w:lastRenderedPageBreak/>
        <w:t>Design Specification</w:t>
      </w:r>
    </w:p>
    <w:p w14:paraId="2D6C0749" w14:textId="77777777" w:rsidR="004613D1" w:rsidRDefault="004613D1">
      <w:pPr>
        <w:rPr>
          <w:rFonts w:cs="Arial"/>
          <w:b/>
          <w:bCs/>
          <w:sz w:val="20"/>
          <w:szCs w:val="20"/>
        </w:rPr>
      </w:pPr>
    </w:p>
    <w:p w14:paraId="2D6C074A" w14:textId="77777777" w:rsidR="004613D1" w:rsidRDefault="00B42D70">
      <w:pPr>
        <w:pStyle w:val="Caption1"/>
        <w:keepNext/>
        <w:rPr>
          <w:rFonts w:cs="Arial"/>
          <w:b/>
          <w:i w:val="0"/>
          <w:iCs w:val="0"/>
          <w:color w:val="auto"/>
          <w:sz w:val="20"/>
          <w:szCs w:val="20"/>
        </w:rPr>
      </w:pPr>
      <w:r>
        <w:rPr>
          <w:rFonts w:cs="Arial"/>
          <w:b/>
          <w:i w:val="0"/>
          <w:iCs w:val="0"/>
          <w:color w:val="auto"/>
          <w:sz w:val="20"/>
          <w:szCs w:val="20"/>
        </w:rPr>
        <w:t>Configuration Specification</w:t>
      </w:r>
    </w:p>
    <w:tbl>
      <w:tblPr>
        <w:tblStyle w:val="TableGrid"/>
        <w:tblW w:w="13580" w:type="dxa"/>
        <w:tblBorders>
          <w:top w:val="nil"/>
          <w:left w:val="nil"/>
          <w:bottom w:val="nil"/>
          <w:right w:val="nil"/>
          <w:insideH w:val="nil"/>
          <w:insideV w:val="nil"/>
        </w:tblBorders>
        <w:tblLayout w:type="fixed"/>
        <w:tblLook w:val="04A0" w:firstRow="1" w:lastRow="0" w:firstColumn="1" w:lastColumn="0" w:noHBand="0" w:noVBand="1"/>
        <w:tblPrChange w:id="9" w:author="Kanungo, Kalpak (Cognizant)" w:date="2026-05-16T12:46:00Z" w16du:dateUtc="2026-05-16T07:16:00Z">
          <w:tblPr>
            <w:tblStyle w:val="TableGrid"/>
            <w:tblW w:w="0" w:type="auto"/>
            <w:tblBorders>
              <w:top w:val="nil"/>
              <w:left w:val="nil"/>
              <w:bottom w:val="nil"/>
              <w:right w:val="nil"/>
              <w:insideH w:val="nil"/>
              <w:insideV w:val="nil"/>
            </w:tblBorders>
            <w:tblLayout w:type="fixed"/>
            <w:tblLook w:val="04A0" w:firstRow="1" w:lastRow="0" w:firstColumn="1" w:lastColumn="0" w:noHBand="0" w:noVBand="1"/>
          </w:tblPr>
        </w:tblPrChange>
      </w:tblPr>
      <w:tblGrid>
        <w:gridCol w:w="1522"/>
        <w:gridCol w:w="6950"/>
        <w:gridCol w:w="1984"/>
        <w:gridCol w:w="3124"/>
        <w:tblGridChange w:id="10">
          <w:tblGrid>
            <w:gridCol w:w="1522"/>
            <w:gridCol w:w="6950"/>
            <w:gridCol w:w="1984"/>
            <w:gridCol w:w="3124"/>
          </w:tblGrid>
        </w:tblGridChange>
      </w:tblGrid>
      <w:tr w:rsidR="004613D1" w14:paraId="2D6C0751" w14:textId="77777777" w:rsidTr="009F3CFA">
        <w:trPr>
          <w:cnfStyle w:val="100000000000" w:firstRow="1" w:lastRow="0" w:firstColumn="0" w:lastColumn="0" w:oddVBand="0" w:evenVBand="0" w:oddHBand="0" w:evenHBand="0" w:firstRowFirstColumn="0" w:firstRowLastColumn="0" w:lastRowFirstColumn="0" w:lastRowLastColumn="0"/>
          <w:trHeight w:val="648"/>
          <w:trPrChange w:id="11" w:author="Kanungo, Kalpak (Cognizant)" w:date="2026-05-16T12:46:00Z" w16du:dateUtc="2026-05-16T07:16:00Z">
            <w:trPr>
              <w:trHeight w:val="648"/>
            </w:trPr>
          </w:trPrChange>
        </w:trPr>
        <w:tc>
          <w:tcPr>
            <w:tcW w:w="1522" w:type="dxa"/>
            <w:tcBorders>
              <w:top w:val="single" w:sz="8" w:space="0" w:color="000000"/>
              <w:left w:val="single" w:sz="8" w:space="0" w:color="000000"/>
              <w:bottom w:val="single" w:sz="8" w:space="0" w:color="000000"/>
              <w:right w:val="single" w:sz="8" w:space="0" w:color="000000"/>
            </w:tcBorders>
            <w:shd w:val="clear" w:color="4472C4" w:fill="4472C4"/>
            <w:tcMar>
              <w:top w:w="0" w:type="dxa"/>
              <w:left w:w="108" w:type="dxa"/>
              <w:bottom w:w="0" w:type="dxa"/>
              <w:right w:w="108" w:type="dxa"/>
            </w:tcMar>
            <w:tcPrChange w:id="12" w:author="Kanungo, Kalpak (Cognizant)" w:date="2026-05-16T12:46:00Z" w16du:dateUtc="2026-05-16T07:16:00Z">
              <w:tcPr>
                <w:tcW w:w="1522" w:type="dxa"/>
                <w:tcBorders>
                  <w:top w:val="single" w:sz="8" w:space="0" w:color="000000"/>
                  <w:left w:val="single" w:sz="8" w:space="0" w:color="000000"/>
                  <w:bottom w:val="single" w:sz="8" w:space="0" w:color="000000"/>
                  <w:right w:val="single" w:sz="8" w:space="0" w:color="000000"/>
                </w:tcBorders>
                <w:shd w:val="clear" w:color="4472C4" w:fill="4472C4"/>
                <w:tcMar>
                  <w:top w:w="0" w:type="dxa"/>
                  <w:left w:w="108" w:type="dxa"/>
                  <w:bottom w:w="0" w:type="dxa"/>
                  <w:right w:w="108" w:type="dxa"/>
                </w:tcMar>
              </w:tcPr>
            </w:tcPrChange>
          </w:tcPr>
          <w:p w14:paraId="2D6C074B" w14:textId="77777777" w:rsidR="004613D1" w:rsidRDefault="00B42D70">
            <w:pPr>
              <w:pBdr>
                <w:top w:val="nil"/>
                <w:left w:val="nil"/>
                <w:bottom w:val="nil"/>
                <w:right w:val="nil"/>
              </w:pBdr>
              <w:jc w:val="center"/>
              <w:cnfStyle w:val="100000000000" w:firstRow="1" w:lastRow="0" w:firstColumn="0" w:lastColumn="0" w:oddVBand="0" w:evenVBand="0" w:oddHBand="0" w:evenHBand="0" w:firstRowFirstColumn="0" w:firstRowLastColumn="0" w:lastRowFirstColumn="0" w:lastRowLastColumn="0"/>
            </w:pPr>
            <w:r>
              <w:rPr>
                <w:rFonts w:eastAsia="Arial" w:cs="Arial"/>
                <w:color w:val="000000"/>
                <w:sz w:val="20"/>
              </w:rPr>
              <w:t>CS Identifier</w:t>
            </w:r>
          </w:p>
        </w:tc>
        <w:tc>
          <w:tcPr>
            <w:tcW w:w="6950" w:type="dxa"/>
            <w:tcBorders>
              <w:top w:val="single" w:sz="8" w:space="0" w:color="000000"/>
              <w:left w:val="nil"/>
              <w:bottom w:val="single" w:sz="8" w:space="0" w:color="000000"/>
              <w:right w:val="single" w:sz="8" w:space="0" w:color="000000"/>
            </w:tcBorders>
            <w:shd w:val="clear" w:color="4472C4" w:fill="4472C4"/>
            <w:tcMar>
              <w:top w:w="0" w:type="dxa"/>
              <w:left w:w="108" w:type="dxa"/>
              <w:bottom w:w="0" w:type="dxa"/>
              <w:right w:w="108" w:type="dxa"/>
            </w:tcMar>
            <w:tcPrChange w:id="13" w:author="Kanungo, Kalpak (Cognizant)" w:date="2026-05-16T12:46:00Z" w16du:dateUtc="2026-05-16T07:16:00Z">
              <w:tcPr>
                <w:tcW w:w="6950" w:type="dxa"/>
                <w:tcBorders>
                  <w:top w:val="single" w:sz="8" w:space="0" w:color="000000"/>
                  <w:left w:val="nil"/>
                  <w:bottom w:val="single" w:sz="8" w:space="0" w:color="000000"/>
                  <w:right w:val="single" w:sz="8" w:space="0" w:color="000000"/>
                </w:tcBorders>
                <w:shd w:val="clear" w:color="4472C4" w:fill="4472C4"/>
                <w:tcMar>
                  <w:top w:w="0" w:type="dxa"/>
                  <w:left w:w="108" w:type="dxa"/>
                  <w:bottom w:w="0" w:type="dxa"/>
                  <w:right w:w="108" w:type="dxa"/>
                </w:tcMar>
              </w:tcPr>
            </w:tcPrChange>
          </w:tcPr>
          <w:p w14:paraId="2D6C074C" w14:textId="77777777" w:rsidR="004613D1" w:rsidRDefault="00B42D70">
            <w:pPr>
              <w:pBdr>
                <w:top w:val="nil"/>
                <w:left w:val="nil"/>
                <w:bottom w:val="nil"/>
                <w:right w:val="nil"/>
              </w:pBdr>
              <w:jc w:val="center"/>
              <w:cnfStyle w:val="100000000000" w:firstRow="1" w:lastRow="0" w:firstColumn="0" w:lastColumn="0" w:oddVBand="0" w:evenVBand="0" w:oddHBand="0" w:evenHBand="0" w:firstRowFirstColumn="0" w:firstRowLastColumn="0" w:lastRowFirstColumn="0" w:lastRowLastColumn="0"/>
            </w:pPr>
            <w:r>
              <w:rPr>
                <w:rFonts w:eastAsia="Arial" w:cs="Arial"/>
                <w:color w:val="000000"/>
                <w:sz w:val="20"/>
              </w:rPr>
              <w:t>Configuration Design Specification</w:t>
            </w:r>
          </w:p>
        </w:tc>
        <w:tc>
          <w:tcPr>
            <w:tcW w:w="1984" w:type="dxa"/>
            <w:tcBorders>
              <w:top w:val="single" w:sz="8" w:space="0" w:color="000000"/>
              <w:left w:val="nil"/>
              <w:bottom w:val="single" w:sz="8" w:space="0" w:color="000000"/>
              <w:right w:val="single" w:sz="8" w:space="0" w:color="000000"/>
            </w:tcBorders>
            <w:shd w:val="clear" w:color="4472C4" w:fill="4472C4"/>
            <w:tcMar>
              <w:top w:w="0" w:type="dxa"/>
              <w:left w:w="108" w:type="dxa"/>
              <w:bottom w:w="0" w:type="dxa"/>
              <w:right w:w="108" w:type="dxa"/>
            </w:tcMar>
            <w:tcPrChange w:id="14" w:author="Kanungo, Kalpak (Cognizant)" w:date="2026-05-16T12:46:00Z" w16du:dateUtc="2026-05-16T07:16:00Z">
              <w:tcPr>
                <w:tcW w:w="1984" w:type="dxa"/>
                <w:tcBorders>
                  <w:top w:val="single" w:sz="8" w:space="0" w:color="000000"/>
                  <w:left w:val="nil"/>
                  <w:bottom w:val="single" w:sz="8" w:space="0" w:color="000000"/>
                  <w:right w:val="single" w:sz="8" w:space="0" w:color="000000"/>
                </w:tcBorders>
                <w:shd w:val="clear" w:color="4472C4" w:fill="4472C4"/>
                <w:tcMar>
                  <w:top w:w="0" w:type="dxa"/>
                  <w:left w:w="108" w:type="dxa"/>
                  <w:bottom w:w="0" w:type="dxa"/>
                  <w:right w:w="108" w:type="dxa"/>
                </w:tcMar>
              </w:tcPr>
            </w:tcPrChange>
          </w:tcPr>
          <w:p w14:paraId="2D6C074D" w14:textId="77777777" w:rsidR="004613D1" w:rsidRDefault="00B42D70">
            <w:pPr>
              <w:pBdr>
                <w:top w:val="nil"/>
                <w:left w:val="nil"/>
                <w:bottom w:val="nil"/>
                <w:right w:val="nil"/>
              </w:pBdr>
              <w:jc w:val="center"/>
              <w:cnfStyle w:val="100000000000" w:firstRow="1" w:lastRow="0" w:firstColumn="0" w:lastColumn="0" w:oddVBand="0" w:evenVBand="0" w:oddHBand="0" w:evenHBand="0" w:firstRowFirstColumn="0" w:firstRowLastColumn="0" w:lastRowFirstColumn="0" w:lastRowLastColumn="0"/>
            </w:pPr>
            <w:r>
              <w:rPr>
                <w:rFonts w:eastAsia="Arial" w:cs="Arial"/>
                <w:color w:val="000000"/>
                <w:sz w:val="20"/>
              </w:rPr>
              <w:t xml:space="preserve">Implementation Method </w:t>
            </w:r>
          </w:p>
          <w:p w14:paraId="2D6C074E" w14:textId="77777777" w:rsidR="004613D1" w:rsidRDefault="00B42D70">
            <w:pPr>
              <w:pBdr>
                <w:top w:val="nil"/>
                <w:left w:val="nil"/>
                <w:bottom w:val="nil"/>
                <w:right w:val="nil"/>
              </w:pBdr>
              <w:jc w:val="center"/>
              <w:cnfStyle w:val="100000000000" w:firstRow="1" w:lastRow="0" w:firstColumn="0" w:lastColumn="0" w:oddVBand="0" w:evenVBand="0" w:oddHBand="0" w:evenHBand="0" w:firstRowFirstColumn="0" w:firstRowLastColumn="0" w:lastRowFirstColumn="0" w:lastRowLastColumn="0"/>
            </w:pPr>
            <w:r>
              <w:rPr>
                <w:rFonts w:eastAsia="Arial" w:cs="Arial"/>
                <w:color w:val="000000"/>
                <w:sz w:val="20"/>
              </w:rPr>
              <w:t>(Custom/Config/ OOTB)</w:t>
            </w:r>
          </w:p>
          <w:p w14:paraId="2D6C074F" w14:textId="77777777" w:rsidR="004613D1" w:rsidRDefault="00B42D70">
            <w:pPr>
              <w:pBdr>
                <w:top w:val="nil"/>
                <w:left w:val="nil"/>
                <w:bottom w:val="nil"/>
                <w:right w:val="nil"/>
              </w:pBdr>
              <w:jc w:val="center"/>
              <w:cnfStyle w:val="100000000000" w:firstRow="1" w:lastRow="0" w:firstColumn="0" w:lastColumn="0" w:oddVBand="0" w:evenVBand="0" w:oddHBand="0" w:evenHBand="0" w:firstRowFirstColumn="0" w:firstRowLastColumn="0" w:lastRowFirstColumn="0" w:lastRowLastColumn="0"/>
            </w:pPr>
            <w:r>
              <w:rPr>
                <w:rFonts w:eastAsia="Arial" w:cs="Arial"/>
                <w:color w:val="000000"/>
                <w:sz w:val="20"/>
              </w:rPr>
              <w:t> </w:t>
            </w:r>
          </w:p>
        </w:tc>
        <w:tc>
          <w:tcPr>
            <w:tcW w:w="3124" w:type="dxa"/>
            <w:tcBorders>
              <w:top w:val="single" w:sz="8" w:space="0" w:color="000000"/>
              <w:left w:val="nil"/>
              <w:bottom w:val="single" w:sz="8" w:space="0" w:color="000000"/>
              <w:right w:val="single" w:sz="8" w:space="0" w:color="000000"/>
            </w:tcBorders>
            <w:shd w:val="clear" w:color="4472C4" w:fill="4472C4"/>
            <w:tcMar>
              <w:top w:w="0" w:type="dxa"/>
              <w:left w:w="108" w:type="dxa"/>
              <w:bottom w:w="0" w:type="dxa"/>
              <w:right w:w="108" w:type="dxa"/>
            </w:tcMar>
            <w:tcPrChange w:id="15" w:author="Kanungo, Kalpak (Cognizant)" w:date="2026-05-16T12:46:00Z" w16du:dateUtc="2026-05-16T07:16:00Z">
              <w:tcPr>
                <w:tcW w:w="3124" w:type="dxa"/>
                <w:tcBorders>
                  <w:top w:val="single" w:sz="8" w:space="0" w:color="000000"/>
                  <w:left w:val="nil"/>
                  <w:bottom w:val="single" w:sz="8" w:space="0" w:color="000000"/>
                  <w:right w:val="single" w:sz="8" w:space="0" w:color="000000"/>
                </w:tcBorders>
                <w:shd w:val="clear" w:color="4472C4" w:fill="4472C4"/>
                <w:tcMar>
                  <w:top w:w="0" w:type="dxa"/>
                  <w:left w:w="108" w:type="dxa"/>
                  <w:bottom w:w="0" w:type="dxa"/>
                  <w:right w:w="108" w:type="dxa"/>
                </w:tcMar>
              </w:tcPr>
            </w:tcPrChange>
          </w:tcPr>
          <w:p w14:paraId="2D6C0750" w14:textId="77777777" w:rsidR="004613D1" w:rsidRDefault="00B42D70">
            <w:pPr>
              <w:pBdr>
                <w:top w:val="nil"/>
                <w:left w:val="nil"/>
                <w:bottom w:val="nil"/>
                <w:right w:val="nil"/>
              </w:pBdr>
              <w:jc w:val="center"/>
              <w:cnfStyle w:val="100000000000" w:firstRow="1" w:lastRow="0" w:firstColumn="0" w:lastColumn="0" w:oddVBand="0" w:evenVBand="0" w:oddHBand="0" w:evenHBand="0" w:firstRowFirstColumn="0" w:firstRowLastColumn="0" w:lastRowFirstColumn="0" w:lastRowLastColumn="0"/>
            </w:pPr>
            <w:r>
              <w:rPr>
                <w:rFonts w:eastAsia="Arial" w:cs="Arial"/>
                <w:color w:val="000000"/>
                <w:sz w:val="20"/>
              </w:rPr>
              <w:t>URS/FRS Identifier</w:t>
            </w:r>
          </w:p>
        </w:tc>
      </w:tr>
      <w:tr w:rsidR="004613D1" w14:paraId="2D6C0756" w14:textId="77777777" w:rsidTr="009F3CFA">
        <w:trPr>
          <w:trHeight w:val="324"/>
          <w:trPrChange w:id="16" w:author="Kanungo, Kalpak (Cognizant)" w:date="2026-05-16T12:46:00Z" w16du:dateUtc="2026-05-16T07:16:00Z">
            <w:trPr>
              <w:trHeight w:val="324"/>
            </w:trPr>
          </w:trPrChange>
        </w:trPr>
        <w:tc>
          <w:tcPr>
            <w:tcW w:w="1522" w:type="dxa"/>
            <w:tcBorders>
              <w:top w:val="nil"/>
              <w:left w:val="single" w:sz="8" w:space="0" w:color="000000"/>
              <w:bottom w:val="single" w:sz="8" w:space="0" w:color="000000"/>
              <w:right w:val="single" w:sz="8" w:space="0" w:color="000000"/>
            </w:tcBorders>
            <w:noWrap/>
            <w:tcMar>
              <w:top w:w="0" w:type="dxa"/>
              <w:left w:w="108" w:type="dxa"/>
              <w:bottom w:w="0" w:type="dxa"/>
              <w:right w:w="108" w:type="dxa"/>
            </w:tcMar>
            <w:tcPrChange w:id="17" w:author="Kanungo, Kalpak (Cognizant)" w:date="2026-05-16T12:46:00Z" w16du:dateUtc="2026-05-16T07:16:00Z">
              <w:tcPr>
                <w:tcW w:w="1522" w:type="dxa"/>
                <w:tcBorders>
                  <w:top w:val="nil"/>
                  <w:left w:val="single" w:sz="8" w:space="0" w:color="000000"/>
                  <w:bottom w:val="single" w:sz="8" w:space="0" w:color="000000"/>
                  <w:right w:val="single" w:sz="8" w:space="0" w:color="000000"/>
                </w:tcBorders>
                <w:noWrap/>
                <w:tcMar>
                  <w:top w:w="0" w:type="dxa"/>
                  <w:left w:w="108" w:type="dxa"/>
                  <w:bottom w:w="0" w:type="dxa"/>
                  <w:right w:w="108" w:type="dxa"/>
                </w:tcMar>
              </w:tcPr>
            </w:tcPrChange>
          </w:tcPr>
          <w:p w14:paraId="2D6C0752" w14:textId="77777777" w:rsidR="004613D1" w:rsidRDefault="00B42D70">
            <w:pPr>
              <w:pBdr>
                <w:top w:val="nil"/>
                <w:left w:val="nil"/>
                <w:bottom w:val="nil"/>
                <w:right w:val="nil"/>
              </w:pBdr>
            </w:pPr>
            <w:r>
              <w:rPr>
                <w:rFonts w:eastAsia="Arial" w:cs="Arial"/>
                <w:color w:val="000000"/>
                <w:sz w:val="20"/>
              </w:rPr>
              <w:t>DS-CH-CS-PR-001</w:t>
            </w:r>
          </w:p>
        </w:tc>
        <w:tc>
          <w:tcPr>
            <w:tcW w:w="6950" w:type="dxa"/>
            <w:tcBorders>
              <w:top w:val="nil"/>
              <w:left w:val="nil"/>
              <w:bottom w:val="single" w:sz="8" w:space="0" w:color="000000"/>
              <w:right w:val="single" w:sz="8" w:space="0" w:color="000000"/>
            </w:tcBorders>
            <w:tcMar>
              <w:top w:w="0" w:type="dxa"/>
              <w:left w:w="108" w:type="dxa"/>
              <w:bottom w:w="0" w:type="dxa"/>
              <w:right w:w="108" w:type="dxa"/>
            </w:tcMar>
            <w:tcPrChange w:id="18" w:author="Kanungo, Kalpak (Cognizant)" w:date="2026-05-16T12:46:00Z" w16du:dateUtc="2026-05-16T07:16:00Z">
              <w:tcPr>
                <w:tcW w:w="6950"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0753" w14:textId="77777777" w:rsidR="004613D1" w:rsidRDefault="00B42D70">
            <w:pPr>
              <w:pBdr>
                <w:top w:val="nil"/>
                <w:left w:val="nil"/>
                <w:bottom w:val="nil"/>
                <w:right w:val="nil"/>
              </w:pBdr>
            </w:pPr>
            <w:r>
              <w:rPr>
                <w:rFonts w:eastAsia="Arial" w:cs="Arial"/>
                <w:color w:val="000000"/>
                <w:sz w:val="20"/>
              </w:rPr>
              <w:t>The system shall provide standard capability to view a record identified by unique PR ID from TrackWise desktop.</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9" w:author="Kanungo, Kalpak (Cognizant)" w:date="2026-05-16T12:46:00Z" w16du:dateUtc="2026-05-16T07:16: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0754"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noWrap/>
            <w:tcMar>
              <w:top w:w="0" w:type="dxa"/>
              <w:left w:w="108" w:type="dxa"/>
              <w:bottom w:w="0" w:type="dxa"/>
              <w:right w:w="108" w:type="dxa"/>
            </w:tcMar>
            <w:tcPrChange w:id="20" w:author="Kanungo, Kalpak (Cognizant)" w:date="2026-05-16T12:46:00Z" w16du:dateUtc="2026-05-16T07:16:00Z">
              <w:tcPr>
                <w:tcW w:w="3124" w:type="dxa"/>
                <w:tcBorders>
                  <w:top w:val="nil"/>
                  <w:left w:val="nil"/>
                  <w:bottom w:val="single" w:sz="8" w:space="0" w:color="000000"/>
                  <w:right w:val="single" w:sz="8" w:space="0" w:color="000000"/>
                </w:tcBorders>
                <w:noWrap/>
                <w:tcMar>
                  <w:top w:w="0" w:type="dxa"/>
                  <w:left w:w="108" w:type="dxa"/>
                  <w:bottom w:w="0" w:type="dxa"/>
                  <w:right w:w="108" w:type="dxa"/>
                </w:tcMar>
              </w:tcPr>
            </w:tcPrChange>
          </w:tcPr>
          <w:p w14:paraId="2D6C0755" w14:textId="77777777" w:rsidR="004613D1" w:rsidRDefault="00B42D70">
            <w:pPr>
              <w:pBdr>
                <w:top w:val="nil"/>
                <w:left w:val="nil"/>
                <w:bottom w:val="nil"/>
                <w:right w:val="nil"/>
              </w:pBdr>
            </w:pPr>
            <w:r>
              <w:rPr>
                <w:rFonts w:eastAsia="Arial" w:cs="Arial"/>
                <w:color w:val="000000"/>
                <w:sz w:val="20"/>
              </w:rPr>
              <w:t>FRS-CH-SF-EVAL-001-002, FRS-CH-REG-MDR-001-002,FRS-CH-SF-INTK-001-002, FRS-CH-REG-MIR-001-004, FRS-CH-REG-OTH-001-002, FRS-CH-REG-OTH-004-002, FRS-CH-REG-OTH-007-004, FRS-CH-REG-OTH-010-004, FRS-CH-REG-OTH-019-002, FRS-CH-REG-OTH-022-004, FRS-CH-REG-OTH-025-002</w:t>
            </w:r>
          </w:p>
        </w:tc>
      </w:tr>
      <w:tr w:rsidR="00346335" w14:paraId="2D6C075F"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757" w14:textId="77777777" w:rsidR="004613D1" w:rsidRDefault="00B42D70">
            <w:pPr>
              <w:pBdr>
                <w:top w:val="nil"/>
                <w:left w:val="nil"/>
                <w:bottom w:val="nil"/>
                <w:right w:val="nil"/>
              </w:pBdr>
            </w:pPr>
            <w:r>
              <w:rPr>
                <w:rFonts w:eastAsia="Arial" w:cs="Arial"/>
                <w:color w:val="000000"/>
                <w:sz w:val="20"/>
              </w:rPr>
              <w:t>DS-CH-CS-PR-002</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758" w14:textId="77777777" w:rsidR="004613D1" w:rsidRDefault="00B42D70">
            <w:pPr>
              <w:pBdr>
                <w:top w:val="nil"/>
                <w:left w:val="nil"/>
                <w:bottom w:val="nil"/>
                <w:right w:val="nil"/>
              </w:pBdr>
            </w:pPr>
            <w:r>
              <w:rPr>
                <w:rFonts w:eastAsia="Arial" w:cs="Arial"/>
                <w:color w:val="000000"/>
                <w:sz w:val="20"/>
              </w:rPr>
              <w:t>The system shall be configured with below configuration parameters in TW System Flags.</w:t>
            </w:r>
          </w:p>
          <w:p w14:paraId="2D6C0759" w14:textId="77777777" w:rsidR="004613D1" w:rsidRDefault="00B42D70">
            <w:pPr>
              <w:pBdr>
                <w:top w:val="nil"/>
                <w:left w:val="nil"/>
                <w:bottom w:val="nil"/>
                <w:right w:val="nil"/>
              </w:pBdr>
            </w:pPr>
            <w:r>
              <w:rPr>
                <w:rFonts w:eastAsia="Arial" w:cs="Arial"/>
                <w:color w:val="000000"/>
                <w:sz w:val="20"/>
              </w:rPr>
              <w:t> </w:t>
            </w:r>
          </w:p>
          <w:p w14:paraId="2D6C075A" w14:textId="77777777" w:rsidR="004613D1" w:rsidRDefault="00B42D70">
            <w:pPr>
              <w:numPr>
                <w:ilvl w:val="0"/>
                <w:numId w:val="25"/>
              </w:numPr>
              <w:pBdr>
                <w:top w:val="nil"/>
                <w:left w:val="nil"/>
                <w:bottom w:val="nil"/>
                <w:right w:val="nil"/>
              </w:pBdr>
            </w:pPr>
            <w:r>
              <w:rPr>
                <w:rFonts w:eastAsia="Arial" w:cs="Arial"/>
                <w:color w:val="000000"/>
                <w:sz w:val="20"/>
              </w:rPr>
              <w:t>Max Size (compressed) Attachment (MB)</w:t>
            </w:r>
          </w:p>
          <w:p w14:paraId="2D6C075B" w14:textId="77777777" w:rsidR="004613D1" w:rsidRDefault="00B42D70">
            <w:pPr>
              <w:numPr>
                <w:ilvl w:val="0"/>
                <w:numId w:val="25"/>
              </w:numPr>
              <w:pBdr>
                <w:top w:val="nil"/>
                <w:left w:val="nil"/>
                <w:bottom w:val="nil"/>
                <w:right w:val="nil"/>
              </w:pBdr>
            </w:pPr>
            <w:r>
              <w:rPr>
                <w:rFonts w:eastAsia="Arial" w:cs="Arial"/>
                <w:color w:val="000000"/>
                <w:sz w:val="20"/>
              </w:rPr>
              <w:t>Allow Date Due before Date Opened” as “Yes</w:t>
            </w:r>
          </w:p>
          <w:p w14:paraId="2D6C075C" w14:textId="77777777" w:rsidR="004613D1" w:rsidRDefault="00B42D70">
            <w:pPr>
              <w:pBdr>
                <w:top w:val="nil"/>
                <w:left w:val="nil"/>
                <w:bottom w:val="nil"/>
                <w:right w:val="nil"/>
              </w:pBdr>
            </w:pPr>
            <w:r>
              <w:rPr>
                <w:rFonts w:eastAsia="Arial" w:cs="Arial"/>
                <w:color w:val="000000"/>
                <w:sz w:val="20"/>
              </w:rPr>
              <w:t>Refer QCM TW_Complaint Handling_DesignSpec_Appendix – 9 Section ‘System Flags’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75D"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75E" w14:textId="77777777" w:rsidR="004613D1" w:rsidRDefault="00B42D70">
            <w:pPr>
              <w:pBdr>
                <w:top w:val="nil"/>
                <w:left w:val="nil"/>
                <w:bottom w:val="nil"/>
                <w:right w:val="nil"/>
              </w:pBdr>
            </w:pPr>
            <w:r>
              <w:rPr>
                <w:rFonts w:eastAsia="Arial" w:cs="Arial"/>
                <w:color w:val="000000"/>
                <w:sz w:val="20"/>
              </w:rPr>
              <w:t>FRS-CH-REG-GEN-020-001,FRS-CH-SF-EVAL-041-001,FRS-CH-SF-INTK-021-001, FRS-CH-REG-MDR-005-001, FRS-CH-DH-018-001</w:t>
            </w:r>
          </w:p>
        </w:tc>
      </w:tr>
      <w:tr w:rsidR="00346335" w14:paraId="2D6C0766"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760" w14:textId="77777777" w:rsidR="004613D1" w:rsidRDefault="00B42D70">
            <w:pPr>
              <w:pBdr>
                <w:top w:val="nil"/>
                <w:left w:val="nil"/>
                <w:bottom w:val="nil"/>
                <w:right w:val="nil"/>
              </w:pBdr>
            </w:pPr>
            <w:r>
              <w:rPr>
                <w:rFonts w:eastAsia="Arial" w:cs="Arial"/>
                <w:color w:val="000000"/>
                <w:sz w:val="20"/>
              </w:rPr>
              <w:t>DS-CH-CS-PR-003</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761" w14:textId="77777777" w:rsidR="004613D1" w:rsidRDefault="00B42D70">
            <w:pPr>
              <w:pBdr>
                <w:top w:val="nil"/>
                <w:left w:val="nil"/>
                <w:bottom w:val="nil"/>
                <w:right w:val="nil"/>
              </w:pBdr>
            </w:pPr>
            <w:r>
              <w:rPr>
                <w:rFonts w:eastAsia="Arial" w:cs="Arial"/>
                <w:color w:val="000000"/>
                <w:sz w:val="20"/>
              </w:rPr>
              <w:t>The system shall display the current state of a record in the TrackWise desktop when user logged into the TrackWise.</w:t>
            </w:r>
          </w:p>
          <w:p w14:paraId="2D6C0762" w14:textId="77777777" w:rsidR="004613D1" w:rsidRDefault="00B42D70">
            <w:pPr>
              <w:pBdr>
                <w:top w:val="nil"/>
                <w:left w:val="nil"/>
                <w:bottom w:val="nil"/>
                <w:right w:val="nil"/>
              </w:pBdr>
            </w:pPr>
            <w:r>
              <w:rPr>
                <w:rFonts w:eastAsia="Arial" w:cs="Arial"/>
                <w:color w:val="000000"/>
                <w:sz w:val="20"/>
              </w:rPr>
              <w:t> </w:t>
            </w:r>
          </w:p>
          <w:p w14:paraId="2D6C0763" w14:textId="77777777" w:rsidR="004613D1" w:rsidRDefault="00B42D70">
            <w:pPr>
              <w:pBdr>
                <w:top w:val="nil"/>
                <w:left w:val="nil"/>
                <w:bottom w:val="nil"/>
                <w:right w:val="nil"/>
              </w:pBdr>
            </w:pPr>
            <w:r>
              <w:rPr>
                <w:rFonts w:eastAsia="Arial" w:cs="Arial"/>
                <w:color w:val="000000"/>
                <w:sz w:val="20"/>
              </w:rPr>
              <w:t>Refer QCM TW _Complaint Handling_DesignSpec_ Appendix – 1 Section ‘Desktop Layout’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764"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765" w14:textId="77777777" w:rsidR="004613D1" w:rsidRDefault="00B42D70">
            <w:pPr>
              <w:pBdr>
                <w:top w:val="nil"/>
                <w:left w:val="nil"/>
                <w:bottom w:val="nil"/>
                <w:right w:val="nil"/>
              </w:pBdr>
            </w:pPr>
            <w:r>
              <w:rPr>
                <w:rFonts w:eastAsia="Arial" w:cs="Arial"/>
                <w:color w:val="000000"/>
                <w:sz w:val="20"/>
              </w:rPr>
              <w:t>FRS-CH-UI-005-001, FRS-CH-CA-GDT-005-002, FRS-CH-CA-GDT-005-003</w:t>
            </w:r>
          </w:p>
        </w:tc>
      </w:tr>
      <w:tr w:rsidR="00346335" w14:paraId="2D6C076D"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767" w14:textId="77777777" w:rsidR="004613D1" w:rsidRDefault="00B42D70">
            <w:pPr>
              <w:pBdr>
                <w:top w:val="nil"/>
                <w:left w:val="nil"/>
                <w:bottom w:val="nil"/>
                <w:right w:val="nil"/>
              </w:pBdr>
            </w:pPr>
            <w:r>
              <w:rPr>
                <w:rFonts w:eastAsia="Arial" w:cs="Arial"/>
                <w:color w:val="000000"/>
                <w:sz w:val="20"/>
              </w:rPr>
              <w:t>DS-CH-CS-PR-004</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768" w14:textId="77777777" w:rsidR="004613D1" w:rsidRDefault="00B42D70">
            <w:pPr>
              <w:pBdr>
                <w:top w:val="nil"/>
                <w:left w:val="nil"/>
                <w:bottom w:val="nil"/>
                <w:right w:val="nil"/>
              </w:pBdr>
            </w:pPr>
            <w:r>
              <w:rPr>
                <w:rFonts w:eastAsia="Arial" w:cs="Arial"/>
                <w:color w:val="000000"/>
                <w:sz w:val="20"/>
              </w:rPr>
              <w:t>The system shall be configured with Single Sign On (SSO) or LDAP or Local authentication  which will enable users to sign in to trackwise</w:t>
            </w:r>
          </w:p>
          <w:p w14:paraId="2D6C0769" w14:textId="77777777" w:rsidR="004613D1" w:rsidRDefault="00B42D70">
            <w:pPr>
              <w:pBdr>
                <w:top w:val="nil"/>
                <w:left w:val="nil"/>
                <w:bottom w:val="nil"/>
                <w:right w:val="nil"/>
              </w:pBdr>
            </w:pPr>
            <w:r>
              <w:rPr>
                <w:rFonts w:eastAsia="Arial" w:cs="Arial"/>
                <w:color w:val="000000"/>
                <w:sz w:val="20"/>
              </w:rPr>
              <w:t> </w:t>
            </w:r>
          </w:p>
          <w:p w14:paraId="2D6C076A" w14:textId="77777777" w:rsidR="004613D1" w:rsidRDefault="00B42D70">
            <w:pPr>
              <w:pBdr>
                <w:top w:val="nil"/>
                <w:left w:val="nil"/>
                <w:bottom w:val="nil"/>
                <w:right w:val="nil"/>
              </w:pBdr>
            </w:pPr>
            <w:r>
              <w:rPr>
                <w:rFonts w:eastAsia="Arial" w:cs="Arial"/>
                <w:color w:val="000000"/>
                <w:sz w:val="20"/>
              </w:rPr>
              <w:t>Refer QCM TW_Complaint Handling_DesignSpec_Appendix – 9 - Section 7.3 ‘Authentication Sources’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76B"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76C" w14:textId="77777777" w:rsidR="004613D1" w:rsidRDefault="00B42D70">
            <w:pPr>
              <w:pBdr>
                <w:top w:val="nil"/>
                <w:left w:val="nil"/>
                <w:bottom w:val="nil"/>
                <w:right w:val="nil"/>
              </w:pBdr>
            </w:pPr>
            <w:r>
              <w:rPr>
                <w:rFonts w:eastAsia="Arial" w:cs="Arial"/>
                <w:color w:val="000000"/>
                <w:sz w:val="20"/>
              </w:rPr>
              <w:t>FRS-R-012-002, FRS-R-01-002</w:t>
            </w:r>
          </w:p>
        </w:tc>
      </w:tr>
      <w:tr w:rsidR="00346335" w14:paraId="2D6C0773"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76E" w14:textId="77777777" w:rsidR="004613D1" w:rsidRDefault="00B42D70">
            <w:pPr>
              <w:pBdr>
                <w:top w:val="nil"/>
                <w:left w:val="nil"/>
                <w:bottom w:val="nil"/>
                <w:right w:val="nil"/>
              </w:pBdr>
            </w:pPr>
            <w:r>
              <w:rPr>
                <w:rFonts w:eastAsia="Arial" w:cs="Arial"/>
                <w:color w:val="000000"/>
                <w:sz w:val="20"/>
              </w:rPr>
              <w:lastRenderedPageBreak/>
              <w:t>DS-CH-CS-PR-005</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76F" w14:textId="77777777" w:rsidR="004613D1" w:rsidRDefault="00B42D70">
            <w:pPr>
              <w:pBdr>
                <w:top w:val="nil"/>
                <w:left w:val="nil"/>
                <w:bottom w:val="nil"/>
                <w:right w:val="nil"/>
              </w:pBdr>
              <w:jc w:val="both"/>
            </w:pPr>
            <w:r>
              <w:rPr>
                <w:rFonts w:eastAsia="Arial" w:cs="Arial"/>
                <w:color w:val="000000"/>
                <w:sz w:val="20"/>
              </w:rPr>
              <w:t>The system shall be configured to assign a unique record number (PR ID) when a new Complaint record is created via bulk upload mechanism.</w:t>
            </w:r>
          </w:p>
          <w:p w14:paraId="2D6C0770" w14:textId="77777777" w:rsidR="004613D1" w:rsidRDefault="00B42D70">
            <w:pPr>
              <w:pBdr>
                <w:top w:val="nil"/>
                <w:left w:val="nil"/>
                <w:bottom w:val="nil"/>
                <w:right w:val="nil"/>
              </w:pBdr>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771"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772" w14:textId="77777777" w:rsidR="004613D1" w:rsidRDefault="00B42D70">
            <w:pPr>
              <w:pBdr>
                <w:top w:val="nil"/>
                <w:left w:val="nil"/>
                <w:bottom w:val="nil"/>
                <w:right w:val="nil"/>
              </w:pBdr>
            </w:pPr>
            <w:r>
              <w:rPr>
                <w:rFonts w:eastAsia="Arial" w:cs="Arial"/>
                <w:color w:val="000000"/>
                <w:sz w:val="20"/>
              </w:rPr>
              <w:t>FRS-CH-SF-EVAL-032-005</w:t>
            </w:r>
          </w:p>
        </w:tc>
      </w:tr>
      <w:tr w:rsidR="00346335" w14:paraId="2D6C077A"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774" w14:textId="77777777" w:rsidR="004613D1" w:rsidRDefault="00B42D70">
            <w:pPr>
              <w:pBdr>
                <w:top w:val="nil"/>
                <w:left w:val="nil"/>
                <w:bottom w:val="nil"/>
                <w:right w:val="nil"/>
              </w:pBdr>
            </w:pPr>
            <w:r>
              <w:rPr>
                <w:rFonts w:eastAsia="Arial" w:cs="Arial"/>
                <w:color w:val="000000"/>
                <w:sz w:val="20"/>
              </w:rPr>
              <w:t>DS-CH-CS-PRJ-001</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775" w14:textId="77777777" w:rsidR="004613D1" w:rsidRDefault="00B42D70">
            <w:pPr>
              <w:pBdr>
                <w:top w:val="nil"/>
                <w:left w:val="nil"/>
                <w:bottom w:val="nil"/>
                <w:right w:val="nil"/>
              </w:pBdr>
            </w:pPr>
            <w:r>
              <w:rPr>
                <w:rFonts w:eastAsia="Arial" w:cs="Arial"/>
                <w:color w:val="000000"/>
                <w:sz w:val="20"/>
              </w:rPr>
              <w:t>The system shall be provisioned with types of records mentioned in appendix.</w:t>
            </w:r>
          </w:p>
          <w:p w14:paraId="2D6C0776" w14:textId="77777777" w:rsidR="004613D1" w:rsidRDefault="00B42D70">
            <w:pPr>
              <w:pBdr>
                <w:top w:val="nil"/>
                <w:left w:val="nil"/>
                <w:bottom w:val="nil"/>
                <w:right w:val="nil"/>
              </w:pBdr>
            </w:pPr>
            <w:r>
              <w:rPr>
                <w:rFonts w:eastAsia="Arial" w:cs="Arial"/>
                <w:color w:val="000000"/>
                <w:sz w:val="20"/>
              </w:rPr>
              <w:t> </w:t>
            </w:r>
          </w:p>
          <w:p w14:paraId="2D6C0777" w14:textId="77777777" w:rsidR="004613D1" w:rsidRDefault="00B42D70">
            <w:pPr>
              <w:pBdr>
                <w:top w:val="nil"/>
                <w:left w:val="nil"/>
                <w:bottom w:val="nil"/>
                <w:right w:val="nil"/>
              </w:pBdr>
            </w:pPr>
            <w:r>
              <w:rPr>
                <w:rFonts w:eastAsia="Arial" w:cs="Arial"/>
                <w:color w:val="000000"/>
                <w:sz w:val="20"/>
              </w:rPr>
              <w:t>Refer QCM TW _Complaint Handling_DesignSpec_ Appendix – 1 Section ‘Projects’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778"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779" w14:textId="77777777" w:rsidR="004613D1" w:rsidRDefault="00B42D70">
            <w:pPr>
              <w:pBdr>
                <w:top w:val="nil"/>
                <w:left w:val="nil"/>
                <w:bottom w:val="nil"/>
                <w:right w:val="nil"/>
              </w:pBdr>
            </w:pPr>
            <w:r>
              <w:rPr>
                <w:rFonts w:eastAsia="Arial" w:cs="Arial"/>
                <w:color w:val="000000"/>
                <w:sz w:val="20"/>
              </w:rPr>
              <w:t>FRS-CH-SF-INTK-001-002, FRS-CH-REG-MDR-001-002, FRS-CH-SF-EVAL-001-002</w:t>
            </w:r>
          </w:p>
        </w:tc>
      </w:tr>
      <w:tr w:rsidR="00346335" w14:paraId="2D6C0781"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77B" w14:textId="77777777" w:rsidR="004613D1" w:rsidRDefault="00B42D70">
            <w:pPr>
              <w:pBdr>
                <w:top w:val="nil"/>
                <w:left w:val="nil"/>
                <w:bottom w:val="nil"/>
                <w:right w:val="nil"/>
              </w:pBdr>
            </w:pPr>
            <w:r>
              <w:rPr>
                <w:rFonts w:eastAsia="Arial" w:cs="Arial"/>
                <w:color w:val="000000"/>
                <w:sz w:val="20"/>
              </w:rPr>
              <w:t>DS-CH-CS-PRJ-002</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77C" w14:textId="77777777" w:rsidR="004613D1" w:rsidRDefault="00B42D70">
            <w:pPr>
              <w:pBdr>
                <w:top w:val="nil"/>
                <w:left w:val="nil"/>
                <w:bottom w:val="nil"/>
                <w:right w:val="nil"/>
              </w:pBdr>
            </w:pPr>
            <w:r>
              <w:rPr>
                <w:rFonts w:eastAsia="Arial" w:cs="Arial"/>
                <w:color w:val="000000"/>
                <w:sz w:val="20"/>
              </w:rPr>
              <w:t>The system shall be configured with a project configuration for file store settings.</w:t>
            </w:r>
          </w:p>
          <w:p w14:paraId="2D6C077D" w14:textId="77777777" w:rsidR="004613D1" w:rsidRDefault="00B42D70">
            <w:pPr>
              <w:pBdr>
                <w:top w:val="nil"/>
                <w:left w:val="nil"/>
                <w:bottom w:val="nil"/>
                <w:right w:val="nil"/>
              </w:pBdr>
            </w:pPr>
            <w:r>
              <w:rPr>
                <w:rFonts w:eastAsia="Arial" w:cs="Arial"/>
                <w:color w:val="000000"/>
                <w:sz w:val="20"/>
              </w:rPr>
              <w:t> </w:t>
            </w:r>
          </w:p>
          <w:p w14:paraId="2D6C077E" w14:textId="77777777" w:rsidR="004613D1" w:rsidRDefault="00B42D70">
            <w:pPr>
              <w:pBdr>
                <w:top w:val="nil"/>
                <w:left w:val="nil"/>
                <w:bottom w:val="nil"/>
                <w:right w:val="nil"/>
              </w:pBdr>
            </w:pPr>
            <w:r>
              <w:rPr>
                <w:rFonts w:eastAsia="Arial" w:cs="Arial"/>
                <w:color w:val="000000"/>
                <w:sz w:val="20"/>
              </w:rPr>
              <w:t>Refer QCM TW _Complaint Handling_DesignSpec_ Appendix – 1 Section ‘File Store Settings’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77F"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780" w14:textId="77777777" w:rsidR="004613D1" w:rsidRDefault="00B42D70">
            <w:pPr>
              <w:pBdr>
                <w:top w:val="nil"/>
                <w:left w:val="nil"/>
                <w:bottom w:val="nil"/>
                <w:right w:val="nil"/>
              </w:pBdr>
            </w:pPr>
            <w:r>
              <w:rPr>
                <w:rFonts w:eastAsia="Arial" w:cs="Arial"/>
                <w:color w:val="000000"/>
                <w:sz w:val="20"/>
              </w:rPr>
              <w:t>FRS-CH-DH-018-001</w:t>
            </w:r>
          </w:p>
        </w:tc>
      </w:tr>
      <w:tr w:rsidR="00346335" w14:paraId="2D6C0788"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782" w14:textId="77777777" w:rsidR="004613D1" w:rsidRDefault="00B42D70">
            <w:pPr>
              <w:pBdr>
                <w:top w:val="nil"/>
                <w:left w:val="nil"/>
                <w:bottom w:val="nil"/>
                <w:right w:val="nil"/>
              </w:pBdr>
            </w:pPr>
            <w:r>
              <w:rPr>
                <w:rFonts w:eastAsia="Arial" w:cs="Arial"/>
                <w:color w:val="000000"/>
                <w:sz w:val="20"/>
              </w:rPr>
              <w:t>DS-CH-CS-LOG-001</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783" w14:textId="77777777" w:rsidR="004613D1" w:rsidRDefault="00B42D70">
            <w:pPr>
              <w:pBdr>
                <w:top w:val="nil"/>
                <w:left w:val="nil"/>
                <w:bottom w:val="nil"/>
                <w:right w:val="nil"/>
              </w:pBdr>
            </w:pPr>
            <w:r>
              <w:rPr>
                <w:rFonts w:eastAsia="Arial" w:cs="Arial"/>
                <w:color w:val="000000"/>
                <w:sz w:val="20"/>
              </w:rPr>
              <w:t xml:space="preserve">The system shall be provisioned with clickable hyperlink for “Privacy Rules Policy” at the bottom of TW login screen and at the bottom of splash login page when user is connected to Philips intranet. </w:t>
            </w:r>
          </w:p>
          <w:p w14:paraId="2D6C0784" w14:textId="77777777" w:rsidR="004613D1" w:rsidRDefault="00B42D70">
            <w:pPr>
              <w:pBdr>
                <w:top w:val="nil"/>
                <w:left w:val="nil"/>
                <w:bottom w:val="nil"/>
                <w:right w:val="nil"/>
              </w:pBdr>
            </w:pPr>
            <w:r>
              <w:rPr>
                <w:rFonts w:eastAsia="Arial" w:cs="Arial"/>
                <w:color w:val="000000"/>
                <w:sz w:val="20"/>
              </w:rPr>
              <w:t> </w:t>
            </w:r>
          </w:p>
          <w:p w14:paraId="2D6C0785" w14:textId="77777777" w:rsidR="004613D1" w:rsidRDefault="00B42D70">
            <w:pPr>
              <w:pBdr>
                <w:top w:val="nil"/>
                <w:left w:val="nil"/>
                <w:bottom w:val="nil"/>
                <w:right w:val="nil"/>
              </w:pBdr>
            </w:pPr>
            <w:r>
              <w:rPr>
                <w:rFonts w:eastAsia="Arial" w:cs="Arial"/>
                <w:color w:val="000000"/>
                <w:sz w:val="20"/>
              </w:rPr>
              <w:t>Refer Interface specification section “Privacy Rules Policy link on the TW login page”</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786"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787" w14:textId="77777777" w:rsidR="004613D1" w:rsidRDefault="00B42D70">
            <w:pPr>
              <w:pBdr>
                <w:top w:val="nil"/>
                <w:left w:val="nil"/>
                <w:bottom w:val="nil"/>
                <w:right w:val="nil"/>
              </w:pBdr>
            </w:pPr>
            <w:r>
              <w:rPr>
                <w:rFonts w:eastAsia="Arial" w:cs="Arial"/>
                <w:color w:val="000000"/>
                <w:sz w:val="20"/>
              </w:rPr>
              <w:t>FRS-CH-UI-009-001, FRS-CH-UI-009-002</w:t>
            </w:r>
          </w:p>
        </w:tc>
      </w:tr>
      <w:tr w:rsidR="00346335" w14:paraId="2D6C0795"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789" w14:textId="77777777" w:rsidR="004613D1" w:rsidRDefault="00B42D70">
            <w:pPr>
              <w:pBdr>
                <w:top w:val="nil"/>
                <w:left w:val="nil"/>
                <w:bottom w:val="nil"/>
                <w:right w:val="nil"/>
              </w:pBdr>
            </w:pPr>
            <w:commentRangeStart w:id="21"/>
            <w:r>
              <w:rPr>
                <w:rFonts w:eastAsia="Arial" w:cs="Arial"/>
                <w:color w:val="000000"/>
                <w:sz w:val="20"/>
              </w:rPr>
              <w:t>DS-CH-CS-LOG-002</w:t>
            </w:r>
            <w:commentRangeEnd w:id="21"/>
            <w:r w:rsidR="00AF0D41">
              <w:rPr>
                <w:rStyle w:val="CommentReference"/>
                <w:sz w:val="18"/>
                <w:szCs w:val="24"/>
              </w:rPr>
              <w:commentReference w:id="21"/>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78A" w14:textId="77777777" w:rsidR="004613D1" w:rsidRDefault="00B42D70">
            <w:pPr>
              <w:pBdr>
                <w:top w:val="nil"/>
                <w:left w:val="nil"/>
                <w:bottom w:val="nil"/>
                <w:right w:val="nil"/>
              </w:pBdr>
            </w:pPr>
            <w:r>
              <w:rPr>
                <w:rFonts w:eastAsia="Arial" w:cs="Arial"/>
                <w:color w:val="000000"/>
                <w:sz w:val="20"/>
              </w:rPr>
              <w:t>The system shall be able to populate below fields based on the value selected for RoDI: Report of Death/Injury? in the complaint record</w:t>
            </w:r>
          </w:p>
          <w:p w14:paraId="2D6C078B" w14:textId="77777777" w:rsidR="004613D1" w:rsidRDefault="00B42D70">
            <w:pPr>
              <w:pBdr>
                <w:top w:val="nil"/>
                <w:left w:val="nil"/>
                <w:bottom w:val="nil"/>
                <w:right w:val="nil"/>
              </w:pBdr>
            </w:pPr>
            <w:r>
              <w:rPr>
                <w:rFonts w:eastAsia="Arial" w:cs="Arial"/>
                <w:color w:val="000000"/>
                <w:sz w:val="20"/>
              </w:rPr>
              <w:t> </w:t>
            </w:r>
          </w:p>
          <w:p w14:paraId="2D6C078C" w14:textId="77777777" w:rsidR="004613D1" w:rsidRDefault="00B42D70">
            <w:pPr>
              <w:numPr>
                <w:ilvl w:val="0"/>
                <w:numId w:val="25"/>
              </w:numPr>
              <w:pBdr>
                <w:top w:val="nil"/>
                <w:left w:val="nil"/>
                <w:bottom w:val="nil"/>
                <w:right w:val="nil"/>
              </w:pBdr>
            </w:pPr>
            <w:r>
              <w:rPr>
                <w:rFonts w:eastAsia="Arial" w:cs="Arial"/>
                <w:color w:val="000000"/>
                <w:sz w:val="20"/>
              </w:rPr>
              <w:t>ILT: Injury Life Threatening</w:t>
            </w:r>
          </w:p>
          <w:p w14:paraId="2D6C078D" w14:textId="77777777" w:rsidR="004613D1" w:rsidRDefault="00B42D70">
            <w:pPr>
              <w:numPr>
                <w:ilvl w:val="0"/>
                <w:numId w:val="25"/>
              </w:numPr>
              <w:pBdr>
                <w:top w:val="nil"/>
                <w:left w:val="nil"/>
                <w:bottom w:val="nil"/>
                <w:right w:val="nil"/>
              </w:pBdr>
            </w:pPr>
            <w:r>
              <w:rPr>
                <w:rFonts w:eastAsia="Arial" w:cs="Arial"/>
                <w:color w:val="000000"/>
                <w:sz w:val="20"/>
              </w:rPr>
              <w:t>RPI: Result Perman. Impairmt.</w:t>
            </w:r>
          </w:p>
          <w:p w14:paraId="2D6C078E" w14:textId="77777777" w:rsidR="004613D1" w:rsidRPr="00A33E0C" w:rsidRDefault="00B42D70">
            <w:pPr>
              <w:numPr>
                <w:ilvl w:val="0"/>
                <w:numId w:val="25"/>
              </w:numPr>
              <w:pBdr>
                <w:top w:val="nil"/>
                <w:left w:val="nil"/>
                <w:bottom w:val="nil"/>
                <w:right w:val="nil"/>
              </w:pBdr>
              <w:rPr>
                <w:ins w:id="22" w:author="Kanungo, Kalpak (Cognizant)" w:date="2026-05-20T16:16:00Z" w16du:dateUtc="2026-05-20T10:46:00Z"/>
                <w:rPrChange w:id="23" w:author="Kanungo, Kalpak (Cognizant)" w:date="2026-05-20T16:16:00Z" w16du:dateUtc="2026-05-20T10:46:00Z">
                  <w:rPr>
                    <w:ins w:id="24" w:author="Kanungo, Kalpak (Cognizant)" w:date="2026-05-20T16:16:00Z" w16du:dateUtc="2026-05-20T10:46:00Z"/>
                    <w:rFonts w:eastAsia="Arial" w:cs="Arial"/>
                    <w:color w:val="000000"/>
                    <w:sz w:val="20"/>
                  </w:rPr>
                </w:rPrChange>
              </w:rPr>
            </w:pPr>
            <w:r>
              <w:rPr>
                <w:rFonts w:eastAsia="Arial" w:cs="Arial"/>
                <w:color w:val="000000"/>
                <w:sz w:val="20"/>
              </w:rPr>
              <w:t>MSI: Med/Surgical Intervention</w:t>
            </w:r>
          </w:p>
          <w:p w14:paraId="712BDC65" w14:textId="3C2AC338" w:rsidR="00A33E0C" w:rsidRDefault="00D670BC">
            <w:pPr>
              <w:numPr>
                <w:ilvl w:val="0"/>
                <w:numId w:val="25"/>
              </w:numPr>
              <w:pBdr>
                <w:top w:val="nil"/>
                <w:left w:val="nil"/>
                <w:bottom w:val="nil"/>
                <w:right w:val="nil"/>
              </w:pBdr>
            </w:pPr>
            <w:ins w:id="25" w:author="Kanungo, Kalpak (Cognizant)" w:date="2026-05-20T16:17:00Z" w16du:dateUtc="2026-05-20T10:47:00Z">
              <w:r w:rsidRPr="00D670BC">
                <w:t>TSD:Temp Serious Deterioration</w:t>
              </w:r>
            </w:ins>
          </w:p>
          <w:p w14:paraId="2D6C078F" w14:textId="7A85422A" w:rsidR="004613D1" w:rsidDel="00FD49CD" w:rsidRDefault="00B42D70">
            <w:pPr>
              <w:numPr>
                <w:ilvl w:val="0"/>
                <w:numId w:val="25"/>
              </w:numPr>
              <w:pBdr>
                <w:top w:val="nil"/>
                <w:left w:val="nil"/>
                <w:bottom w:val="nil"/>
                <w:right w:val="nil"/>
              </w:pBdr>
              <w:rPr>
                <w:del w:id="26" w:author="Kanungo, Kalpak (Cognizant)" w:date="2026-05-19T13:21:00Z" w16du:dateUtc="2026-05-19T07:51:00Z"/>
              </w:rPr>
            </w:pPr>
            <w:del w:id="27" w:author="Kanungo, Kalpak (Cognizant)" w:date="2026-05-19T13:21:00Z" w16du:dateUtc="2026-05-19T07:51:00Z">
              <w:r w:rsidDel="00FD49CD">
                <w:rPr>
                  <w:rFonts w:eastAsia="Arial" w:cs="Arial"/>
                  <w:color w:val="000000"/>
                  <w:sz w:val="20"/>
                </w:rPr>
                <w:delText>FiDI: Factor in Death/Injury</w:delText>
              </w:r>
            </w:del>
          </w:p>
          <w:p w14:paraId="2D6C0790" w14:textId="1135AB85" w:rsidR="004613D1" w:rsidDel="00AF0D41" w:rsidRDefault="00B42D70">
            <w:pPr>
              <w:numPr>
                <w:ilvl w:val="0"/>
                <w:numId w:val="25"/>
              </w:numPr>
              <w:pBdr>
                <w:top w:val="nil"/>
                <w:left w:val="nil"/>
                <w:bottom w:val="nil"/>
                <w:right w:val="nil"/>
              </w:pBdr>
              <w:rPr>
                <w:del w:id="28" w:author="Kanungo, Kalpak (Cognizant)" w:date="2026-05-19T12:52:00Z" w16du:dateUtc="2026-05-19T07:22:00Z"/>
              </w:rPr>
            </w:pPr>
            <w:del w:id="29" w:author="Kanungo, Kalpak (Cognizant)" w:date="2026-05-19T12:52:00Z" w16du:dateUtc="2026-05-19T07:22:00Z">
              <w:r w:rsidDel="00AF0D41">
                <w:rPr>
                  <w:rFonts w:eastAsia="Arial" w:cs="Arial"/>
                  <w:color w:val="000000"/>
                  <w:sz w:val="20"/>
                </w:rPr>
                <w:delText>RoF: Result of F/M/D/M/L/UE</w:delText>
              </w:r>
            </w:del>
          </w:p>
          <w:p w14:paraId="2D6C0791" w14:textId="77777777" w:rsidR="004613D1" w:rsidRDefault="00B42D70">
            <w:pPr>
              <w:pBdr>
                <w:top w:val="nil"/>
                <w:left w:val="nil"/>
                <w:bottom w:val="nil"/>
                <w:right w:val="nil"/>
              </w:pBdr>
              <w:ind w:left="720"/>
            </w:pPr>
            <w:r>
              <w:rPr>
                <w:rFonts w:eastAsia="Arial" w:cs="Arial"/>
                <w:color w:val="000000"/>
                <w:sz w:val="20"/>
              </w:rPr>
              <w:t> </w:t>
            </w:r>
          </w:p>
          <w:p w14:paraId="2D6C0792" w14:textId="77777777" w:rsidR="004613D1" w:rsidRDefault="00B42D70">
            <w:pPr>
              <w:pBdr>
                <w:top w:val="nil"/>
                <w:left w:val="nil"/>
                <w:bottom w:val="nil"/>
                <w:right w:val="nil"/>
              </w:pBdr>
            </w:pPr>
            <w:r>
              <w:rPr>
                <w:rFonts w:eastAsia="Arial" w:cs="Arial"/>
                <w:color w:val="000000"/>
                <w:sz w:val="20"/>
              </w:rPr>
              <w:t>Refer QCM TW_Complaint Handling_DesignSpec_ Appendix – 7 Section ‘Dependent Field values’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793"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794" w14:textId="77777777" w:rsidR="004613D1" w:rsidRDefault="00B42D70">
            <w:pPr>
              <w:pBdr>
                <w:top w:val="nil"/>
                <w:left w:val="nil"/>
                <w:bottom w:val="nil"/>
                <w:right w:val="nil"/>
              </w:pBdr>
            </w:pPr>
            <w:r>
              <w:rPr>
                <w:rFonts w:eastAsia="Arial" w:cs="Arial"/>
                <w:color w:val="000000"/>
                <w:sz w:val="20"/>
              </w:rPr>
              <w:t>FRS-CH-CA-LOG-007-01, FRS-CH-CA-LOG-008-01</w:t>
            </w:r>
          </w:p>
        </w:tc>
      </w:tr>
      <w:tr w:rsidR="00346335" w:rsidDel="00DA69C5" w14:paraId="2D6C079E" w14:textId="13E96874" w:rsidTr="009F3CFA">
        <w:trPr>
          <w:trHeight w:val="324"/>
          <w:del w:id="30" w:author="Kanungo, Kalpak (Cognizant)" w:date="2026-06-01T20:06:00Z" w16du:dateUtc="2026-06-01T14:36:00Z"/>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796" w14:textId="0F00E2DA" w:rsidR="004613D1" w:rsidDel="00DA69C5" w:rsidRDefault="00B42D70">
            <w:pPr>
              <w:pBdr>
                <w:top w:val="nil"/>
                <w:left w:val="nil"/>
                <w:bottom w:val="nil"/>
                <w:right w:val="nil"/>
              </w:pBdr>
              <w:rPr>
                <w:del w:id="31" w:author="Kanungo, Kalpak (Cognizant)" w:date="2026-06-01T20:06:00Z" w16du:dateUtc="2026-06-01T14:36:00Z"/>
              </w:rPr>
            </w:pPr>
            <w:commentRangeStart w:id="32"/>
            <w:del w:id="33" w:author="Kanungo, Kalpak (Cognizant)" w:date="2026-06-01T20:06:00Z" w16du:dateUtc="2026-06-01T14:36:00Z">
              <w:r w:rsidDel="00DA69C5">
                <w:rPr>
                  <w:rFonts w:eastAsia="Arial" w:cs="Arial"/>
                  <w:color w:val="000000"/>
                  <w:sz w:val="20"/>
                </w:rPr>
                <w:delText>DS-CH-CS-LOG-003</w:delText>
              </w:r>
              <w:commentRangeEnd w:id="32"/>
              <w:r w:rsidR="001470E8" w:rsidDel="00DA69C5">
                <w:rPr>
                  <w:rStyle w:val="CommentReference"/>
                  <w:sz w:val="18"/>
                  <w:szCs w:val="24"/>
                </w:rPr>
                <w:commentReference w:id="32"/>
              </w:r>
            </w:del>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797" w14:textId="42596925" w:rsidR="004613D1" w:rsidDel="00DA69C5" w:rsidRDefault="00B42D70">
            <w:pPr>
              <w:pBdr>
                <w:top w:val="nil"/>
                <w:left w:val="nil"/>
                <w:bottom w:val="nil"/>
                <w:right w:val="nil"/>
              </w:pBdr>
              <w:rPr>
                <w:del w:id="34" w:author="Kanungo, Kalpak (Cognizant)" w:date="2026-06-01T20:06:00Z" w16du:dateUtc="2026-06-01T14:36:00Z"/>
              </w:rPr>
            </w:pPr>
            <w:del w:id="35" w:author="Kanungo, Kalpak (Cognizant)" w:date="2026-06-01T20:06:00Z" w16du:dateUtc="2026-06-01T14:36:00Z">
              <w:r w:rsidDel="00DA69C5">
                <w:rPr>
                  <w:rFonts w:eastAsia="Arial" w:cs="Arial"/>
                  <w:color w:val="000000"/>
                  <w:sz w:val="20"/>
                </w:rPr>
                <w:delText>The system shall be able to populate below fields based on the value selected for ‘Allegation of Injury or Death’ field in the complaint record</w:delText>
              </w:r>
            </w:del>
          </w:p>
          <w:p w14:paraId="2D6C0798" w14:textId="1D3930D5" w:rsidR="004613D1" w:rsidDel="00DA69C5" w:rsidRDefault="00B42D70">
            <w:pPr>
              <w:pBdr>
                <w:top w:val="nil"/>
                <w:left w:val="nil"/>
                <w:bottom w:val="nil"/>
                <w:right w:val="nil"/>
              </w:pBdr>
              <w:rPr>
                <w:del w:id="36" w:author="Kanungo, Kalpak (Cognizant)" w:date="2026-06-01T20:06:00Z" w16du:dateUtc="2026-06-01T14:36:00Z"/>
              </w:rPr>
            </w:pPr>
            <w:del w:id="37" w:author="Kanungo, Kalpak (Cognizant)" w:date="2026-06-01T20:06:00Z" w16du:dateUtc="2026-06-01T14:36:00Z">
              <w:r w:rsidDel="00DA69C5">
                <w:rPr>
                  <w:rFonts w:eastAsia="Arial" w:cs="Arial"/>
                  <w:color w:val="000000"/>
                  <w:sz w:val="20"/>
                </w:rPr>
                <w:delText> </w:delText>
              </w:r>
            </w:del>
          </w:p>
          <w:p w14:paraId="2D6C0799" w14:textId="169A9D4D" w:rsidR="004613D1" w:rsidDel="00DA69C5" w:rsidRDefault="00B42D70">
            <w:pPr>
              <w:numPr>
                <w:ilvl w:val="0"/>
                <w:numId w:val="25"/>
              </w:numPr>
              <w:pBdr>
                <w:top w:val="nil"/>
                <w:left w:val="nil"/>
                <w:bottom w:val="nil"/>
                <w:right w:val="nil"/>
              </w:pBdr>
              <w:rPr>
                <w:del w:id="38" w:author="Kanungo, Kalpak (Cognizant)" w:date="2026-06-01T20:06:00Z" w16du:dateUtc="2026-06-01T14:36:00Z"/>
              </w:rPr>
            </w:pPr>
            <w:del w:id="39" w:author="Kanungo, Kalpak (Cognizant)" w:date="2026-06-01T20:06:00Z" w16du:dateUtc="2026-06-01T14:36:00Z">
              <w:r w:rsidDel="00DA69C5">
                <w:rPr>
                  <w:rFonts w:eastAsia="Arial" w:cs="Arial"/>
                  <w:color w:val="000000"/>
                  <w:sz w:val="20"/>
                </w:rPr>
                <w:delText>Clinical Assessment required?</w:delText>
              </w:r>
            </w:del>
          </w:p>
          <w:p w14:paraId="2D6C079A" w14:textId="130C49AE" w:rsidR="004613D1" w:rsidDel="00DA69C5" w:rsidRDefault="00B42D70">
            <w:pPr>
              <w:pBdr>
                <w:top w:val="nil"/>
                <w:left w:val="nil"/>
                <w:bottom w:val="nil"/>
                <w:right w:val="nil"/>
              </w:pBdr>
              <w:rPr>
                <w:del w:id="40" w:author="Kanungo, Kalpak (Cognizant)" w:date="2026-06-01T20:06:00Z" w16du:dateUtc="2026-06-01T14:36:00Z"/>
              </w:rPr>
            </w:pPr>
            <w:del w:id="41" w:author="Kanungo, Kalpak (Cognizant)" w:date="2026-06-01T20:06:00Z" w16du:dateUtc="2026-06-01T14:36:00Z">
              <w:r w:rsidDel="00DA69C5">
                <w:rPr>
                  <w:rFonts w:eastAsia="Arial" w:cs="Arial"/>
                  <w:color w:val="000000"/>
                  <w:sz w:val="20"/>
                </w:rPr>
                <w:delText> </w:delText>
              </w:r>
            </w:del>
          </w:p>
          <w:p w14:paraId="2D6C079B" w14:textId="360BFD8B" w:rsidR="004613D1" w:rsidDel="00DA69C5" w:rsidRDefault="00B42D70">
            <w:pPr>
              <w:pBdr>
                <w:top w:val="nil"/>
                <w:left w:val="nil"/>
                <w:bottom w:val="nil"/>
                <w:right w:val="nil"/>
              </w:pBdr>
              <w:rPr>
                <w:del w:id="42" w:author="Kanungo, Kalpak (Cognizant)" w:date="2026-06-01T20:06:00Z" w16du:dateUtc="2026-06-01T14:36:00Z"/>
              </w:rPr>
            </w:pPr>
            <w:del w:id="43" w:author="Kanungo, Kalpak (Cognizant)" w:date="2026-06-01T20:06:00Z" w16du:dateUtc="2026-06-01T14:36:00Z">
              <w:r w:rsidDel="00DA69C5">
                <w:rPr>
                  <w:rFonts w:eastAsia="Arial" w:cs="Arial"/>
                  <w:color w:val="000000"/>
                  <w:sz w:val="20"/>
                </w:rPr>
                <w:delText>Refer QCM TW_Complaint Handling_DesignSpec_ Appendix – 7 Section ‘Dependent Field values’</w:delText>
              </w:r>
            </w:del>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79C" w14:textId="00CFE1C4" w:rsidR="004613D1" w:rsidDel="00DA69C5" w:rsidRDefault="00B42D70">
            <w:pPr>
              <w:pBdr>
                <w:top w:val="nil"/>
                <w:left w:val="nil"/>
                <w:bottom w:val="nil"/>
                <w:right w:val="nil"/>
              </w:pBdr>
              <w:jc w:val="center"/>
              <w:rPr>
                <w:del w:id="44" w:author="Kanungo, Kalpak (Cognizant)" w:date="2026-06-01T20:06:00Z" w16du:dateUtc="2026-06-01T14:36:00Z"/>
              </w:rPr>
            </w:pPr>
            <w:del w:id="45" w:author="Kanungo, Kalpak (Cognizant)" w:date="2026-06-01T20:06:00Z" w16du:dateUtc="2026-06-01T14:36:00Z">
              <w:r w:rsidDel="00DA69C5">
                <w:rPr>
                  <w:rFonts w:eastAsia="Arial" w:cs="Arial"/>
                  <w:color w:val="000000"/>
                  <w:sz w:val="20"/>
                </w:rPr>
                <w:delText>N/A*</w:delText>
              </w:r>
            </w:del>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79D" w14:textId="325C244D" w:rsidR="004613D1" w:rsidDel="00DA69C5" w:rsidRDefault="00B42D70">
            <w:pPr>
              <w:pBdr>
                <w:top w:val="nil"/>
                <w:left w:val="nil"/>
                <w:bottom w:val="nil"/>
                <w:right w:val="nil"/>
              </w:pBdr>
              <w:rPr>
                <w:del w:id="46" w:author="Kanungo, Kalpak (Cognizant)" w:date="2026-06-01T20:06:00Z" w16du:dateUtc="2026-06-01T14:36:00Z"/>
              </w:rPr>
            </w:pPr>
            <w:del w:id="47" w:author="Kanungo, Kalpak (Cognizant)" w:date="2026-06-01T20:06:00Z" w16du:dateUtc="2026-06-01T14:36:00Z">
              <w:r w:rsidDel="00DA69C5">
                <w:rPr>
                  <w:rFonts w:eastAsia="Arial" w:cs="Arial"/>
                  <w:color w:val="000000"/>
                  <w:sz w:val="20"/>
                </w:rPr>
                <w:delText>FRS-CH-CA-LOG-007-01,FRS-CH-CA-LOG-008-01</w:delText>
              </w:r>
            </w:del>
          </w:p>
        </w:tc>
      </w:tr>
      <w:tr w:rsidR="00346335" w14:paraId="2D6C07A7"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79F" w14:textId="77777777" w:rsidR="004613D1" w:rsidRDefault="00B42D70">
            <w:pPr>
              <w:pBdr>
                <w:top w:val="nil"/>
                <w:left w:val="nil"/>
                <w:bottom w:val="nil"/>
                <w:right w:val="nil"/>
              </w:pBdr>
            </w:pPr>
            <w:r>
              <w:rPr>
                <w:rFonts w:eastAsia="Arial" w:cs="Arial"/>
                <w:color w:val="000000"/>
                <w:sz w:val="20"/>
              </w:rPr>
              <w:lastRenderedPageBreak/>
              <w:t>DS-CH-CS-LOG-004</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7A0" w14:textId="77777777" w:rsidR="004613D1" w:rsidRDefault="00B42D70">
            <w:pPr>
              <w:pBdr>
                <w:top w:val="nil"/>
                <w:left w:val="nil"/>
                <w:bottom w:val="nil"/>
                <w:right w:val="nil"/>
              </w:pBdr>
              <w:jc w:val="both"/>
            </w:pPr>
            <w:r>
              <w:rPr>
                <w:rFonts w:eastAsia="Arial" w:cs="Arial"/>
                <w:color w:val="000000"/>
                <w:sz w:val="20"/>
              </w:rPr>
              <w:t>The system shall be configured with date field settings which prevent the user to enter the past date for the following fields in the Public Health Threat section in the complaint record:</w:t>
            </w:r>
          </w:p>
          <w:p w14:paraId="2D6C07A1" w14:textId="77777777" w:rsidR="004613D1" w:rsidRDefault="00B42D70">
            <w:pPr>
              <w:numPr>
                <w:ilvl w:val="0"/>
                <w:numId w:val="25"/>
              </w:numPr>
              <w:pBdr>
                <w:top w:val="nil"/>
                <w:left w:val="nil"/>
                <w:bottom w:val="nil"/>
                <w:right w:val="nil"/>
              </w:pBdr>
              <w:jc w:val="both"/>
            </w:pPr>
            <w:r>
              <w:rPr>
                <w:rFonts w:eastAsia="Arial" w:cs="Arial"/>
                <w:color w:val="000000"/>
                <w:sz w:val="20"/>
              </w:rPr>
              <w:t>Date of Escalation Mgr. Review</w:t>
            </w:r>
          </w:p>
          <w:p w14:paraId="2D6C07A2" w14:textId="77777777" w:rsidR="004613D1" w:rsidRDefault="00B42D70">
            <w:pPr>
              <w:numPr>
                <w:ilvl w:val="0"/>
                <w:numId w:val="25"/>
              </w:numPr>
              <w:pBdr>
                <w:top w:val="nil"/>
                <w:left w:val="nil"/>
                <w:bottom w:val="nil"/>
                <w:right w:val="nil"/>
              </w:pBdr>
              <w:jc w:val="both"/>
            </w:pPr>
            <w:r>
              <w:rPr>
                <w:rFonts w:eastAsia="Arial" w:cs="Arial"/>
                <w:color w:val="000000"/>
                <w:sz w:val="20"/>
              </w:rPr>
              <w:t>Managerial Determination Date</w:t>
            </w:r>
          </w:p>
          <w:p w14:paraId="2D6C07A3" w14:textId="77777777" w:rsidR="004613D1" w:rsidRDefault="00B42D70">
            <w:pPr>
              <w:pBdr>
                <w:top w:val="nil"/>
                <w:left w:val="nil"/>
                <w:bottom w:val="nil"/>
                <w:right w:val="nil"/>
              </w:pBdr>
              <w:ind w:left="360"/>
              <w:jc w:val="both"/>
            </w:pPr>
            <w:r>
              <w:rPr>
                <w:rFonts w:eastAsia="Arial" w:cs="Arial"/>
                <w:color w:val="000000"/>
                <w:sz w:val="20"/>
              </w:rPr>
              <w:t> </w:t>
            </w:r>
          </w:p>
          <w:p w14:paraId="2D6C07A4" w14:textId="77777777" w:rsidR="004613D1" w:rsidRDefault="00B42D70">
            <w:pPr>
              <w:pBdr>
                <w:top w:val="nil"/>
                <w:left w:val="nil"/>
                <w:bottom w:val="nil"/>
                <w:right w:val="nil"/>
              </w:pBdr>
            </w:pPr>
            <w:r>
              <w:rPr>
                <w:rFonts w:eastAsia="Arial" w:cs="Arial"/>
                <w:color w:val="000000"/>
                <w:sz w:val="20"/>
              </w:rPr>
              <w:t xml:space="preserve">Refer QCM TW_Complaint Handling_DesignSpec_ Appendix – 6 - Tab - Complaint -Column-Valid Date: Future / Past / Any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7A5"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7A6" w14:textId="77777777" w:rsidR="004613D1" w:rsidRDefault="00B42D70">
            <w:pPr>
              <w:pBdr>
                <w:top w:val="nil"/>
                <w:left w:val="nil"/>
                <w:bottom w:val="nil"/>
                <w:right w:val="nil"/>
              </w:pBdr>
            </w:pPr>
            <w:r>
              <w:rPr>
                <w:rFonts w:eastAsia="Arial" w:cs="Arial"/>
                <w:color w:val="000000"/>
                <w:sz w:val="20"/>
              </w:rPr>
              <w:t>FRS-CH-CA-LOG-010-01,FRS-CH-CA-LOG-011-01</w:t>
            </w:r>
          </w:p>
        </w:tc>
      </w:tr>
      <w:tr w:rsidR="00346335" w14:paraId="2D6C07B6"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7A8" w14:textId="77777777" w:rsidR="004613D1" w:rsidRDefault="00B42D70">
            <w:pPr>
              <w:pBdr>
                <w:top w:val="nil"/>
                <w:left w:val="nil"/>
                <w:bottom w:val="nil"/>
                <w:right w:val="nil"/>
              </w:pBdr>
            </w:pPr>
            <w:r>
              <w:rPr>
                <w:rFonts w:eastAsia="Arial" w:cs="Arial"/>
                <w:color w:val="000000"/>
                <w:sz w:val="20"/>
              </w:rPr>
              <w:t>DS-CH-CS-LOG-005</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7A9" w14:textId="77777777" w:rsidR="004613D1" w:rsidRDefault="00B42D70">
            <w:pPr>
              <w:pBdr>
                <w:top w:val="nil"/>
                <w:left w:val="nil"/>
                <w:bottom w:val="nil"/>
                <w:right w:val="nil"/>
              </w:pBdr>
              <w:jc w:val="both"/>
            </w:pPr>
            <w:r>
              <w:rPr>
                <w:rFonts w:eastAsia="Arial" w:cs="Arial"/>
                <w:color w:val="000000"/>
                <w:sz w:val="20"/>
              </w:rPr>
              <w:t>The system shall be configured with modification of Admin Activities,Admin Trigger,Dynamic query for the below configuration change:</w:t>
            </w:r>
          </w:p>
          <w:p w14:paraId="2D6C07AA" w14:textId="77777777" w:rsidR="004613D1" w:rsidRDefault="00B42D70">
            <w:pPr>
              <w:pBdr>
                <w:top w:val="nil"/>
                <w:left w:val="nil"/>
                <w:bottom w:val="nil"/>
                <w:right w:val="nil"/>
              </w:pBdr>
              <w:jc w:val="both"/>
            </w:pPr>
            <w:r>
              <w:rPr>
                <w:rFonts w:eastAsia="Arial" w:cs="Arial"/>
                <w:color w:val="000000"/>
                <w:sz w:val="20"/>
              </w:rPr>
              <w:t> </w:t>
            </w:r>
          </w:p>
          <w:p w14:paraId="2D6C07AB" w14:textId="77777777" w:rsidR="004613D1" w:rsidRDefault="00B42D70">
            <w:pPr>
              <w:pBdr>
                <w:top w:val="nil"/>
                <w:left w:val="nil"/>
                <w:bottom w:val="nil"/>
                <w:right w:val="nil"/>
              </w:pBdr>
              <w:jc w:val="both"/>
            </w:pPr>
            <w:r>
              <w:rPr>
                <w:rFonts w:eastAsia="Arial" w:cs="Arial"/>
                <w:color w:val="000000"/>
                <w:sz w:val="20"/>
              </w:rPr>
              <w:t xml:space="preserve">The system shall be configured with date field settings for the field ‘Assessment Decision Date’ to be set as per the following scenarios in the complaint record: </w:t>
            </w:r>
          </w:p>
          <w:p w14:paraId="2D6C07AC" w14:textId="77777777" w:rsidR="004613D1" w:rsidRDefault="00B42D70">
            <w:pPr>
              <w:numPr>
                <w:ilvl w:val="0"/>
                <w:numId w:val="25"/>
              </w:numPr>
              <w:pBdr>
                <w:top w:val="nil"/>
                <w:left w:val="nil"/>
                <w:bottom w:val="nil"/>
                <w:right w:val="nil"/>
              </w:pBdr>
              <w:jc w:val="both"/>
            </w:pPr>
            <w:r>
              <w:rPr>
                <w:rFonts w:eastAsia="Arial" w:cs="Arial"/>
                <w:color w:val="000000"/>
                <w:sz w:val="20"/>
              </w:rPr>
              <w:t>2 days after Become Aware Date if the type of reported complaint is set to serious injury or death.</w:t>
            </w:r>
          </w:p>
          <w:p w14:paraId="2D6C07AD" w14:textId="77777777" w:rsidR="004613D1" w:rsidRDefault="00B42D70">
            <w:pPr>
              <w:numPr>
                <w:ilvl w:val="0"/>
                <w:numId w:val="25"/>
              </w:numPr>
              <w:pBdr>
                <w:top w:val="nil"/>
                <w:left w:val="nil"/>
                <w:bottom w:val="nil"/>
                <w:right w:val="nil"/>
              </w:pBdr>
              <w:jc w:val="both"/>
            </w:pPr>
            <w:r>
              <w:rPr>
                <w:rFonts w:eastAsia="Arial" w:cs="Arial"/>
                <w:color w:val="000000"/>
                <w:sz w:val="20"/>
              </w:rPr>
              <w:t>5 days after Become Aware Date if the type of reported complaint set to any other value apart from serious injury or death.</w:t>
            </w:r>
          </w:p>
          <w:p w14:paraId="2D6C07AE" w14:textId="77777777" w:rsidR="004613D1" w:rsidRDefault="00B42D70">
            <w:pPr>
              <w:pBdr>
                <w:top w:val="nil"/>
                <w:left w:val="nil"/>
                <w:bottom w:val="nil"/>
                <w:right w:val="nil"/>
              </w:pBdr>
              <w:ind w:left="720"/>
              <w:jc w:val="both"/>
            </w:pPr>
            <w:r>
              <w:rPr>
                <w:rFonts w:eastAsia="Arial" w:cs="Arial"/>
                <w:color w:val="000000"/>
                <w:sz w:val="20"/>
              </w:rPr>
              <w:t> </w:t>
            </w:r>
          </w:p>
          <w:p w14:paraId="2D6C07AF" w14:textId="77777777" w:rsidR="004613D1" w:rsidRDefault="00B42D70">
            <w:pPr>
              <w:pBdr>
                <w:top w:val="nil"/>
                <w:left w:val="nil"/>
                <w:bottom w:val="nil"/>
                <w:right w:val="nil"/>
              </w:pBdr>
              <w:jc w:val="both"/>
            </w:pPr>
            <w:r>
              <w:rPr>
                <w:rFonts w:eastAsia="Arial" w:cs="Arial"/>
                <w:color w:val="000000"/>
                <w:sz w:val="20"/>
              </w:rPr>
              <w:t>Refer QCM TW_Complaint Handling_DesignSpec_Appendix – 4-</w:t>
            </w:r>
          </w:p>
          <w:p w14:paraId="2D6C07B0" w14:textId="77777777" w:rsidR="004613D1" w:rsidRDefault="00B42D70">
            <w:pPr>
              <w:pBdr>
                <w:top w:val="nil"/>
                <w:left w:val="nil"/>
                <w:bottom w:val="nil"/>
                <w:right w:val="nil"/>
              </w:pBdr>
              <w:jc w:val="both"/>
            </w:pPr>
            <w:r>
              <w:rPr>
                <w:rFonts w:eastAsia="Arial" w:cs="Arial"/>
                <w:color w:val="000000"/>
                <w:sz w:val="20"/>
              </w:rPr>
              <w:t>Section 5- Admin Query Details- AQ#06: Set Become Aware Date</w:t>
            </w:r>
          </w:p>
          <w:p w14:paraId="2D6C07B1" w14:textId="77777777" w:rsidR="004613D1" w:rsidRDefault="00B42D70">
            <w:pPr>
              <w:pBdr>
                <w:top w:val="nil"/>
                <w:left w:val="nil"/>
                <w:bottom w:val="nil"/>
                <w:right w:val="nil"/>
              </w:pBdr>
              <w:jc w:val="both"/>
            </w:pPr>
            <w:r>
              <w:rPr>
                <w:rFonts w:eastAsia="Arial" w:cs="Arial"/>
                <w:color w:val="000000"/>
                <w:sz w:val="20"/>
              </w:rPr>
              <w:t>Section 7 Admin Activity Type</w:t>
            </w:r>
          </w:p>
          <w:p w14:paraId="2D6C07B2" w14:textId="77777777" w:rsidR="004613D1" w:rsidRDefault="00B42D70">
            <w:pPr>
              <w:pBdr>
                <w:top w:val="nil"/>
                <w:left w:val="nil"/>
                <w:bottom w:val="nil"/>
                <w:right w:val="nil"/>
              </w:pBdr>
              <w:jc w:val="both"/>
            </w:pPr>
            <w:r>
              <w:rPr>
                <w:rFonts w:eastAsia="Arial" w:cs="Arial"/>
                <w:color w:val="000000"/>
                <w:sz w:val="20"/>
              </w:rPr>
              <w:t>Section 8 Admin Trigger</w:t>
            </w:r>
          </w:p>
          <w:p w14:paraId="2D6C07B3" w14:textId="77777777" w:rsidR="004613D1" w:rsidRDefault="00B42D70">
            <w:pPr>
              <w:pBdr>
                <w:top w:val="nil"/>
                <w:left w:val="nil"/>
                <w:bottom w:val="nil"/>
                <w:right w:val="nil"/>
              </w:pBdr>
              <w:jc w:val="both"/>
            </w:pPr>
            <w:r>
              <w:rPr>
                <w:rFonts w:eastAsia="Arial" w:cs="Arial"/>
                <w:color w:val="000000"/>
                <w:sz w:val="20"/>
              </w:rPr>
              <w:t>Section 9 Dynamic Query</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7B4"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7B5" w14:textId="77777777" w:rsidR="004613D1" w:rsidRDefault="00B42D70">
            <w:pPr>
              <w:pBdr>
                <w:top w:val="nil"/>
                <w:left w:val="nil"/>
                <w:bottom w:val="nil"/>
                <w:right w:val="nil"/>
              </w:pBdr>
            </w:pPr>
            <w:r>
              <w:rPr>
                <w:rFonts w:eastAsia="Arial" w:cs="Arial"/>
                <w:color w:val="000000"/>
                <w:sz w:val="20"/>
              </w:rPr>
              <w:t>FRS-CH-SF-EVAL-031-002</w:t>
            </w:r>
          </w:p>
        </w:tc>
      </w:tr>
      <w:tr w:rsidR="00346335" w14:paraId="2D6C07BE"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7B7" w14:textId="77777777" w:rsidR="004613D1" w:rsidRDefault="00B42D70">
            <w:pPr>
              <w:pBdr>
                <w:top w:val="nil"/>
                <w:left w:val="nil"/>
                <w:bottom w:val="nil"/>
                <w:right w:val="nil"/>
              </w:pBdr>
            </w:pPr>
            <w:r>
              <w:rPr>
                <w:rFonts w:eastAsia="Arial" w:cs="Arial"/>
                <w:color w:val="000000"/>
                <w:sz w:val="20"/>
              </w:rPr>
              <w:t>DS-CH-CS-LOG-006</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7B8" w14:textId="77777777" w:rsidR="004613D1" w:rsidRDefault="00B42D70">
            <w:pPr>
              <w:pBdr>
                <w:top w:val="nil"/>
                <w:left w:val="nil"/>
                <w:bottom w:val="nil"/>
                <w:right w:val="nil"/>
              </w:pBdr>
              <w:jc w:val="both"/>
            </w:pPr>
            <w:r>
              <w:rPr>
                <w:rFonts w:eastAsia="Arial" w:cs="Arial"/>
                <w:color w:val="000000"/>
                <w:sz w:val="20"/>
              </w:rPr>
              <w:t>The system shall be configured with date field settings which prevent the user to enter the future date for the following fields in the Death/ Injury Assessment section in the complaint record:</w:t>
            </w:r>
          </w:p>
          <w:p w14:paraId="2D6C07B9" w14:textId="77777777" w:rsidR="004613D1" w:rsidRDefault="00B42D70">
            <w:pPr>
              <w:numPr>
                <w:ilvl w:val="0"/>
                <w:numId w:val="25"/>
              </w:numPr>
              <w:pBdr>
                <w:top w:val="nil"/>
                <w:left w:val="nil"/>
                <w:bottom w:val="nil"/>
                <w:right w:val="nil"/>
              </w:pBdr>
              <w:jc w:val="both"/>
            </w:pPr>
            <w:r>
              <w:rPr>
                <w:rFonts w:eastAsia="Arial" w:cs="Arial"/>
                <w:color w:val="000000"/>
                <w:sz w:val="20"/>
              </w:rPr>
              <w:t>Clinical Assessment Date</w:t>
            </w:r>
          </w:p>
          <w:p w14:paraId="2D6C07BA" w14:textId="77777777" w:rsidR="004613D1" w:rsidRDefault="00B42D70">
            <w:pPr>
              <w:pBdr>
                <w:top w:val="nil"/>
                <w:left w:val="nil"/>
                <w:bottom w:val="nil"/>
                <w:right w:val="nil"/>
              </w:pBdr>
              <w:ind w:left="720"/>
              <w:jc w:val="both"/>
            </w:pPr>
            <w:r>
              <w:rPr>
                <w:rFonts w:eastAsia="Arial" w:cs="Arial"/>
                <w:color w:val="000000"/>
                <w:sz w:val="20"/>
              </w:rPr>
              <w:t> </w:t>
            </w:r>
          </w:p>
          <w:p w14:paraId="2D6C07BB" w14:textId="77777777" w:rsidR="004613D1" w:rsidRDefault="00B42D70">
            <w:pPr>
              <w:pBdr>
                <w:top w:val="nil"/>
                <w:left w:val="nil"/>
                <w:bottom w:val="nil"/>
                <w:right w:val="nil"/>
              </w:pBdr>
              <w:jc w:val="both"/>
            </w:pPr>
            <w:r>
              <w:rPr>
                <w:rFonts w:eastAsia="Arial" w:cs="Arial"/>
                <w:color w:val="000000"/>
                <w:sz w:val="20"/>
              </w:rPr>
              <w:t>Refer QCM TW_Complaint Handling_DesignSpec_ Appendix – 6 - Tab - Complaint -Column-Valid Date: Future / Past / Any</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7BC"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7BD" w14:textId="77777777" w:rsidR="004613D1" w:rsidRDefault="00B42D70">
            <w:pPr>
              <w:pBdr>
                <w:top w:val="nil"/>
                <w:left w:val="nil"/>
                <w:bottom w:val="nil"/>
                <w:right w:val="nil"/>
              </w:pBdr>
            </w:pPr>
            <w:r>
              <w:rPr>
                <w:rFonts w:eastAsia="Arial" w:cs="Arial"/>
                <w:color w:val="000000"/>
                <w:sz w:val="20"/>
              </w:rPr>
              <w:t>URS-CH-CA-LOG-005</w:t>
            </w:r>
          </w:p>
        </w:tc>
      </w:tr>
      <w:tr w:rsidR="00346335" w14:paraId="2D6C07C3"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7BF" w14:textId="77777777" w:rsidR="004613D1" w:rsidRDefault="00B42D70">
            <w:pPr>
              <w:pBdr>
                <w:top w:val="nil"/>
                <w:left w:val="nil"/>
                <w:bottom w:val="nil"/>
                <w:right w:val="nil"/>
              </w:pBdr>
            </w:pPr>
            <w:r>
              <w:rPr>
                <w:rFonts w:eastAsia="Arial" w:cs="Arial"/>
                <w:color w:val="000000"/>
                <w:sz w:val="20"/>
              </w:rPr>
              <w:t>DS-CH-CS-LOG-007</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7C0" w14:textId="77777777" w:rsidR="004613D1" w:rsidRDefault="00B42D70">
            <w:pPr>
              <w:pBdr>
                <w:top w:val="nil"/>
                <w:left w:val="nil"/>
                <w:bottom w:val="nil"/>
                <w:right w:val="nil"/>
              </w:pBdr>
              <w:jc w:val="both"/>
            </w:pPr>
            <w:r>
              <w:rPr>
                <w:rFonts w:eastAsia="Arial" w:cs="Arial"/>
                <w:color w:val="000000"/>
                <w:sz w:val="20"/>
              </w:rPr>
              <w:t>The system shall be configured not to allow user to enter Implant Date after the Explant Date in the eMDR/eMDR Follow up record.</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7C1"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7C2" w14:textId="77777777" w:rsidR="004613D1" w:rsidRDefault="00B42D70">
            <w:pPr>
              <w:pBdr>
                <w:top w:val="nil"/>
                <w:left w:val="nil"/>
                <w:bottom w:val="nil"/>
                <w:right w:val="nil"/>
              </w:pBdr>
            </w:pPr>
            <w:r>
              <w:rPr>
                <w:rFonts w:eastAsia="Arial" w:cs="Arial"/>
                <w:color w:val="000000"/>
                <w:sz w:val="20"/>
              </w:rPr>
              <w:t>FRS-CH-REG-MDR-001-013</w:t>
            </w:r>
          </w:p>
        </w:tc>
      </w:tr>
      <w:tr w:rsidR="00346335" w14:paraId="2D6C07C8"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7C4" w14:textId="77777777" w:rsidR="004613D1" w:rsidRDefault="00B42D70">
            <w:pPr>
              <w:pBdr>
                <w:top w:val="nil"/>
                <w:left w:val="nil"/>
                <w:bottom w:val="nil"/>
                <w:right w:val="nil"/>
              </w:pBdr>
            </w:pPr>
            <w:r>
              <w:rPr>
                <w:rFonts w:eastAsia="Arial" w:cs="Arial"/>
                <w:color w:val="000000"/>
                <w:sz w:val="20"/>
              </w:rPr>
              <w:t>DS-CH-CS-LOG-008</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7C5" w14:textId="77777777" w:rsidR="004613D1" w:rsidRDefault="00B42D70">
            <w:pPr>
              <w:pBdr>
                <w:top w:val="nil"/>
                <w:left w:val="nil"/>
                <w:bottom w:val="nil"/>
                <w:right w:val="nil"/>
              </w:pBdr>
              <w:jc w:val="both"/>
            </w:pPr>
            <w:r>
              <w:rPr>
                <w:rFonts w:eastAsia="Arial" w:cs="Arial"/>
                <w:color w:val="000000"/>
                <w:sz w:val="20"/>
              </w:rPr>
              <w:t>The system shall be configured to generate Mfr Report Number after the 'Send Report' activity is performed in the 'Pending Internal Validation' state and before the XML is generated.</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7C6" w14:textId="77777777" w:rsidR="004613D1" w:rsidRDefault="00B42D70">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7C7" w14:textId="77777777" w:rsidR="004613D1" w:rsidRDefault="00B42D70">
            <w:pPr>
              <w:pBdr>
                <w:top w:val="nil"/>
                <w:left w:val="nil"/>
                <w:bottom w:val="nil"/>
                <w:right w:val="nil"/>
              </w:pBdr>
            </w:pPr>
            <w:r>
              <w:rPr>
                <w:rFonts w:eastAsia="Arial" w:cs="Arial"/>
                <w:color w:val="000000"/>
                <w:sz w:val="20"/>
              </w:rPr>
              <w:t>FRS-CH-REG-MDR-001-018</w:t>
            </w:r>
          </w:p>
        </w:tc>
      </w:tr>
      <w:tr w:rsidR="00346335" w14:paraId="2D6C07CF"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7C9" w14:textId="77777777" w:rsidR="004613D1" w:rsidRDefault="00B42D70">
            <w:pPr>
              <w:pBdr>
                <w:top w:val="nil"/>
                <w:left w:val="nil"/>
                <w:bottom w:val="nil"/>
                <w:right w:val="nil"/>
              </w:pBdr>
            </w:pPr>
            <w:r>
              <w:rPr>
                <w:rFonts w:eastAsia="Arial" w:cs="Arial"/>
                <w:color w:val="000000"/>
                <w:sz w:val="20"/>
              </w:rPr>
              <w:t>DS-CH-CS-ASCOPE-001</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7CA" w14:textId="77777777" w:rsidR="004613D1" w:rsidRDefault="00B42D70">
            <w:pPr>
              <w:pBdr>
                <w:top w:val="nil"/>
                <w:left w:val="nil"/>
                <w:bottom w:val="nil"/>
                <w:right w:val="nil"/>
              </w:pBdr>
            </w:pPr>
            <w:r>
              <w:rPr>
                <w:rFonts w:eastAsia="Arial" w:cs="Arial"/>
                <w:color w:val="000000"/>
                <w:sz w:val="20"/>
              </w:rPr>
              <w:t>The system shall be configured with admin scope for process groups, Complaint and Regulatory.</w:t>
            </w:r>
          </w:p>
          <w:p w14:paraId="2D6C07CB" w14:textId="77777777" w:rsidR="004613D1" w:rsidRDefault="00B42D70">
            <w:pPr>
              <w:pBdr>
                <w:top w:val="nil"/>
                <w:left w:val="nil"/>
                <w:bottom w:val="nil"/>
                <w:right w:val="nil"/>
              </w:pBdr>
            </w:pPr>
            <w:r>
              <w:rPr>
                <w:rFonts w:eastAsia="Arial" w:cs="Arial"/>
                <w:color w:val="000000"/>
                <w:sz w:val="20"/>
              </w:rPr>
              <w:lastRenderedPageBreak/>
              <w:t> </w:t>
            </w:r>
          </w:p>
          <w:p w14:paraId="2D6C07CC" w14:textId="77777777" w:rsidR="004613D1" w:rsidRDefault="00B42D70">
            <w:pPr>
              <w:pBdr>
                <w:top w:val="nil"/>
                <w:left w:val="nil"/>
                <w:bottom w:val="nil"/>
                <w:right w:val="nil"/>
              </w:pBdr>
            </w:pPr>
            <w:r>
              <w:rPr>
                <w:rFonts w:eastAsia="Arial" w:cs="Arial"/>
                <w:color w:val="000000"/>
                <w:sz w:val="20"/>
              </w:rPr>
              <w:t>Refer QCM TW _Complaint Handling_DesignSpec_ Appendix – 4 Section ‘Admin Scope’</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7CD" w14:textId="77777777" w:rsidR="004613D1" w:rsidRDefault="00B42D70">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7CE" w14:textId="77777777" w:rsidR="004613D1" w:rsidRDefault="00B42D70">
            <w:pPr>
              <w:pBdr>
                <w:top w:val="nil"/>
                <w:left w:val="nil"/>
                <w:bottom w:val="nil"/>
                <w:right w:val="nil"/>
              </w:pBdr>
            </w:pPr>
            <w:r>
              <w:rPr>
                <w:rFonts w:eastAsia="Arial" w:cs="Arial"/>
                <w:color w:val="000000"/>
                <w:sz w:val="20"/>
              </w:rPr>
              <w:t>FRS-CH-REG-MDR-009-001</w:t>
            </w:r>
          </w:p>
        </w:tc>
      </w:tr>
      <w:tr w:rsidR="00346335" w14:paraId="2D6C07D6"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7D0" w14:textId="77777777" w:rsidR="004613D1" w:rsidRDefault="00B42D70">
            <w:pPr>
              <w:pBdr>
                <w:top w:val="nil"/>
                <w:left w:val="nil"/>
                <w:bottom w:val="nil"/>
                <w:right w:val="nil"/>
              </w:pBdr>
            </w:pPr>
            <w:r>
              <w:rPr>
                <w:rFonts w:eastAsia="Arial" w:cs="Arial"/>
                <w:color w:val="000000"/>
                <w:sz w:val="20"/>
              </w:rPr>
              <w:t>DS-CH-CS-STATES-001</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7D1" w14:textId="77777777" w:rsidR="004613D1" w:rsidRDefault="00B42D70">
            <w:pPr>
              <w:pBdr>
                <w:top w:val="nil"/>
                <w:left w:val="nil"/>
                <w:bottom w:val="nil"/>
                <w:right w:val="nil"/>
              </w:pBdr>
            </w:pPr>
            <w:r>
              <w:rPr>
                <w:rFonts w:eastAsia="Arial" w:cs="Arial"/>
                <w:color w:val="000000"/>
                <w:sz w:val="20"/>
              </w:rPr>
              <w:t>The system shall be configured with PR states.</w:t>
            </w:r>
          </w:p>
          <w:p w14:paraId="2D6C07D2" w14:textId="77777777" w:rsidR="004613D1" w:rsidRDefault="00B42D70">
            <w:pPr>
              <w:pBdr>
                <w:top w:val="nil"/>
                <w:left w:val="nil"/>
                <w:bottom w:val="nil"/>
                <w:right w:val="nil"/>
              </w:pBdr>
            </w:pPr>
            <w:r>
              <w:rPr>
                <w:rFonts w:eastAsia="Arial" w:cs="Arial"/>
                <w:color w:val="000000"/>
                <w:sz w:val="20"/>
              </w:rPr>
              <w:t> </w:t>
            </w:r>
          </w:p>
          <w:p w14:paraId="2D6C07D3" w14:textId="77777777" w:rsidR="004613D1" w:rsidRDefault="00B42D70">
            <w:pPr>
              <w:pBdr>
                <w:top w:val="nil"/>
                <w:left w:val="nil"/>
                <w:bottom w:val="nil"/>
                <w:right w:val="nil"/>
              </w:pBdr>
            </w:pPr>
            <w:r>
              <w:rPr>
                <w:rFonts w:eastAsia="Arial" w:cs="Arial"/>
                <w:color w:val="000000"/>
                <w:sz w:val="20"/>
              </w:rPr>
              <w:t>Refer QCM TW _Complaint Handling_DesignSpec_ Appendix – 3 Section ‘State’</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7D4"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7D5" w14:textId="77777777" w:rsidR="004613D1" w:rsidRDefault="00B42D70">
            <w:pPr>
              <w:pBdr>
                <w:top w:val="nil"/>
                <w:left w:val="nil"/>
                <w:bottom w:val="nil"/>
                <w:right w:val="nil"/>
              </w:pBdr>
            </w:pPr>
            <w:r>
              <w:rPr>
                <w:rFonts w:eastAsia="Arial" w:cs="Arial"/>
                <w:color w:val="000000"/>
                <w:sz w:val="20"/>
              </w:rPr>
              <w:t>FRS-CH-SF-INVS-006-001</w:t>
            </w:r>
          </w:p>
        </w:tc>
      </w:tr>
      <w:tr w:rsidR="00346335" w14:paraId="2D6C07DD"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7D7" w14:textId="77777777" w:rsidR="004613D1" w:rsidRDefault="00B42D70">
            <w:pPr>
              <w:pBdr>
                <w:top w:val="nil"/>
                <w:left w:val="nil"/>
                <w:bottom w:val="nil"/>
                <w:right w:val="nil"/>
              </w:pBdr>
            </w:pPr>
            <w:r>
              <w:rPr>
                <w:rFonts w:eastAsia="Arial" w:cs="Arial"/>
                <w:color w:val="000000"/>
                <w:sz w:val="20"/>
              </w:rPr>
              <w:t>DS-CH-CS-STATES-002</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7D8" w14:textId="77777777" w:rsidR="004613D1" w:rsidRDefault="00B42D70">
            <w:pPr>
              <w:pBdr>
                <w:top w:val="nil"/>
                <w:left w:val="nil"/>
                <w:bottom w:val="nil"/>
                <w:right w:val="nil"/>
              </w:pBdr>
            </w:pPr>
            <w:r>
              <w:rPr>
                <w:rFonts w:eastAsia="Arial" w:cs="Arial"/>
                <w:color w:val="000000"/>
                <w:sz w:val="20"/>
              </w:rPr>
              <w:t>The system shall be configured with Create Children Classes that will allow the child creation in configured states.</w:t>
            </w:r>
          </w:p>
          <w:p w14:paraId="2D6C07D9" w14:textId="77777777" w:rsidR="004613D1" w:rsidRDefault="00B42D70">
            <w:pPr>
              <w:pBdr>
                <w:top w:val="nil"/>
                <w:left w:val="nil"/>
                <w:bottom w:val="nil"/>
                <w:right w:val="nil"/>
              </w:pBdr>
            </w:pPr>
            <w:r>
              <w:rPr>
                <w:rFonts w:eastAsia="Arial" w:cs="Arial"/>
                <w:color w:val="000000"/>
                <w:sz w:val="20"/>
              </w:rPr>
              <w:t> </w:t>
            </w:r>
          </w:p>
          <w:p w14:paraId="2D6C07DA" w14:textId="77777777" w:rsidR="004613D1" w:rsidRDefault="00B42D70">
            <w:pPr>
              <w:pBdr>
                <w:top w:val="nil"/>
                <w:left w:val="nil"/>
                <w:bottom w:val="nil"/>
                <w:right w:val="nil"/>
              </w:pBdr>
            </w:pPr>
            <w:r>
              <w:rPr>
                <w:rFonts w:eastAsia="Arial" w:cs="Arial"/>
                <w:color w:val="000000"/>
                <w:sz w:val="20"/>
              </w:rPr>
              <w:t>Refer QCM TW _Complaint Handling_DesignSpec_ Appendix – 3 Section ‘Create Children Classes’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7DB"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7DC" w14:textId="77777777" w:rsidR="004613D1" w:rsidRDefault="00B42D70">
            <w:pPr>
              <w:pBdr>
                <w:top w:val="nil"/>
                <w:left w:val="nil"/>
                <w:bottom w:val="nil"/>
                <w:right w:val="nil"/>
              </w:pBdr>
            </w:pPr>
            <w:r>
              <w:rPr>
                <w:rFonts w:eastAsia="Arial" w:cs="Arial"/>
                <w:color w:val="000000"/>
                <w:sz w:val="20"/>
              </w:rPr>
              <w:t>FRS-CH-CUST-001-01,FRS-CH-REG-GEN-030-01</w:t>
            </w:r>
          </w:p>
        </w:tc>
      </w:tr>
      <w:tr w:rsidR="00346335" w14:paraId="2D6C07E5"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7DE" w14:textId="77777777" w:rsidR="004613D1" w:rsidRDefault="00B42D70">
            <w:pPr>
              <w:pBdr>
                <w:top w:val="nil"/>
                <w:left w:val="nil"/>
                <w:bottom w:val="nil"/>
                <w:right w:val="nil"/>
              </w:pBdr>
            </w:pPr>
            <w:commentRangeStart w:id="48"/>
            <w:commentRangeStart w:id="49"/>
            <w:r>
              <w:rPr>
                <w:rFonts w:eastAsia="Arial" w:cs="Arial"/>
                <w:color w:val="000000"/>
                <w:sz w:val="20"/>
              </w:rPr>
              <w:t>DS-CH-CS-DATAFIELD-001</w:t>
            </w:r>
            <w:commentRangeEnd w:id="48"/>
            <w:r w:rsidR="001C070B">
              <w:rPr>
                <w:rStyle w:val="CommentReference"/>
                <w:sz w:val="18"/>
                <w:szCs w:val="24"/>
              </w:rPr>
              <w:commentReference w:id="48"/>
            </w:r>
            <w:commentRangeEnd w:id="49"/>
            <w:r w:rsidR="00161CAD">
              <w:rPr>
                <w:rStyle w:val="CommentReference"/>
                <w:sz w:val="18"/>
                <w:szCs w:val="24"/>
              </w:rPr>
              <w:commentReference w:id="49"/>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7DF" w14:textId="77777777" w:rsidR="004613D1" w:rsidRDefault="00B42D70">
            <w:pPr>
              <w:pBdr>
                <w:top w:val="nil"/>
                <w:left w:val="nil"/>
                <w:bottom w:val="nil"/>
                <w:right w:val="nil"/>
              </w:pBdr>
            </w:pPr>
            <w:r>
              <w:rPr>
                <w:rFonts w:eastAsia="Arial" w:cs="Arial"/>
                <w:color w:val="000000"/>
                <w:sz w:val="20"/>
              </w:rPr>
              <w:t>The system shall be configured with datafields for complaint record.</w:t>
            </w:r>
          </w:p>
          <w:p w14:paraId="2D6C07E0" w14:textId="77777777" w:rsidR="004613D1" w:rsidRDefault="00B42D70">
            <w:pPr>
              <w:pBdr>
                <w:top w:val="nil"/>
                <w:left w:val="nil"/>
                <w:bottom w:val="nil"/>
                <w:right w:val="nil"/>
              </w:pBdr>
            </w:pPr>
            <w:r>
              <w:rPr>
                <w:rFonts w:eastAsia="Arial" w:cs="Arial"/>
                <w:color w:val="000000"/>
                <w:sz w:val="20"/>
              </w:rPr>
              <w:t> </w:t>
            </w:r>
          </w:p>
          <w:p w14:paraId="2D6C07E1" w14:textId="77777777" w:rsidR="004613D1" w:rsidRDefault="00B42D70">
            <w:pPr>
              <w:pBdr>
                <w:top w:val="nil"/>
                <w:left w:val="nil"/>
                <w:bottom w:val="nil"/>
                <w:right w:val="nil"/>
              </w:pBdr>
            </w:pPr>
            <w:r>
              <w:rPr>
                <w:rFonts w:eastAsia="Arial" w:cs="Arial"/>
                <w:color w:val="000000"/>
                <w:sz w:val="20"/>
              </w:rPr>
              <w:t>Refer Group_Category_Permissions_Export.xls  - GROUP_CATEGORY – ‘Complaint – FP’</w:t>
            </w:r>
          </w:p>
          <w:p w14:paraId="2D6C07E2" w14:textId="77777777" w:rsidR="004613D1" w:rsidRDefault="00B42D70">
            <w:pPr>
              <w:pBdr>
                <w:top w:val="nil"/>
                <w:left w:val="nil"/>
                <w:bottom w:val="nil"/>
                <w:right w:val="nil"/>
              </w:pBdr>
            </w:pPr>
            <w:r>
              <w:rPr>
                <w:rFonts w:eastAsia="Arial" w:cs="Arial"/>
                <w:color w:val="000000"/>
                <w:sz w:val="20"/>
              </w:rPr>
              <w:t>Refer QCM TW_Complaint Handling_DesignSpec_ Appendix – 6</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7E3"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7E4" w14:textId="7B143EF4" w:rsidR="004613D1" w:rsidRDefault="00B42D70">
            <w:pPr>
              <w:pBdr>
                <w:top w:val="nil"/>
                <w:left w:val="nil"/>
                <w:bottom w:val="nil"/>
                <w:right w:val="nil"/>
              </w:pBdr>
            </w:pPr>
            <w:r>
              <w:rPr>
                <w:rFonts w:eastAsia="Arial" w:cs="Arial"/>
                <w:color w:val="000000"/>
                <w:sz w:val="20"/>
              </w:rPr>
              <w:t>FRS-CH-SF-EVAL-012-004,FRS-CH-SF-EVAL-020-001, FRS-CH-SF-EVAL-024-001,FRS-CH-SF-INVS-008-001,FRS-CH-SF-EVAL-003-001,FRS-CH-SF-CLSE-004-003,FRS-CH-SF-CLSE-004-004,FRS-CH-SF-EVAL-008-001,FRS-CH-SF-EVAL-035-001, FRS-CH-SF-EVAL-035-002, FRS-CH-SF-EVAL-035-003,FRS-CH-SF-EVAL-035-004, FRS-CH-SF-INVS-003-001,FRS-CH-SF-INVS-003-002, FRS-CH-SF-INVS-003-003,FRS-CH-INT-TRA-001-002,FRS-CH-CA-GDT-004-001,FRS-CH-SF-INVS-003-010,FRS-CH-CA-GDT-015-001,FRS-CH-SF-EVAL-012-010,FRS-CH-SF-EVAL-012-013,FRS-CH-SF-EVAL-013-010,FRS-CH-SF-EVAL-031-001,FRS-CH-SF-EVAL-013-002,FRS-CH-SF-EVAL-012-005,FRS-CH-SF-EVAL-012-</w:t>
            </w:r>
            <w:r>
              <w:rPr>
                <w:rFonts w:eastAsia="Arial" w:cs="Arial"/>
                <w:color w:val="000000"/>
                <w:sz w:val="20"/>
              </w:rPr>
              <w:lastRenderedPageBreak/>
              <w:t xml:space="preserve">008,FRS-CH-SF-EVAL-012-011,FRS-CH-SF-EVAL-012-014,FRS-CH-SF-EVAL-013-011,FRS-CH-SF-EVAL-013-013,FRS-CH-SF-EVAL-012-016,FRS-CH-SF-EVAL-047-001,FRS-CH-SF-EVAL-047-002,FRS-CH-SF-EVAL-048-001,FRS-CH-SF-EVAL-047-004, </w:t>
            </w:r>
            <w:del w:id="50" w:author="Kanungo, Kalpak (Cognizant)" w:date="2026-05-29T11:14:00Z" w16du:dateUtc="2026-05-29T05:44:00Z">
              <w:r w:rsidDel="009A219B">
                <w:rPr>
                  <w:rFonts w:eastAsia="Arial" w:cs="Arial"/>
                  <w:color w:val="000000"/>
                </w:rPr>
                <w:delText>FRS-CH-SF-EVAL-046-004</w:delText>
              </w:r>
              <w:r w:rsidDel="009A219B">
                <w:rPr>
                  <w:rFonts w:eastAsia="Arial" w:cs="Arial"/>
                  <w:color w:val="000000"/>
                  <w:sz w:val="20"/>
                </w:rPr>
                <w:delText xml:space="preserve">, </w:delText>
              </w:r>
            </w:del>
            <w:del w:id="51" w:author="Kanungo, Kalpak (Cognizant)" w:date="2026-06-01T20:25:00Z" w16du:dateUtc="2026-06-01T14:55:00Z">
              <w:r w:rsidDel="00AB1E80">
                <w:rPr>
                  <w:rFonts w:eastAsia="Arial" w:cs="Arial"/>
                  <w:color w:val="000000"/>
                  <w:sz w:val="20"/>
                </w:rPr>
                <w:delText xml:space="preserve">FRS-CH-SF-EVAL-051-001, </w:delText>
              </w:r>
            </w:del>
            <w:del w:id="52" w:author="Kanungo, Kalpak (Cognizant)" w:date="2026-05-22T13:29:00Z" w16du:dateUtc="2026-05-22T07:59:00Z">
              <w:r w:rsidDel="00E53DD0">
                <w:rPr>
                  <w:rFonts w:eastAsia="Arial" w:cs="Arial"/>
                  <w:color w:val="000000"/>
                  <w:sz w:val="20"/>
                </w:rPr>
                <w:delText xml:space="preserve">FRS-CH-SF-EVAL-051-002, </w:delText>
              </w:r>
            </w:del>
            <w:r>
              <w:rPr>
                <w:rFonts w:eastAsia="Arial" w:cs="Arial"/>
                <w:color w:val="000000"/>
                <w:sz w:val="20"/>
              </w:rPr>
              <w:t xml:space="preserve">FRS-CH-SF-EVAL-052-001, </w:t>
            </w:r>
            <w:del w:id="53" w:author="Kanungo, Kalpak (Cognizant)" w:date="2026-05-21T15:12:00Z" w16du:dateUtc="2026-05-21T09:42:00Z">
              <w:r w:rsidDel="00C80FB1">
                <w:rPr>
                  <w:rFonts w:eastAsia="Arial" w:cs="Arial"/>
                  <w:color w:val="000000"/>
                  <w:sz w:val="20"/>
                </w:rPr>
                <w:delText xml:space="preserve">FRS-CH-SF-EVAL-056-002, </w:delText>
              </w:r>
            </w:del>
            <w:del w:id="54" w:author="Kanungo, Kalpak (Cognizant)" w:date="2026-05-21T15:25:00Z" w16du:dateUtc="2026-05-21T09:55:00Z">
              <w:r w:rsidDel="005B581D">
                <w:rPr>
                  <w:rFonts w:eastAsia="Arial" w:cs="Arial"/>
                  <w:color w:val="000000"/>
                  <w:sz w:val="20"/>
                </w:rPr>
                <w:delText xml:space="preserve">FRS-CH-SF-EVAL-057-002, </w:delText>
              </w:r>
            </w:del>
            <w:r>
              <w:rPr>
                <w:rFonts w:eastAsia="Arial" w:cs="Arial"/>
                <w:color w:val="000000"/>
                <w:sz w:val="20"/>
              </w:rPr>
              <w:t xml:space="preserve">FRS-CH-SF-EVAL-058-002, FRS-CH-SF-EVAL-059-002, FRS-CH-SF-EVAL-004-002, </w:t>
            </w:r>
            <w:del w:id="55" w:author="Kanungo, Kalpak (Cognizant)" w:date="2026-05-22T13:29:00Z" w16du:dateUtc="2026-05-22T07:59:00Z">
              <w:r w:rsidDel="00E53DD0">
                <w:rPr>
                  <w:rFonts w:eastAsia="Arial" w:cs="Arial"/>
                  <w:color w:val="000000"/>
                  <w:sz w:val="20"/>
                </w:rPr>
                <w:delText>FRS-CH-SF-EVAL-051-003</w:delText>
              </w:r>
            </w:del>
            <w:r>
              <w:rPr>
                <w:rFonts w:eastAsia="Arial" w:cs="Arial"/>
                <w:color w:val="000000"/>
                <w:sz w:val="20"/>
              </w:rPr>
              <w:t xml:space="preserve">, </w:t>
            </w:r>
            <w:del w:id="56" w:author="Kanungo, Kalpak (Cognizant)" w:date="2026-05-22T13:30:00Z" w16du:dateUtc="2026-05-22T08:00:00Z">
              <w:r w:rsidDel="00E53DD0">
                <w:rPr>
                  <w:rFonts w:eastAsia="Arial" w:cs="Arial"/>
                  <w:color w:val="000000"/>
                  <w:sz w:val="20"/>
                </w:rPr>
                <w:delText>FRS-CH-SF-EVAL-051-004,</w:delText>
              </w:r>
            </w:del>
            <w:r>
              <w:rPr>
                <w:rFonts w:eastAsia="Arial" w:cs="Arial"/>
                <w:color w:val="000000"/>
                <w:sz w:val="20"/>
              </w:rPr>
              <w:t xml:space="preserve"> FRS-CH-SF-EVAL-046-002, FRS-CH-CA-LOG-001-001,FRS-CH-SF-EVAL-073-003, FRS-CH-SF-EVAL-073-004, FRS-CH-SF-INTK-033-003, FRS-CH-SF-INTK-033-004,URS-CH-UI-010,FRS-CH-SF-EVAL-012-017,</w:t>
            </w:r>
            <w:del w:id="57" w:author="Kanungo, Kalpak (Cognizant)" w:date="2026-05-21T16:18:00Z" w16du:dateUtc="2026-05-21T10:48:00Z">
              <w:r w:rsidDel="003A7C06">
                <w:rPr>
                  <w:rFonts w:eastAsia="Arial" w:cs="Arial"/>
                  <w:color w:val="000000"/>
                  <w:sz w:val="20"/>
                </w:rPr>
                <w:delText xml:space="preserve"> </w:delText>
              </w:r>
            </w:del>
            <w:ins w:id="58" w:author="Kanungo, Kalpak (Cognizant)" w:date="2026-05-18T15:57:00Z" w16du:dateUtc="2026-05-18T10:27:00Z">
              <w:r w:rsidR="00161CAD">
                <w:rPr>
                  <w:rFonts w:eastAsia="Arial" w:cs="Arial"/>
                  <w:color w:val="000000"/>
                  <w:sz w:val="20"/>
                </w:rPr>
                <w:t>,</w:t>
              </w:r>
            </w:ins>
            <w:del w:id="59" w:author="Kanungo, Kalpak (Cognizant)" w:date="2026-05-18T15:57:00Z" w16du:dateUtc="2026-05-18T10:27:00Z">
              <w:r w:rsidDel="00DB454F">
                <w:rPr>
                  <w:rFonts w:eastAsia="Arial" w:cs="Arial"/>
                  <w:color w:val="000000"/>
                  <w:sz w:val="20"/>
                </w:rPr>
                <w:delText>FRS-CH-SF-INVS-036-06,</w:delText>
              </w:r>
            </w:del>
            <w:r>
              <w:rPr>
                <w:rFonts w:eastAsia="Arial" w:cs="Arial"/>
                <w:color w:val="000000"/>
                <w:sz w:val="20"/>
              </w:rPr>
              <w:t>FRS-CH-SF-INVS-039-01,FRS-CH-CA-LOG-012-01, FRS-CH-CA-GDT-005-006, FRS-CH-SF-CLSE-020-01</w:t>
            </w:r>
          </w:p>
        </w:tc>
      </w:tr>
      <w:tr w:rsidR="00346335" w14:paraId="2D6C07EC"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7E6" w14:textId="77777777" w:rsidR="004613D1" w:rsidRDefault="00B42D70">
            <w:pPr>
              <w:pBdr>
                <w:top w:val="nil"/>
                <w:left w:val="nil"/>
                <w:bottom w:val="nil"/>
                <w:right w:val="nil"/>
              </w:pBdr>
            </w:pPr>
            <w:commentRangeStart w:id="60"/>
            <w:r>
              <w:rPr>
                <w:rFonts w:eastAsia="Arial" w:cs="Arial"/>
                <w:color w:val="000000"/>
                <w:sz w:val="20"/>
              </w:rPr>
              <w:lastRenderedPageBreak/>
              <w:t>DS-CH-CS-DATAFIELD-002</w:t>
            </w:r>
            <w:commentRangeEnd w:id="60"/>
            <w:r w:rsidR="00BB5F59">
              <w:rPr>
                <w:rStyle w:val="CommentReference"/>
                <w:sz w:val="18"/>
                <w:szCs w:val="24"/>
              </w:rPr>
              <w:commentReference w:id="60"/>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7E7" w14:textId="77777777" w:rsidR="004613D1" w:rsidRDefault="00B42D70">
            <w:pPr>
              <w:pBdr>
                <w:top w:val="nil"/>
                <w:left w:val="nil"/>
                <w:bottom w:val="nil"/>
                <w:right w:val="nil"/>
              </w:pBdr>
            </w:pPr>
            <w:r>
              <w:rPr>
                <w:rFonts w:eastAsia="Arial" w:cs="Arial"/>
                <w:color w:val="000000"/>
                <w:sz w:val="20"/>
              </w:rPr>
              <w:t>The system shall be configured with datafields for intake record.</w:t>
            </w:r>
          </w:p>
          <w:p w14:paraId="2D6C07E8" w14:textId="77777777" w:rsidR="004613D1" w:rsidRDefault="00B42D70">
            <w:pPr>
              <w:pBdr>
                <w:top w:val="nil"/>
                <w:left w:val="nil"/>
                <w:bottom w:val="nil"/>
                <w:right w:val="nil"/>
              </w:pBdr>
            </w:pPr>
            <w:r>
              <w:rPr>
                <w:rFonts w:eastAsia="Arial" w:cs="Arial"/>
                <w:color w:val="000000"/>
                <w:sz w:val="20"/>
              </w:rPr>
              <w:t> </w:t>
            </w:r>
          </w:p>
          <w:p w14:paraId="2D6C07E9" w14:textId="77777777" w:rsidR="004613D1" w:rsidRDefault="00B42D70">
            <w:pPr>
              <w:pBdr>
                <w:top w:val="nil"/>
                <w:left w:val="nil"/>
                <w:bottom w:val="nil"/>
                <w:right w:val="nil"/>
              </w:pBdr>
            </w:pPr>
            <w:r>
              <w:rPr>
                <w:rFonts w:eastAsia="Arial" w:cs="Arial"/>
                <w:color w:val="000000"/>
                <w:sz w:val="20"/>
              </w:rPr>
              <w:t>Refer Group_Category_Permissions_Export.xls  - GROUP_CATEGORY – ‘Intake – FP’</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7EA"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7EB" w14:textId="23259897" w:rsidR="004613D1" w:rsidRDefault="00B42D70">
            <w:pPr>
              <w:pBdr>
                <w:top w:val="nil"/>
                <w:left w:val="nil"/>
                <w:bottom w:val="nil"/>
                <w:right w:val="nil"/>
              </w:pBdr>
            </w:pPr>
            <w:r>
              <w:rPr>
                <w:rFonts w:eastAsia="Arial" w:cs="Arial"/>
                <w:color w:val="000000"/>
                <w:sz w:val="20"/>
              </w:rPr>
              <w:t xml:space="preserve">FRS-CH-SF-INTK-010-004, FRS-CH-SF-INTK-011-003,FRS-CH-SF-INVS-003-006, FRS-CH-SF-INVS-003-007, FRS-CH-SF-INVS-003-005, FRS-CH-SF-INTK-018-001, </w:t>
            </w:r>
            <w:r>
              <w:rPr>
                <w:rFonts w:eastAsia="Arial" w:cs="Arial"/>
                <w:color w:val="000000"/>
                <w:sz w:val="20"/>
              </w:rPr>
              <w:lastRenderedPageBreak/>
              <w:t>FRS-CH-SF-INTK-004-002, FRS-CH-SF-INTK-003-002, FRS-CH-SF-INTK-011-001, FRS-CH-SF-INTK-018-003,</w:t>
            </w:r>
            <w:del w:id="61" w:author="Kanungo, Kalpak (Cognizant)" w:date="2026-05-21T13:11:00Z" w16du:dateUtc="2026-05-21T07:41:00Z">
              <w:r w:rsidDel="007B0E43">
                <w:rPr>
                  <w:rFonts w:eastAsia="Arial" w:cs="Arial"/>
                  <w:color w:val="000000"/>
                  <w:sz w:val="20"/>
                </w:rPr>
                <w:delText>FRS-CH-SF-INTK-029-002,</w:delText>
              </w:r>
            </w:del>
            <w:r>
              <w:rPr>
                <w:rFonts w:eastAsia="Arial" w:cs="Arial"/>
                <w:color w:val="000000"/>
                <w:sz w:val="20"/>
              </w:rPr>
              <w:t xml:space="preserve"> FRS-CH-SF-INTK-030-002, FRS-CH-SF-INTK-031-002,</w:t>
            </w:r>
            <w:del w:id="62" w:author="Kanungo, Kalpak (Cognizant)" w:date="2026-05-21T15:54:00Z" w16du:dateUtc="2026-05-21T10:24:00Z">
              <w:r w:rsidDel="00FB38C5">
                <w:rPr>
                  <w:rFonts w:eastAsia="Arial" w:cs="Arial"/>
                  <w:color w:val="000000"/>
                  <w:sz w:val="20"/>
                </w:rPr>
                <w:delText>FRS-CH-SF-INTK-028-002</w:delText>
              </w:r>
            </w:del>
          </w:p>
        </w:tc>
      </w:tr>
      <w:tr w:rsidR="00346335" w14:paraId="2D6C07F5"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7ED" w14:textId="77777777" w:rsidR="004613D1" w:rsidRDefault="00B42D70">
            <w:pPr>
              <w:pBdr>
                <w:top w:val="nil"/>
                <w:left w:val="nil"/>
                <w:bottom w:val="nil"/>
                <w:right w:val="nil"/>
              </w:pBdr>
            </w:pPr>
            <w:r>
              <w:rPr>
                <w:rFonts w:eastAsia="Arial" w:cs="Arial"/>
                <w:color w:val="000000"/>
                <w:sz w:val="20"/>
              </w:rPr>
              <w:lastRenderedPageBreak/>
              <w:t>DS-CH-CS-DATAFIELD-003</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7EE" w14:textId="77777777" w:rsidR="004613D1" w:rsidRDefault="00B42D70">
            <w:pPr>
              <w:pBdr>
                <w:top w:val="nil"/>
                <w:left w:val="nil"/>
                <w:bottom w:val="nil"/>
                <w:right w:val="nil"/>
              </w:pBdr>
            </w:pPr>
            <w:r>
              <w:rPr>
                <w:rFonts w:eastAsia="Arial" w:cs="Arial"/>
                <w:color w:val="000000"/>
                <w:sz w:val="20"/>
              </w:rPr>
              <w:t>The system shall be configured with datafields for Reg Reporting Australia record.</w:t>
            </w:r>
          </w:p>
          <w:p w14:paraId="2D6C07EF" w14:textId="77777777" w:rsidR="004613D1" w:rsidRDefault="00B42D70">
            <w:pPr>
              <w:pBdr>
                <w:top w:val="nil"/>
                <w:left w:val="nil"/>
                <w:bottom w:val="nil"/>
                <w:right w:val="nil"/>
              </w:pBdr>
            </w:pPr>
            <w:r>
              <w:rPr>
                <w:rFonts w:eastAsia="Arial" w:cs="Arial"/>
                <w:color w:val="000000"/>
                <w:sz w:val="20"/>
              </w:rPr>
              <w:t> </w:t>
            </w:r>
          </w:p>
          <w:p w14:paraId="2D6C07F0" w14:textId="77777777" w:rsidR="004613D1" w:rsidRDefault="00B42D70">
            <w:pPr>
              <w:pBdr>
                <w:top w:val="nil"/>
                <w:left w:val="nil"/>
                <w:bottom w:val="nil"/>
                <w:right w:val="nil"/>
              </w:pBdr>
            </w:pPr>
            <w:r>
              <w:rPr>
                <w:rFonts w:eastAsia="Arial" w:cs="Arial"/>
                <w:color w:val="000000"/>
                <w:sz w:val="20"/>
              </w:rPr>
              <w:t>Refer Group_Category_Permissions_Export.xls - GROUP_CATEGORY – ‘RR-Australia-FP’</w:t>
            </w:r>
          </w:p>
          <w:p w14:paraId="2D6C07F1" w14:textId="77777777" w:rsidR="004613D1" w:rsidRDefault="00B42D70">
            <w:pPr>
              <w:pBdr>
                <w:top w:val="nil"/>
                <w:left w:val="nil"/>
                <w:bottom w:val="nil"/>
                <w:right w:val="nil"/>
              </w:pBdr>
            </w:pPr>
            <w:r>
              <w:rPr>
                <w:rFonts w:eastAsia="Arial" w:cs="Arial"/>
                <w:color w:val="000000"/>
                <w:sz w:val="20"/>
              </w:rPr>
              <w:t> </w:t>
            </w:r>
          </w:p>
          <w:p w14:paraId="2D6C07F2" w14:textId="77777777" w:rsidR="004613D1" w:rsidRDefault="00B42D70">
            <w:pPr>
              <w:pBdr>
                <w:top w:val="nil"/>
                <w:left w:val="nil"/>
                <w:bottom w:val="nil"/>
                <w:right w:val="nil"/>
              </w:pBdr>
            </w:pPr>
            <w:r>
              <w:rPr>
                <w:rFonts w:eastAsia="Arial" w:cs="Arial"/>
                <w:color w:val="000000"/>
                <w:sz w:val="20"/>
              </w:rPr>
              <w:t>Refer QCM TW_Complaint Handling_DesignSpec_ Appendix – 6</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7F3"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7F4" w14:textId="383E60A5" w:rsidR="004613D1" w:rsidRDefault="00B42D70">
            <w:pPr>
              <w:pBdr>
                <w:top w:val="nil"/>
                <w:left w:val="nil"/>
                <w:bottom w:val="nil"/>
                <w:right w:val="nil"/>
              </w:pBdr>
            </w:pPr>
            <w:r>
              <w:rPr>
                <w:rFonts w:eastAsia="Arial" w:cs="Arial"/>
                <w:color w:val="000000"/>
                <w:sz w:val="20"/>
              </w:rPr>
              <w:t xml:space="preserve">FRS-CH-REG-GEN-003-001, FRS-CH-REG-OTH-036-001, </w:t>
            </w:r>
            <w:del w:id="63" w:author="Kanungo, Kalpak (Cognizant)" w:date="2026-04-14T18:29:00Z" w16du:dateUtc="2026-04-14T12:59:00Z">
              <w:r w:rsidDel="00F14FFE">
                <w:rPr>
                  <w:rFonts w:eastAsia="Arial" w:cs="Arial"/>
                  <w:color w:val="000000"/>
                  <w:sz w:val="20"/>
                </w:rPr>
                <w:delText>FRS-CH-REG-GEN-008-027</w:delText>
              </w:r>
            </w:del>
            <w:r>
              <w:rPr>
                <w:rFonts w:eastAsia="Arial" w:cs="Arial"/>
                <w:color w:val="000000"/>
                <w:sz w:val="20"/>
              </w:rPr>
              <w:t xml:space="preserve">, </w:t>
            </w:r>
            <w:ins w:id="64" w:author="Kanungo, Kalpak (Cognizant)" w:date="2026-04-14T18:21:00Z" w16du:dateUtc="2026-04-14T12:51:00Z">
              <w:r w:rsidR="00AC4753" w:rsidRPr="00AC4753">
                <w:rPr>
                  <w:rFonts w:eastAsia="Arial" w:cs="Arial"/>
                  <w:color w:val="000000"/>
                  <w:sz w:val="20"/>
                </w:rPr>
                <w:t>URS-CH-REG-GEN-008</w:t>
              </w:r>
            </w:ins>
            <w:del w:id="65" w:author="Kanungo, Kalpak (Cognizant)" w:date="2026-04-14T18:21:00Z" w16du:dateUtc="2026-04-14T12:51:00Z">
              <w:r w:rsidDel="00AC4753">
                <w:rPr>
                  <w:rFonts w:eastAsia="Arial" w:cs="Arial"/>
                  <w:color w:val="000000"/>
                  <w:sz w:val="20"/>
                </w:rPr>
                <w:delText>FRS-CH-REG-GEN-008-032</w:delText>
              </w:r>
            </w:del>
            <w:del w:id="66" w:author="Kanungo, Kalpak (Cognizant)" w:date="2026-05-15T13:04:00Z" w16du:dateUtc="2026-05-15T07:34:00Z">
              <w:r w:rsidDel="005902FB">
                <w:rPr>
                  <w:rFonts w:eastAsia="Arial" w:cs="Arial"/>
                  <w:color w:val="000000"/>
                  <w:sz w:val="20"/>
                </w:rPr>
                <w:delText xml:space="preserve">, </w:delText>
              </w:r>
            </w:del>
            <w:r>
              <w:rPr>
                <w:rFonts w:eastAsia="Arial" w:cs="Arial"/>
                <w:color w:val="000000"/>
                <w:sz w:val="20"/>
              </w:rPr>
              <w:t>FRS-CH-REG-OTH-045-001, FRS-CH-REG-OTH-045-002, FRS-CH-REG-GEN-018-001, FRS-CH-REG-GEN-018-002, FRS-CH-REG-GEN-018-003, FRS-CH-REG-GEN-018-005</w:t>
            </w:r>
          </w:p>
        </w:tc>
      </w:tr>
      <w:tr w:rsidR="00346335" w14:paraId="2D6C07FE"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7F6" w14:textId="77777777" w:rsidR="004613D1" w:rsidRDefault="00B42D70">
            <w:pPr>
              <w:pBdr>
                <w:top w:val="nil"/>
                <w:left w:val="nil"/>
                <w:bottom w:val="nil"/>
                <w:right w:val="nil"/>
              </w:pBdr>
            </w:pPr>
            <w:r>
              <w:rPr>
                <w:rFonts w:eastAsia="Arial" w:cs="Arial"/>
                <w:color w:val="000000"/>
                <w:sz w:val="20"/>
              </w:rPr>
              <w:t>DS-CH-CS-DATAFIELD-004</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7F7" w14:textId="77777777" w:rsidR="004613D1" w:rsidRDefault="00B42D70">
            <w:pPr>
              <w:pBdr>
                <w:top w:val="nil"/>
                <w:left w:val="nil"/>
                <w:bottom w:val="nil"/>
                <w:right w:val="nil"/>
              </w:pBdr>
            </w:pPr>
            <w:r>
              <w:rPr>
                <w:rFonts w:eastAsia="Arial" w:cs="Arial"/>
                <w:color w:val="000000"/>
                <w:sz w:val="20"/>
              </w:rPr>
              <w:t>The system shall be configured with datafields for Reg Reporting Canada record.</w:t>
            </w:r>
          </w:p>
          <w:p w14:paraId="2D6C07F8" w14:textId="77777777" w:rsidR="004613D1" w:rsidRDefault="00B42D70">
            <w:pPr>
              <w:pBdr>
                <w:top w:val="nil"/>
                <w:left w:val="nil"/>
                <w:bottom w:val="nil"/>
                <w:right w:val="nil"/>
              </w:pBdr>
            </w:pPr>
            <w:r>
              <w:rPr>
                <w:rFonts w:eastAsia="Arial" w:cs="Arial"/>
                <w:color w:val="000000"/>
                <w:sz w:val="20"/>
              </w:rPr>
              <w:t> </w:t>
            </w:r>
          </w:p>
          <w:p w14:paraId="2D6C07F9" w14:textId="77777777" w:rsidR="004613D1" w:rsidRDefault="00B42D70">
            <w:pPr>
              <w:pBdr>
                <w:top w:val="nil"/>
                <w:left w:val="nil"/>
                <w:bottom w:val="nil"/>
                <w:right w:val="nil"/>
              </w:pBdr>
            </w:pPr>
            <w:r>
              <w:rPr>
                <w:rFonts w:eastAsia="Arial" w:cs="Arial"/>
                <w:color w:val="000000"/>
                <w:sz w:val="20"/>
              </w:rPr>
              <w:t>Refer Group_Category_Permissions_Export.xls - GROUP_CATEGORY – ‘RR-Canada-FP’</w:t>
            </w:r>
          </w:p>
          <w:p w14:paraId="2D6C07FA" w14:textId="77777777" w:rsidR="004613D1" w:rsidRDefault="00B42D70">
            <w:pPr>
              <w:pBdr>
                <w:top w:val="nil"/>
                <w:left w:val="nil"/>
                <w:bottom w:val="nil"/>
                <w:right w:val="nil"/>
              </w:pBdr>
            </w:pPr>
            <w:r>
              <w:rPr>
                <w:rFonts w:eastAsia="Arial" w:cs="Arial"/>
                <w:color w:val="000000"/>
                <w:sz w:val="20"/>
              </w:rPr>
              <w:t> </w:t>
            </w:r>
          </w:p>
          <w:p w14:paraId="2D6C07FB" w14:textId="77777777" w:rsidR="004613D1" w:rsidRDefault="00B42D70">
            <w:pPr>
              <w:pBdr>
                <w:top w:val="nil"/>
                <w:left w:val="nil"/>
                <w:bottom w:val="nil"/>
                <w:right w:val="nil"/>
              </w:pBdr>
            </w:pPr>
            <w:r>
              <w:rPr>
                <w:rFonts w:eastAsia="Arial" w:cs="Arial"/>
                <w:color w:val="000000"/>
                <w:sz w:val="20"/>
              </w:rPr>
              <w:t>Refer QCM TW_Complaint Handling_DesignSpec_ Appendix – 6</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7FC"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7FD" w14:textId="4F1E0127" w:rsidR="004613D1" w:rsidRDefault="00B42D70">
            <w:pPr>
              <w:pBdr>
                <w:top w:val="nil"/>
                <w:left w:val="nil"/>
                <w:bottom w:val="nil"/>
                <w:right w:val="nil"/>
              </w:pBdr>
            </w:pPr>
            <w:r>
              <w:rPr>
                <w:rFonts w:eastAsia="Arial" w:cs="Arial"/>
                <w:color w:val="000000"/>
                <w:sz w:val="20"/>
              </w:rPr>
              <w:t xml:space="preserve">FRS-CH-REG-GEN-003-002, FRS-CH-REG-OTH-008-001, FRS-CH-REG-OTH-037-001, </w:t>
            </w:r>
            <w:del w:id="67" w:author="Kanungo, Kalpak (Cognizant)" w:date="2026-04-14T18:29:00Z" w16du:dateUtc="2026-04-14T12:59:00Z">
              <w:r w:rsidDel="00F14FFE">
                <w:rPr>
                  <w:rFonts w:eastAsia="Arial" w:cs="Arial"/>
                  <w:color w:val="000000"/>
                  <w:sz w:val="20"/>
                </w:rPr>
                <w:delText>FRS-CH-REG-GEN-008-027</w:delText>
              </w:r>
            </w:del>
            <w:r>
              <w:rPr>
                <w:rFonts w:eastAsia="Arial" w:cs="Arial"/>
                <w:color w:val="000000"/>
                <w:sz w:val="20"/>
              </w:rPr>
              <w:t xml:space="preserve">, </w:t>
            </w:r>
            <w:del w:id="68" w:author="Kanungo, Kalpak (Cognizant)" w:date="2026-04-14T18:23:00Z" w16du:dateUtc="2026-04-14T12:53:00Z">
              <w:r w:rsidDel="008E7181">
                <w:rPr>
                  <w:rFonts w:eastAsia="Arial" w:cs="Arial"/>
                  <w:color w:val="000000"/>
                  <w:sz w:val="20"/>
                </w:rPr>
                <w:delText>FRS-CH-REG-GEN-008-032</w:delText>
              </w:r>
            </w:del>
            <w:ins w:id="69" w:author="Kanungo, Kalpak (Cognizant)" w:date="2026-04-14T18:23:00Z" w16du:dateUtc="2026-04-14T12:53:00Z">
              <w:r w:rsidR="008E7181">
                <w:rPr>
                  <w:rFonts w:eastAsia="Arial" w:cs="Arial"/>
                  <w:color w:val="000000"/>
                  <w:sz w:val="20"/>
                </w:rPr>
                <w:t>URS-CH-REG-GEN-008</w:t>
              </w:r>
            </w:ins>
            <w:r>
              <w:rPr>
                <w:rFonts w:eastAsia="Arial" w:cs="Arial"/>
                <w:color w:val="000000"/>
                <w:sz w:val="20"/>
              </w:rPr>
              <w:t>, FRS-CH-REG-OTH-045-001, FRS-CH-REG-OTH-045-002, FRS-CH-REG-GEN-018-001, FRS-CH-REG-GEN-018-002, FRS-CH-REG-GEN-018-003, FRS-CH-REG-GEN-018-005</w:t>
            </w:r>
          </w:p>
        </w:tc>
      </w:tr>
      <w:tr w:rsidR="00346335" w14:paraId="2D6C0807"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7FF" w14:textId="77777777" w:rsidR="004613D1" w:rsidRDefault="00B42D70">
            <w:pPr>
              <w:pBdr>
                <w:top w:val="nil"/>
                <w:left w:val="nil"/>
                <w:bottom w:val="nil"/>
                <w:right w:val="nil"/>
              </w:pBdr>
            </w:pPr>
            <w:r>
              <w:rPr>
                <w:rFonts w:eastAsia="Arial" w:cs="Arial"/>
                <w:color w:val="000000"/>
                <w:sz w:val="20"/>
              </w:rPr>
              <w:t>DS-CH-CS-DATAFIELD-005</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800" w14:textId="77777777" w:rsidR="004613D1" w:rsidRDefault="00B42D70">
            <w:pPr>
              <w:pBdr>
                <w:top w:val="nil"/>
                <w:left w:val="nil"/>
                <w:bottom w:val="nil"/>
                <w:right w:val="nil"/>
              </w:pBdr>
            </w:pPr>
            <w:r>
              <w:rPr>
                <w:rFonts w:eastAsia="Arial" w:cs="Arial"/>
                <w:color w:val="000000"/>
                <w:sz w:val="20"/>
              </w:rPr>
              <w:t>The system shall be configured with datafields for Reg Reporting China record.</w:t>
            </w:r>
          </w:p>
          <w:p w14:paraId="2D6C0801" w14:textId="77777777" w:rsidR="004613D1" w:rsidRDefault="00B42D70">
            <w:pPr>
              <w:pBdr>
                <w:top w:val="nil"/>
                <w:left w:val="nil"/>
                <w:bottom w:val="nil"/>
                <w:right w:val="nil"/>
              </w:pBdr>
            </w:pPr>
            <w:r>
              <w:rPr>
                <w:rFonts w:eastAsia="Arial" w:cs="Arial"/>
                <w:color w:val="000000"/>
                <w:sz w:val="20"/>
              </w:rPr>
              <w:t> </w:t>
            </w:r>
          </w:p>
          <w:p w14:paraId="2D6C0802" w14:textId="77777777" w:rsidR="004613D1" w:rsidRDefault="00B42D70">
            <w:pPr>
              <w:pBdr>
                <w:top w:val="nil"/>
                <w:left w:val="nil"/>
                <w:bottom w:val="nil"/>
                <w:right w:val="nil"/>
              </w:pBdr>
            </w:pPr>
            <w:r>
              <w:rPr>
                <w:rFonts w:eastAsia="Arial" w:cs="Arial"/>
                <w:color w:val="000000"/>
                <w:sz w:val="20"/>
              </w:rPr>
              <w:t>Refer Group_Category_Permissions_Export.xls - GROUP_CATEGORY – ‘RR-China-FP’</w:t>
            </w:r>
          </w:p>
          <w:p w14:paraId="2D6C0803" w14:textId="77777777" w:rsidR="004613D1" w:rsidRDefault="00B42D70">
            <w:pPr>
              <w:pBdr>
                <w:top w:val="nil"/>
                <w:left w:val="nil"/>
                <w:bottom w:val="nil"/>
                <w:right w:val="nil"/>
              </w:pBdr>
            </w:pPr>
            <w:r>
              <w:rPr>
                <w:rFonts w:eastAsia="Arial" w:cs="Arial"/>
                <w:color w:val="000000"/>
                <w:sz w:val="20"/>
              </w:rPr>
              <w:t> </w:t>
            </w:r>
          </w:p>
          <w:p w14:paraId="2D6C0804" w14:textId="77777777" w:rsidR="004613D1" w:rsidRDefault="00B42D70">
            <w:pPr>
              <w:pBdr>
                <w:top w:val="nil"/>
                <w:left w:val="nil"/>
                <w:bottom w:val="nil"/>
                <w:right w:val="nil"/>
              </w:pBdr>
            </w:pPr>
            <w:r>
              <w:rPr>
                <w:rFonts w:eastAsia="Arial" w:cs="Arial"/>
                <w:color w:val="000000"/>
                <w:sz w:val="20"/>
              </w:rPr>
              <w:t>Refer QCM TW_Complaint Handling_DesignSpec_ Appendix – 6</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805"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806" w14:textId="4D1F2410" w:rsidR="004613D1" w:rsidRDefault="00B42D70">
            <w:pPr>
              <w:pBdr>
                <w:top w:val="nil"/>
                <w:left w:val="nil"/>
                <w:bottom w:val="nil"/>
                <w:right w:val="nil"/>
              </w:pBdr>
            </w:pPr>
            <w:r>
              <w:rPr>
                <w:rFonts w:eastAsia="Arial" w:cs="Arial"/>
                <w:color w:val="000000"/>
                <w:sz w:val="20"/>
              </w:rPr>
              <w:t xml:space="preserve">FRS-CH-REG-OTH-038-001, </w:t>
            </w:r>
            <w:del w:id="70" w:author="Kanungo, Kalpak (Cognizant)" w:date="2026-04-14T18:29:00Z" w16du:dateUtc="2026-04-14T12:59:00Z">
              <w:r w:rsidDel="00F14FFE">
                <w:rPr>
                  <w:rFonts w:eastAsia="Arial" w:cs="Arial"/>
                  <w:color w:val="000000"/>
                  <w:sz w:val="20"/>
                </w:rPr>
                <w:delText>FRS-CH-REG-GEN-008-027</w:delText>
              </w:r>
            </w:del>
            <w:r>
              <w:rPr>
                <w:rFonts w:eastAsia="Arial" w:cs="Arial"/>
                <w:color w:val="000000"/>
                <w:sz w:val="20"/>
              </w:rPr>
              <w:t xml:space="preserve">, </w:t>
            </w:r>
            <w:del w:id="71" w:author="Kanungo, Kalpak (Cognizant)" w:date="2026-04-14T18:23:00Z" w16du:dateUtc="2026-04-14T12:53:00Z">
              <w:r w:rsidDel="008E7181">
                <w:rPr>
                  <w:rFonts w:eastAsia="Arial" w:cs="Arial"/>
                  <w:color w:val="000000"/>
                  <w:sz w:val="20"/>
                </w:rPr>
                <w:delText>FRS-CH-REG-GEN-008-032</w:delText>
              </w:r>
            </w:del>
            <w:ins w:id="72" w:author="Kanungo, Kalpak (Cognizant)" w:date="2026-04-14T18:23:00Z" w16du:dateUtc="2026-04-14T12:53:00Z">
              <w:r w:rsidR="008E7181">
                <w:rPr>
                  <w:rFonts w:eastAsia="Arial" w:cs="Arial"/>
                  <w:color w:val="000000"/>
                  <w:sz w:val="20"/>
                </w:rPr>
                <w:t>URS-CH-REG-GEN-008</w:t>
              </w:r>
            </w:ins>
            <w:r>
              <w:rPr>
                <w:rFonts w:eastAsia="Arial" w:cs="Arial"/>
                <w:color w:val="000000"/>
                <w:sz w:val="20"/>
              </w:rPr>
              <w:t xml:space="preserve">, FRS-CH-REG-OTH-045-001, FRS-CH-REG-OTH-045-002, FRS-CH-REG-GEN-018-001, </w:t>
            </w:r>
            <w:r>
              <w:rPr>
                <w:rFonts w:eastAsia="Arial" w:cs="Arial"/>
                <w:color w:val="000000"/>
                <w:sz w:val="20"/>
              </w:rPr>
              <w:lastRenderedPageBreak/>
              <w:t>FRS-CH-REG-GEN-018-002, FRS-CH-REG-GEN-018-003, FRS-CH-REG-GEN-018-005</w:t>
            </w:r>
          </w:p>
        </w:tc>
      </w:tr>
      <w:tr w:rsidR="00346335" w14:paraId="2D6C0810"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808" w14:textId="77777777" w:rsidR="004613D1" w:rsidRDefault="00B42D70">
            <w:pPr>
              <w:pBdr>
                <w:top w:val="nil"/>
                <w:left w:val="nil"/>
                <w:bottom w:val="nil"/>
                <w:right w:val="nil"/>
              </w:pBdr>
            </w:pPr>
            <w:r>
              <w:rPr>
                <w:rFonts w:eastAsia="Arial" w:cs="Arial"/>
                <w:color w:val="000000"/>
                <w:sz w:val="20"/>
              </w:rPr>
              <w:lastRenderedPageBreak/>
              <w:t>DS-CH-CS-DATAFIELD-006</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809" w14:textId="77777777" w:rsidR="004613D1" w:rsidRDefault="00B42D70">
            <w:pPr>
              <w:pBdr>
                <w:top w:val="nil"/>
                <w:left w:val="nil"/>
                <w:bottom w:val="nil"/>
                <w:right w:val="nil"/>
              </w:pBdr>
            </w:pPr>
            <w:r>
              <w:rPr>
                <w:rFonts w:eastAsia="Arial" w:cs="Arial"/>
                <w:color w:val="000000"/>
                <w:sz w:val="20"/>
              </w:rPr>
              <w:t>The system shall be configured with datafields for Generic Reg Reporting.record.</w:t>
            </w:r>
          </w:p>
          <w:p w14:paraId="2D6C080A" w14:textId="77777777" w:rsidR="004613D1" w:rsidRDefault="00B42D70">
            <w:pPr>
              <w:pBdr>
                <w:top w:val="nil"/>
                <w:left w:val="nil"/>
                <w:bottom w:val="nil"/>
                <w:right w:val="nil"/>
              </w:pBdr>
            </w:pPr>
            <w:r>
              <w:rPr>
                <w:rFonts w:eastAsia="Arial" w:cs="Arial"/>
                <w:color w:val="000000"/>
                <w:sz w:val="20"/>
              </w:rPr>
              <w:t> </w:t>
            </w:r>
          </w:p>
          <w:p w14:paraId="2D6C080B" w14:textId="77777777" w:rsidR="004613D1" w:rsidRDefault="00B42D70">
            <w:pPr>
              <w:pBdr>
                <w:top w:val="nil"/>
                <w:left w:val="nil"/>
                <w:bottom w:val="nil"/>
                <w:right w:val="nil"/>
              </w:pBdr>
            </w:pPr>
            <w:r>
              <w:rPr>
                <w:rFonts w:eastAsia="Arial" w:cs="Arial"/>
                <w:color w:val="000000"/>
                <w:sz w:val="20"/>
              </w:rPr>
              <w:t>Refer Group_Category_Permissions_Export.xls - GROUP_CATEGORY – ‘RR-General-FP’</w:t>
            </w:r>
          </w:p>
          <w:p w14:paraId="2D6C080C" w14:textId="77777777" w:rsidR="004613D1" w:rsidRDefault="00B42D70">
            <w:pPr>
              <w:pBdr>
                <w:top w:val="nil"/>
                <w:left w:val="nil"/>
                <w:bottom w:val="nil"/>
                <w:right w:val="nil"/>
              </w:pBdr>
            </w:pPr>
            <w:r>
              <w:rPr>
                <w:rFonts w:eastAsia="Arial" w:cs="Arial"/>
                <w:color w:val="000000"/>
                <w:sz w:val="20"/>
              </w:rPr>
              <w:t> </w:t>
            </w:r>
          </w:p>
          <w:p w14:paraId="2D6C080D" w14:textId="77777777" w:rsidR="004613D1" w:rsidRDefault="00B42D70">
            <w:pPr>
              <w:pBdr>
                <w:top w:val="nil"/>
                <w:left w:val="nil"/>
                <w:bottom w:val="nil"/>
                <w:right w:val="nil"/>
              </w:pBdr>
            </w:pPr>
            <w:r>
              <w:rPr>
                <w:rFonts w:eastAsia="Arial" w:cs="Arial"/>
                <w:color w:val="000000"/>
                <w:sz w:val="20"/>
              </w:rPr>
              <w:t>Refer QCM TW_Complaint Handling_DesignSpec_ Appendix – 6</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80E"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80F" w14:textId="3EB74D0F" w:rsidR="004613D1" w:rsidRDefault="00B42D70">
            <w:pPr>
              <w:pBdr>
                <w:top w:val="nil"/>
                <w:left w:val="nil"/>
                <w:bottom w:val="nil"/>
                <w:right w:val="nil"/>
              </w:pBdr>
            </w:pPr>
            <w:r>
              <w:rPr>
                <w:rFonts w:eastAsia="Arial" w:cs="Arial"/>
                <w:color w:val="000000"/>
                <w:sz w:val="20"/>
              </w:rPr>
              <w:t xml:space="preserve">FRS-CH-REG-GEN-003-003, FRS-CH-REG-OTH-003-001, FRS-CH-REG-OTH-035-001, </w:t>
            </w:r>
            <w:del w:id="73" w:author="Kanungo, Kalpak (Cognizant)" w:date="2026-04-14T18:29:00Z" w16du:dateUtc="2026-04-14T12:59:00Z">
              <w:r w:rsidDel="00F14FFE">
                <w:rPr>
                  <w:rFonts w:eastAsia="Arial" w:cs="Arial"/>
                  <w:color w:val="000000"/>
                  <w:sz w:val="20"/>
                </w:rPr>
                <w:delText>FRS-CH-REG-GEN-008-027</w:delText>
              </w:r>
            </w:del>
            <w:r>
              <w:rPr>
                <w:rFonts w:eastAsia="Arial" w:cs="Arial"/>
                <w:color w:val="000000"/>
                <w:sz w:val="20"/>
              </w:rPr>
              <w:t xml:space="preserve">, </w:t>
            </w:r>
            <w:del w:id="74" w:author="Kanungo, Kalpak (Cognizant)" w:date="2026-04-14T18:23:00Z" w16du:dateUtc="2026-04-14T12:53:00Z">
              <w:r w:rsidDel="008E7181">
                <w:rPr>
                  <w:rFonts w:eastAsia="Arial" w:cs="Arial"/>
                  <w:color w:val="000000"/>
                  <w:sz w:val="20"/>
                </w:rPr>
                <w:delText>FRS-CH-REG-GEN-008-032</w:delText>
              </w:r>
            </w:del>
            <w:ins w:id="75" w:author="Kanungo, Kalpak (Cognizant)" w:date="2026-04-14T18:23:00Z" w16du:dateUtc="2026-04-14T12:53:00Z">
              <w:r w:rsidR="008E7181">
                <w:rPr>
                  <w:rFonts w:eastAsia="Arial" w:cs="Arial"/>
                  <w:color w:val="000000"/>
                  <w:sz w:val="20"/>
                </w:rPr>
                <w:t>URS-CH-REG-GEN-008</w:t>
              </w:r>
            </w:ins>
            <w:r>
              <w:rPr>
                <w:rFonts w:eastAsia="Arial" w:cs="Arial"/>
                <w:color w:val="000000"/>
                <w:sz w:val="20"/>
              </w:rPr>
              <w:t>, FRS-CH-REG-OTH-045-001, FRS-CH-REG-OTH-045-002, FRS-CH-REG-GEN-018-001, FRS-CH-REG-GEN-018-002, FRS-CH-REG-GEN-018-003,FRS-CH-REG-GEN-018-005</w:t>
            </w:r>
          </w:p>
        </w:tc>
      </w:tr>
      <w:tr w:rsidR="00346335" w14:paraId="2D6C0819"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811" w14:textId="77777777" w:rsidR="004613D1" w:rsidRDefault="00B42D70">
            <w:pPr>
              <w:pBdr>
                <w:top w:val="nil"/>
                <w:left w:val="nil"/>
                <w:bottom w:val="nil"/>
                <w:right w:val="nil"/>
              </w:pBdr>
            </w:pPr>
            <w:r>
              <w:rPr>
                <w:rFonts w:eastAsia="Arial" w:cs="Arial"/>
                <w:color w:val="000000"/>
                <w:sz w:val="20"/>
              </w:rPr>
              <w:t>DS-CH-CS-DATAFIELD-008</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812" w14:textId="77777777" w:rsidR="004613D1" w:rsidRDefault="00B42D70">
            <w:pPr>
              <w:pBdr>
                <w:top w:val="nil"/>
                <w:left w:val="nil"/>
                <w:bottom w:val="nil"/>
                <w:right w:val="nil"/>
              </w:pBdr>
            </w:pPr>
            <w:r>
              <w:rPr>
                <w:rFonts w:eastAsia="Arial" w:cs="Arial"/>
                <w:color w:val="000000"/>
                <w:sz w:val="20"/>
              </w:rPr>
              <w:t>The system shall be configured with datafields for Reg Reporting Japan record.</w:t>
            </w:r>
          </w:p>
          <w:p w14:paraId="2D6C0813" w14:textId="77777777" w:rsidR="004613D1" w:rsidRDefault="00B42D70">
            <w:pPr>
              <w:pBdr>
                <w:top w:val="nil"/>
                <w:left w:val="nil"/>
                <w:bottom w:val="nil"/>
                <w:right w:val="nil"/>
              </w:pBdr>
            </w:pPr>
            <w:r>
              <w:rPr>
                <w:rFonts w:eastAsia="Arial" w:cs="Arial"/>
                <w:color w:val="000000"/>
                <w:sz w:val="20"/>
              </w:rPr>
              <w:t> </w:t>
            </w:r>
          </w:p>
          <w:p w14:paraId="2D6C0814" w14:textId="77777777" w:rsidR="004613D1" w:rsidRDefault="00B42D70">
            <w:pPr>
              <w:pBdr>
                <w:top w:val="nil"/>
                <w:left w:val="nil"/>
                <w:bottom w:val="nil"/>
                <w:right w:val="nil"/>
              </w:pBdr>
            </w:pPr>
            <w:r>
              <w:rPr>
                <w:rFonts w:eastAsia="Arial" w:cs="Arial"/>
                <w:color w:val="000000"/>
                <w:sz w:val="20"/>
              </w:rPr>
              <w:t>Refer Group_Category_Permissions_Export.xls - GROUP_CATEGORY – ‘RR-Japan-FP’</w:t>
            </w:r>
          </w:p>
          <w:p w14:paraId="2D6C0815" w14:textId="77777777" w:rsidR="004613D1" w:rsidRDefault="00B42D70">
            <w:pPr>
              <w:pBdr>
                <w:top w:val="nil"/>
                <w:left w:val="nil"/>
                <w:bottom w:val="nil"/>
                <w:right w:val="nil"/>
              </w:pBdr>
            </w:pPr>
            <w:r>
              <w:rPr>
                <w:rFonts w:eastAsia="Arial" w:cs="Arial"/>
                <w:color w:val="000000"/>
                <w:sz w:val="20"/>
              </w:rPr>
              <w:t> </w:t>
            </w:r>
          </w:p>
          <w:p w14:paraId="2D6C0816" w14:textId="77777777" w:rsidR="004613D1" w:rsidRDefault="00B42D70">
            <w:pPr>
              <w:pBdr>
                <w:top w:val="nil"/>
                <w:left w:val="nil"/>
                <w:bottom w:val="nil"/>
                <w:right w:val="nil"/>
              </w:pBdr>
            </w:pPr>
            <w:r>
              <w:rPr>
                <w:rFonts w:eastAsia="Arial" w:cs="Arial"/>
                <w:color w:val="000000"/>
                <w:sz w:val="20"/>
              </w:rPr>
              <w:t>Refer QCM TW_Complaint Handling_DesignSpec_ Appendix – 6</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817"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818" w14:textId="19140AB9" w:rsidR="004613D1" w:rsidRDefault="00B42D70">
            <w:pPr>
              <w:pBdr>
                <w:top w:val="nil"/>
                <w:left w:val="nil"/>
                <w:bottom w:val="nil"/>
                <w:right w:val="nil"/>
              </w:pBdr>
            </w:pPr>
            <w:r>
              <w:rPr>
                <w:rFonts w:eastAsia="Arial" w:cs="Arial"/>
                <w:color w:val="000000"/>
                <w:sz w:val="20"/>
              </w:rPr>
              <w:t xml:space="preserve">FRS-CH-REG-OTH-040-001, </w:t>
            </w:r>
            <w:del w:id="76" w:author="Kanungo, Kalpak (Cognizant)" w:date="2026-04-14T18:29:00Z" w16du:dateUtc="2026-04-14T12:59:00Z">
              <w:r w:rsidDel="00F14FFE">
                <w:rPr>
                  <w:rFonts w:eastAsia="Arial" w:cs="Arial"/>
                  <w:color w:val="000000"/>
                  <w:sz w:val="20"/>
                </w:rPr>
                <w:delText>FRS-CH-REG-GEN-008-027</w:delText>
              </w:r>
            </w:del>
            <w:r>
              <w:rPr>
                <w:rFonts w:eastAsia="Arial" w:cs="Arial"/>
                <w:color w:val="000000"/>
                <w:sz w:val="20"/>
              </w:rPr>
              <w:t xml:space="preserve">, </w:t>
            </w:r>
            <w:del w:id="77" w:author="Kanungo, Kalpak (Cognizant)" w:date="2026-04-14T18:23:00Z" w16du:dateUtc="2026-04-14T12:53:00Z">
              <w:r w:rsidDel="008E7181">
                <w:rPr>
                  <w:rFonts w:eastAsia="Arial" w:cs="Arial"/>
                  <w:color w:val="000000"/>
                  <w:sz w:val="20"/>
                </w:rPr>
                <w:delText>FRS-CH-REG-GEN-008-032</w:delText>
              </w:r>
            </w:del>
            <w:ins w:id="78" w:author="Kanungo, Kalpak (Cognizant)" w:date="2026-04-14T18:23:00Z" w16du:dateUtc="2026-04-14T12:53:00Z">
              <w:r w:rsidR="008E7181">
                <w:rPr>
                  <w:rFonts w:eastAsia="Arial" w:cs="Arial"/>
                  <w:color w:val="000000"/>
                  <w:sz w:val="20"/>
                </w:rPr>
                <w:t>URS-CH-REG-GEN-008</w:t>
              </w:r>
            </w:ins>
            <w:r>
              <w:rPr>
                <w:rFonts w:eastAsia="Arial" w:cs="Arial"/>
                <w:color w:val="000000"/>
                <w:sz w:val="20"/>
              </w:rPr>
              <w:t>, FRS-CH-REG-OTH-045-001, FRS-CH-REG-OTH-045-002, FRS-CH-REG-GEN-018-001, FRS-CH-REG-GEN-018-002, FRS-CH-REG-GEN-018-003, FRS-CH-REG-GEN-018-005</w:t>
            </w:r>
          </w:p>
        </w:tc>
      </w:tr>
      <w:tr w:rsidR="00346335" w14:paraId="2D6C0822"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81A" w14:textId="77777777" w:rsidR="004613D1" w:rsidRDefault="00B42D70">
            <w:pPr>
              <w:pBdr>
                <w:top w:val="nil"/>
                <w:left w:val="nil"/>
                <w:bottom w:val="nil"/>
                <w:right w:val="nil"/>
              </w:pBdr>
            </w:pPr>
            <w:r>
              <w:rPr>
                <w:rFonts w:eastAsia="Arial" w:cs="Arial"/>
                <w:color w:val="000000"/>
                <w:sz w:val="20"/>
              </w:rPr>
              <w:t>DS-CH-CS-DATAFIELD-009</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81B" w14:textId="77777777" w:rsidR="004613D1" w:rsidRDefault="00B42D70">
            <w:pPr>
              <w:pBdr>
                <w:top w:val="nil"/>
                <w:left w:val="nil"/>
                <w:bottom w:val="nil"/>
                <w:right w:val="nil"/>
              </w:pBdr>
            </w:pPr>
            <w:r>
              <w:rPr>
                <w:rFonts w:eastAsia="Arial" w:cs="Arial"/>
                <w:color w:val="000000"/>
                <w:sz w:val="20"/>
              </w:rPr>
              <w:t>The system shall be configured with datafields for Reg Reporting Korea record.</w:t>
            </w:r>
          </w:p>
          <w:p w14:paraId="2D6C081C" w14:textId="77777777" w:rsidR="004613D1" w:rsidRDefault="00B42D70">
            <w:pPr>
              <w:pBdr>
                <w:top w:val="nil"/>
                <w:left w:val="nil"/>
                <w:bottom w:val="nil"/>
                <w:right w:val="nil"/>
              </w:pBdr>
            </w:pPr>
            <w:r>
              <w:rPr>
                <w:rFonts w:eastAsia="Arial" w:cs="Arial"/>
                <w:color w:val="000000"/>
                <w:sz w:val="20"/>
              </w:rPr>
              <w:t> </w:t>
            </w:r>
          </w:p>
          <w:p w14:paraId="2D6C081D" w14:textId="77777777" w:rsidR="004613D1" w:rsidRDefault="00B42D70">
            <w:pPr>
              <w:pBdr>
                <w:top w:val="nil"/>
                <w:left w:val="nil"/>
                <w:bottom w:val="nil"/>
                <w:right w:val="nil"/>
              </w:pBdr>
            </w:pPr>
            <w:r>
              <w:rPr>
                <w:rFonts w:eastAsia="Arial" w:cs="Arial"/>
                <w:color w:val="000000"/>
                <w:sz w:val="20"/>
              </w:rPr>
              <w:t>Refer Group_Category_Permissions_Export.xls - GROUP_CATEGORY – ‘RR-Korea-FP’</w:t>
            </w:r>
          </w:p>
          <w:p w14:paraId="2D6C081E" w14:textId="77777777" w:rsidR="004613D1" w:rsidRDefault="00B42D70">
            <w:pPr>
              <w:pBdr>
                <w:top w:val="nil"/>
                <w:left w:val="nil"/>
                <w:bottom w:val="nil"/>
                <w:right w:val="nil"/>
              </w:pBdr>
            </w:pPr>
            <w:r>
              <w:rPr>
                <w:rFonts w:eastAsia="Arial" w:cs="Arial"/>
                <w:color w:val="000000"/>
                <w:sz w:val="20"/>
              </w:rPr>
              <w:t> </w:t>
            </w:r>
          </w:p>
          <w:p w14:paraId="2D6C081F" w14:textId="77777777" w:rsidR="004613D1" w:rsidRDefault="00B42D70">
            <w:pPr>
              <w:pBdr>
                <w:top w:val="nil"/>
                <w:left w:val="nil"/>
                <w:bottom w:val="nil"/>
                <w:right w:val="nil"/>
              </w:pBdr>
            </w:pPr>
            <w:r>
              <w:rPr>
                <w:rFonts w:eastAsia="Arial" w:cs="Arial"/>
                <w:color w:val="000000"/>
                <w:sz w:val="20"/>
              </w:rPr>
              <w:t>Refer QCM TW_Complaint Handling_DesignSpec_ Appendix – 6</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820"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821" w14:textId="30EC1F9E" w:rsidR="004613D1" w:rsidRDefault="00B42D70">
            <w:pPr>
              <w:pBdr>
                <w:top w:val="nil"/>
                <w:left w:val="nil"/>
                <w:bottom w:val="nil"/>
                <w:right w:val="nil"/>
              </w:pBdr>
            </w:pPr>
            <w:r>
              <w:rPr>
                <w:rFonts w:eastAsia="Arial" w:cs="Arial"/>
                <w:color w:val="000000"/>
                <w:sz w:val="20"/>
              </w:rPr>
              <w:t xml:space="preserve">FRS-CH-REG-OTH-041-001, </w:t>
            </w:r>
            <w:del w:id="79" w:author="Kanungo, Kalpak (Cognizant)" w:date="2026-04-14T18:29:00Z" w16du:dateUtc="2026-04-14T12:59:00Z">
              <w:r w:rsidDel="00F14FFE">
                <w:rPr>
                  <w:rFonts w:eastAsia="Arial" w:cs="Arial"/>
                  <w:color w:val="000000"/>
                  <w:sz w:val="20"/>
                </w:rPr>
                <w:delText>FRS-CH-REG-GEN-008-027</w:delText>
              </w:r>
            </w:del>
            <w:r>
              <w:rPr>
                <w:rFonts w:eastAsia="Arial" w:cs="Arial"/>
                <w:color w:val="000000"/>
                <w:sz w:val="20"/>
              </w:rPr>
              <w:t xml:space="preserve">, </w:t>
            </w:r>
            <w:del w:id="80" w:author="Kanungo, Kalpak (Cognizant)" w:date="2026-04-14T18:23:00Z" w16du:dateUtc="2026-04-14T12:53:00Z">
              <w:r w:rsidDel="008E7181">
                <w:rPr>
                  <w:rFonts w:eastAsia="Arial" w:cs="Arial"/>
                  <w:color w:val="000000"/>
                  <w:sz w:val="20"/>
                </w:rPr>
                <w:delText>FRS-CH-REG-GEN-008-032</w:delText>
              </w:r>
            </w:del>
            <w:ins w:id="81" w:author="Kanungo, Kalpak (Cognizant)" w:date="2026-04-14T18:23:00Z" w16du:dateUtc="2026-04-14T12:53:00Z">
              <w:r w:rsidR="008E7181">
                <w:rPr>
                  <w:rFonts w:eastAsia="Arial" w:cs="Arial"/>
                  <w:color w:val="000000"/>
                  <w:sz w:val="20"/>
                </w:rPr>
                <w:t>URS-CH-REG-GEN-008</w:t>
              </w:r>
            </w:ins>
            <w:r>
              <w:rPr>
                <w:rFonts w:eastAsia="Arial" w:cs="Arial"/>
                <w:color w:val="000000"/>
                <w:sz w:val="20"/>
              </w:rPr>
              <w:t>, FRS-CH-REG-OTH-045-001, FRS-CH-REG-OTH-045-002, FRS-CH-REG-GEN-018-001, FRS-CH-REG-GEN-018-002, FRS-CH-REG-GEN-018-003, FRS-CH-REG-GEN-018-005</w:t>
            </w:r>
          </w:p>
        </w:tc>
      </w:tr>
      <w:tr w:rsidR="00346335" w14:paraId="2D6C082B"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823" w14:textId="77777777" w:rsidR="004613D1" w:rsidRDefault="00B42D70">
            <w:pPr>
              <w:pBdr>
                <w:top w:val="nil"/>
                <w:left w:val="nil"/>
                <w:bottom w:val="nil"/>
                <w:right w:val="nil"/>
              </w:pBdr>
            </w:pPr>
            <w:r>
              <w:rPr>
                <w:rFonts w:eastAsia="Arial" w:cs="Arial"/>
                <w:color w:val="000000"/>
                <w:sz w:val="20"/>
              </w:rPr>
              <w:lastRenderedPageBreak/>
              <w:t>DS-CH-CS-DATAFIELD-010</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824" w14:textId="77777777" w:rsidR="004613D1" w:rsidRDefault="00B42D70">
            <w:pPr>
              <w:pBdr>
                <w:top w:val="nil"/>
                <w:left w:val="nil"/>
                <w:bottom w:val="nil"/>
                <w:right w:val="nil"/>
              </w:pBdr>
            </w:pPr>
            <w:r>
              <w:rPr>
                <w:rFonts w:eastAsia="Arial" w:cs="Arial"/>
                <w:color w:val="000000"/>
                <w:sz w:val="20"/>
              </w:rPr>
              <w:t>The system shall be configured with datafields for Reg Reporting Singapore record.</w:t>
            </w:r>
          </w:p>
          <w:p w14:paraId="2D6C0825" w14:textId="77777777" w:rsidR="004613D1" w:rsidRDefault="00B42D70">
            <w:pPr>
              <w:pBdr>
                <w:top w:val="nil"/>
                <w:left w:val="nil"/>
                <w:bottom w:val="nil"/>
                <w:right w:val="nil"/>
              </w:pBdr>
            </w:pPr>
            <w:r>
              <w:rPr>
                <w:rFonts w:eastAsia="Arial" w:cs="Arial"/>
                <w:color w:val="000000"/>
                <w:sz w:val="20"/>
              </w:rPr>
              <w:t> </w:t>
            </w:r>
          </w:p>
          <w:p w14:paraId="2D6C0826" w14:textId="77777777" w:rsidR="004613D1" w:rsidRDefault="00B42D70">
            <w:pPr>
              <w:pBdr>
                <w:top w:val="nil"/>
                <w:left w:val="nil"/>
                <w:bottom w:val="nil"/>
                <w:right w:val="nil"/>
              </w:pBdr>
            </w:pPr>
            <w:r>
              <w:rPr>
                <w:rFonts w:eastAsia="Arial" w:cs="Arial"/>
                <w:color w:val="000000"/>
                <w:sz w:val="20"/>
              </w:rPr>
              <w:t>Refer Group_Category_Permissions_Export.xls - GROUP_CATEGORY – ‘RR-Singapore-FP</w:t>
            </w:r>
          </w:p>
          <w:p w14:paraId="2D6C0827" w14:textId="77777777" w:rsidR="004613D1" w:rsidRDefault="00B42D70">
            <w:pPr>
              <w:pBdr>
                <w:top w:val="nil"/>
                <w:left w:val="nil"/>
                <w:bottom w:val="nil"/>
                <w:right w:val="nil"/>
              </w:pBdr>
            </w:pPr>
            <w:r>
              <w:rPr>
                <w:rFonts w:eastAsia="Arial" w:cs="Arial"/>
                <w:color w:val="000000"/>
                <w:sz w:val="20"/>
              </w:rPr>
              <w:t> </w:t>
            </w:r>
          </w:p>
          <w:p w14:paraId="2D6C0828" w14:textId="77777777" w:rsidR="004613D1" w:rsidRDefault="00B42D70">
            <w:pPr>
              <w:pBdr>
                <w:top w:val="nil"/>
                <w:left w:val="nil"/>
                <w:bottom w:val="nil"/>
                <w:right w:val="nil"/>
              </w:pBdr>
            </w:pPr>
            <w:r>
              <w:rPr>
                <w:rFonts w:eastAsia="Arial" w:cs="Arial"/>
                <w:color w:val="000000"/>
                <w:sz w:val="20"/>
              </w:rPr>
              <w:t>Refer QCM TW_Complaint Handling_DesignSpec_ Appendix – 6</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829"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82A" w14:textId="6D85C404" w:rsidR="004613D1" w:rsidRDefault="00B42D70">
            <w:pPr>
              <w:pBdr>
                <w:top w:val="nil"/>
                <w:left w:val="nil"/>
                <w:bottom w:val="nil"/>
                <w:right w:val="nil"/>
              </w:pBdr>
            </w:pPr>
            <w:r>
              <w:rPr>
                <w:rFonts w:eastAsia="Arial" w:cs="Arial"/>
                <w:color w:val="000000"/>
                <w:sz w:val="20"/>
              </w:rPr>
              <w:t xml:space="preserve">FRS-CH-REG-GEN-003-005, FRS-CH-REG-OTH-043-001, </w:t>
            </w:r>
            <w:del w:id="82" w:author="Kanungo, Kalpak (Cognizant)" w:date="2026-04-14T18:29:00Z" w16du:dateUtc="2026-04-14T12:59:00Z">
              <w:r w:rsidDel="00F14FFE">
                <w:rPr>
                  <w:rFonts w:eastAsia="Arial" w:cs="Arial"/>
                  <w:color w:val="000000"/>
                  <w:sz w:val="20"/>
                </w:rPr>
                <w:delText>FRS-CH-REG-GEN-008-027</w:delText>
              </w:r>
            </w:del>
            <w:r>
              <w:rPr>
                <w:rFonts w:eastAsia="Arial" w:cs="Arial"/>
                <w:color w:val="000000"/>
                <w:sz w:val="20"/>
              </w:rPr>
              <w:t xml:space="preserve">, </w:t>
            </w:r>
            <w:del w:id="83" w:author="Kanungo, Kalpak (Cognizant)" w:date="2026-04-14T18:23:00Z" w16du:dateUtc="2026-04-14T12:53:00Z">
              <w:r w:rsidDel="008E7181">
                <w:rPr>
                  <w:rFonts w:eastAsia="Arial" w:cs="Arial"/>
                  <w:color w:val="000000"/>
                  <w:sz w:val="20"/>
                </w:rPr>
                <w:delText>FRS-CH-REG-GEN-008-032</w:delText>
              </w:r>
            </w:del>
            <w:ins w:id="84" w:author="Kanungo, Kalpak (Cognizant)" w:date="2026-04-14T18:23:00Z" w16du:dateUtc="2026-04-14T12:53:00Z">
              <w:r w:rsidR="008E7181">
                <w:rPr>
                  <w:rFonts w:eastAsia="Arial" w:cs="Arial"/>
                  <w:color w:val="000000"/>
                  <w:sz w:val="20"/>
                </w:rPr>
                <w:t>URS-CH-REG-GEN-008</w:t>
              </w:r>
            </w:ins>
            <w:r>
              <w:rPr>
                <w:rFonts w:eastAsia="Arial" w:cs="Arial"/>
                <w:color w:val="000000"/>
                <w:sz w:val="20"/>
              </w:rPr>
              <w:t>, FRS-CH-REG-OTH-045-001, FRS-CH-REG-OTH-045-002, FRS-CH-REG-GEN-018-001, FRS-CH-REG-GEN-018-002, FRS-CH-REG-GEN-018-003, FRS-CH-REG-GEN-018-005</w:t>
            </w:r>
          </w:p>
        </w:tc>
      </w:tr>
      <w:tr w:rsidR="00346335" w14:paraId="2D6C0834"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82C" w14:textId="77777777" w:rsidR="004613D1" w:rsidRDefault="00B42D70">
            <w:pPr>
              <w:pBdr>
                <w:top w:val="nil"/>
                <w:left w:val="nil"/>
                <w:bottom w:val="nil"/>
                <w:right w:val="nil"/>
              </w:pBdr>
            </w:pPr>
            <w:r>
              <w:rPr>
                <w:rFonts w:eastAsia="Arial" w:cs="Arial"/>
                <w:color w:val="000000"/>
                <w:sz w:val="20"/>
              </w:rPr>
              <w:t>DS-CH-CS-DATAFIELD-011</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82D" w14:textId="77777777" w:rsidR="004613D1" w:rsidRDefault="00B42D70">
            <w:pPr>
              <w:pBdr>
                <w:top w:val="nil"/>
                <w:left w:val="nil"/>
                <w:bottom w:val="nil"/>
                <w:right w:val="nil"/>
              </w:pBdr>
            </w:pPr>
            <w:r>
              <w:rPr>
                <w:rFonts w:eastAsia="Arial" w:cs="Arial"/>
                <w:color w:val="000000"/>
                <w:sz w:val="20"/>
              </w:rPr>
              <w:t>The system shall be configured with datafields for Reg Reporting Taiwan record.</w:t>
            </w:r>
          </w:p>
          <w:p w14:paraId="2D6C082E" w14:textId="77777777" w:rsidR="004613D1" w:rsidRDefault="00B42D70">
            <w:pPr>
              <w:pBdr>
                <w:top w:val="nil"/>
                <w:left w:val="nil"/>
                <w:bottom w:val="nil"/>
                <w:right w:val="nil"/>
              </w:pBdr>
            </w:pPr>
            <w:r>
              <w:rPr>
                <w:rFonts w:eastAsia="Arial" w:cs="Arial"/>
                <w:color w:val="000000"/>
                <w:sz w:val="20"/>
              </w:rPr>
              <w:t> </w:t>
            </w:r>
          </w:p>
          <w:p w14:paraId="2D6C082F" w14:textId="77777777" w:rsidR="004613D1" w:rsidRDefault="00B42D70">
            <w:pPr>
              <w:pBdr>
                <w:top w:val="nil"/>
                <w:left w:val="nil"/>
                <w:bottom w:val="nil"/>
                <w:right w:val="nil"/>
              </w:pBdr>
            </w:pPr>
            <w:r>
              <w:rPr>
                <w:rFonts w:eastAsia="Arial" w:cs="Arial"/>
                <w:color w:val="000000"/>
                <w:sz w:val="20"/>
              </w:rPr>
              <w:t>Refer Group_Category_Permissions_Export.xls - GROUP_CATEGORY – ‘RR-Taiwan-FP’</w:t>
            </w:r>
          </w:p>
          <w:p w14:paraId="2D6C0830" w14:textId="77777777" w:rsidR="004613D1" w:rsidRDefault="00B42D70">
            <w:pPr>
              <w:pBdr>
                <w:top w:val="nil"/>
                <w:left w:val="nil"/>
                <w:bottom w:val="nil"/>
                <w:right w:val="nil"/>
              </w:pBdr>
            </w:pPr>
            <w:r>
              <w:rPr>
                <w:rFonts w:eastAsia="Arial" w:cs="Arial"/>
                <w:color w:val="000000"/>
                <w:sz w:val="20"/>
              </w:rPr>
              <w:t> </w:t>
            </w:r>
          </w:p>
          <w:p w14:paraId="2D6C0831" w14:textId="77777777" w:rsidR="004613D1" w:rsidRDefault="00B42D70">
            <w:pPr>
              <w:pBdr>
                <w:top w:val="nil"/>
                <w:left w:val="nil"/>
                <w:bottom w:val="nil"/>
                <w:right w:val="nil"/>
              </w:pBdr>
            </w:pPr>
            <w:r>
              <w:rPr>
                <w:rFonts w:eastAsia="Arial" w:cs="Arial"/>
                <w:color w:val="000000"/>
                <w:sz w:val="20"/>
              </w:rPr>
              <w:t>Refer QCM TW_Complaint Handling_DesignSpec_ Appendix – 6</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832"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833" w14:textId="3FBDC291" w:rsidR="004613D1" w:rsidRDefault="00B42D70">
            <w:pPr>
              <w:pBdr>
                <w:top w:val="nil"/>
                <w:left w:val="nil"/>
                <w:bottom w:val="nil"/>
                <w:right w:val="nil"/>
              </w:pBdr>
            </w:pPr>
            <w:r>
              <w:rPr>
                <w:rFonts w:eastAsia="Arial" w:cs="Arial"/>
                <w:color w:val="000000"/>
                <w:sz w:val="20"/>
              </w:rPr>
              <w:t xml:space="preserve">FRS-CH-REG-GEN-003-006, FRS-CH-REG-OTH-042-001, </w:t>
            </w:r>
            <w:del w:id="85" w:author="Kanungo, Kalpak (Cognizant)" w:date="2026-04-14T18:29:00Z" w16du:dateUtc="2026-04-14T12:59:00Z">
              <w:r w:rsidDel="00F14FFE">
                <w:rPr>
                  <w:rFonts w:eastAsia="Arial" w:cs="Arial"/>
                  <w:color w:val="000000"/>
                  <w:sz w:val="20"/>
                </w:rPr>
                <w:delText>FRS-CH-REG-GEN-008-027</w:delText>
              </w:r>
            </w:del>
            <w:r>
              <w:rPr>
                <w:rFonts w:eastAsia="Arial" w:cs="Arial"/>
                <w:color w:val="000000"/>
                <w:sz w:val="20"/>
              </w:rPr>
              <w:t xml:space="preserve">, </w:t>
            </w:r>
            <w:del w:id="86" w:author="Kanungo, Kalpak (Cognizant)" w:date="2026-04-14T18:23:00Z" w16du:dateUtc="2026-04-14T12:53:00Z">
              <w:r w:rsidDel="008E7181">
                <w:rPr>
                  <w:rFonts w:eastAsia="Arial" w:cs="Arial"/>
                  <w:color w:val="000000"/>
                  <w:sz w:val="20"/>
                </w:rPr>
                <w:delText>FRS-CH-REG-GEN-008-032</w:delText>
              </w:r>
            </w:del>
            <w:ins w:id="87" w:author="Kanungo, Kalpak (Cognizant)" w:date="2026-04-14T18:23:00Z" w16du:dateUtc="2026-04-14T12:53:00Z">
              <w:r w:rsidR="008E7181">
                <w:rPr>
                  <w:rFonts w:eastAsia="Arial" w:cs="Arial"/>
                  <w:color w:val="000000"/>
                  <w:sz w:val="20"/>
                </w:rPr>
                <w:t>URS-CH-REG-GEN-008</w:t>
              </w:r>
            </w:ins>
            <w:r>
              <w:rPr>
                <w:rFonts w:eastAsia="Arial" w:cs="Arial"/>
                <w:color w:val="000000"/>
                <w:sz w:val="20"/>
              </w:rPr>
              <w:t>, FRS-CH-REG-OTH-045-001, FRS-CH-REG-OTH-045-002, FRS-CH-REG-GEN-018-001, FRS-CH-REG-GEN-018-002, FRS-CH-REG-GEN-018-003, FRS-CH-REG-GEN-018-005</w:t>
            </w:r>
          </w:p>
        </w:tc>
      </w:tr>
      <w:tr w:rsidR="00346335" w14:paraId="2D6C083D"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835" w14:textId="77777777" w:rsidR="004613D1" w:rsidRDefault="00B42D70">
            <w:pPr>
              <w:pBdr>
                <w:top w:val="nil"/>
                <w:left w:val="nil"/>
                <w:bottom w:val="nil"/>
                <w:right w:val="nil"/>
              </w:pBdr>
            </w:pPr>
            <w:commentRangeStart w:id="88"/>
            <w:commentRangeStart w:id="89"/>
            <w:commentRangeStart w:id="90"/>
            <w:r>
              <w:rPr>
                <w:rFonts w:eastAsia="Arial" w:cs="Arial"/>
                <w:color w:val="000000"/>
                <w:sz w:val="20"/>
              </w:rPr>
              <w:t>DS-CH-CS-DATAFIELD-012</w:t>
            </w:r>
            <w:commentRangeEnd w:id="88"/>
            <w:r w:rsidR="00425A29">
              <w:rPr>
                <w:rStyle w:val="CommentReference"/>
                <w:sz w:val="18"/>
                <w:szCs w:val="24"/>
              </w:rPr>
              <w:commentReference w:id="88"/>
            </w:r>
            <w:commentRangeEnd w:id="89"/>
            <w:r w:rsidR="00C51CAF">
              <w:rPr>
                <w:rStyle w:val="CommentReference"/>
                <w:sz w:val="18"/>
                <w:szCs w:val="24"/>
              </w:rPr>
              <w:commentReference w:id="89"/>
            </w:r>
            <w:commentRangeEnd w:id="90"/>
            <w:r w:rsidR="005B7787">
              <w:rPr>
                <w:rStyle w:val="CommentReference"/>
                <w:sz w:val="18"/>
                <w:szCs w:val="24"/>
              </w:rPr>
              <w:commentReference w:id="90"/>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836" w14:textId="77777777" w:rsidR="004613D1" w:rsidRDefault="00B42D70">
            <w:pPr>
              <w:pBdr>
                <w:top w:val="nil"/>
                <w:left w:val="nil"/>
                <w:bottom w:val="nil"/>
                <w:right w:val="nil"/>
              </w:pBdr>
            </w:pPr>
            <w:r>
              <w:rPr>
                <w:rFonts w:eastAsia="Arial" w:cs="Arial"/>
                <w:color w:val="000000"/>
                <w:sz w:val="20"/>
              </w:rPr>
              <w:t>The system shall be configured with datafields for MIR record.</w:t>
            </w:r>
          </w:p>
          <w:p w14:paraId="2D6C0837" w14:textId="77777777" w:rsidR="004613D1" w:rsidRDefault="00B42D70">
            <w:pPr>
              <w:pBdr>
                <w:top w:val="nil"/>
                <w:left w:val="nil"/>
                <w:bottom w:val="nil"/>
                <w:right w:val="nil"/>
              </w:pBdr>
            </w:pPr>
            <w:r>
              <w:rPr>
                <w:rFonts w:eastAsia="Arial" w:cs="Arial"/>
                <w:color w:val="000000"/>
                <w:sz w:val="20"/>
              </w:rPr>
              <w:t> </w:t>
            </w:r>
          </w:p>
          <w:p w14:paraId="2D6C0838" w14:textId="77777777" w:rsidR="004613D1" w:rsidRDefault="00B42D70">
            <w:pPr>
              <w:pBdr>
                <w:top w:val="nil"/>
                <w:left w:val="nil"/>
                <w:bottom w:val="nil"/>
                <w:right w:val="nil"/>
              </w:pBdr>
            </w:pPr>
            <w:r>
              <w:rPr>
                <w:rFonts w:eastAsia="Arial" w:cs="Arial"/>
                <w:color w:val="000000"/>
                <w:sz w:val="20"/>
              </w:rPr>
              <w:t>Refer Group_Category_Permissions_Export.xls - GROUP_CATEGORY – ‘MIR - FP’</w:t>
            </w:r>
          </w:p>
          <w:p w14:paraId="2D6C0839" w14:textId="77777777" w:rsidR="004613D1" w:rsidRDefault="00B42D70">
            <w:pPr>
              <w:pBdr>
                <w:top w:val="nil"/>
                <w:left w:val="nil"/>
                <w:bottom w:val="nil"/>
                <w:right w:val="nil"/>
              </w:pBdr>
            </w:pPr>
            <w:r>
              <w:rPr>
                <w:rFonts w:eastAsia="Arial" w:cs="Arial"/>
                <w:color w:val="000000"/>
                <w:sz w:val="20"/>
              </w:rPr>
              <w:t> </w:t>
            </w:r>
          </w:p>
          <w:p w14:paraId="2D6C083A" w14:textId="77777777" w:rsidR="004613D1" w:rsidRDefault="00B42D70">
            <w:pPr>
              <w:pBdr>
                <w:top w:val="nil"/>
                <w:left w:val="nil"/>
                <w:bottom w:val="nil"/>
                <w:right w:val="nil"/>
              </w:pBdr>
            </w:pPr>
            <w:r>
              <w:rPr>
                <w:rFonts w:eastAsia="Arial" w:cs="Arial"/>
                <w:color w:val="000000"/>
                <w:sz w:val="20"/>
              </w:rPr>
              <w:t>Refer QCM TW_Complaint Handling_DesignSpec_ Appendix – 6</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83B" w14:textId="77777777" w:rsidR="004613D1" w:rsidRDefault="00B42D70">
            <w:pPr>
              <w:pBdr>
                <w:top w:val="nil"/>
                <w:left w:val="nil"/>
                <w:bottom w:val="nil"/>
                <w:right w:val="nil"/>
              </w:pBdr>
              <w:jc w:val="center"/>
            </w:pPr>
            <w:r>
              <w:rPr>
                <w:rFonts w:eastAsia="Arial" w:cs="Arial"/>
                <w:color w:val="000000"/>
                <w:sz w:val="20"/>
              </w:rPr>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83C" w14:textId="6DDE0AEA" w:rsidR="004613D1" w:rsidRDefault="00B42D70">
            <w:pPr>
              <w:pBdr>
                <w:top w:val="nil"/>
                <w:left w:val="nil"/>
                <w:bottom w:val="nil"/>
                <w:right w:val="nil"/>
              </w:pBdr>
            </w:pPr>
            <w:r>
              <w:rPr>
                <w:rFonts w:eastAsia="Arial" w:cs="Arial"/>
                <w:color w:val="000000"/>
                <w:sz w:val="20"/>
              </w:rPr>
              <w:t xml:space="preserve">FRS-CH-REG-MIR-003-001, FRS-CH-REG-MIR-011-001, </w:t>
            </w:r>
            <w:del w:id="91" w:author="Kanungo, Kalpak (Cognizant)" w:date="2026-04-14T18:29:00Z" w16du:dateUtc="2026-04-14T12:59:00Z">
              <w:r w:rsidDel="00F14FFE">
                <w:rPr>
                  <w:rFonts w:eastAsia="Arial" w:cs="Arial"/>
                  <w:color w:val="000000"/>
                  <w:sz w:val="20"/>
                </w:rPr>
                <w:delText>FRS-CH-REG-GEN-008-027</w:delText>
              </w:r>
            </w:del>
            <w:r>
              <w:rPr>
                <w:rFonts w:eastAsia="Arial" w:cs="Arial"/>
                <w:color w:val="000000"/>
                <w:sz w:val="20"/>
              </w:rPr>
              <w:t xml:space="preserve">, </w:t>
            </w:r>
            <w:del w:id="92" w:author="Kanungo, Kalpak (Cognizant)" w:date="2026-04-14T18:23:00Z" w16du:dateUtc="2026-04-14T12:53:00Z">
              <w:r w:rsidDel="008E7181">
                <w:rPr>
                  <w:rFonts w:eastAsia="Arial" w:cs="Arial"/>
                  <w:color w:val="000000"/>
                  <w:sz w:val="20"/>
                </w:rPr>
                <w:delText>FRS-CH-REG-GEN-008-032</w:delText>
              </w:r>
            </w:del>
            <w:ins w:id="93" w:author="Kanungo, Kalpak (Cognizant)" w:date="2026-04-14T18:23:00Z" w16du:dateUtc="2026-04-14T12:53:00Z">
              <w:r w:rsidR="008E7181">
                <w:rPr>
                  <w:rFonts w:eastAsia="Arial" w:cs="Arial"/>
                  <w:color w:val="000000"/>
                  <w:sz w:val="20"/>
                </w:rPr>
                <w:t>URS-CH-REG-GEN-008</w:t>
              </w:r>
            </w:ins>
            <w:r>
              <w:rPr>
                <w:rFonts w:eastAsia="Arial" w:cs="Arial"/>
                <w:color w:val="000000"/>
                <w:sz w:val="20"/>
              </w:rPr>
              <w:t>, FRS-CH-REG-GEN-018-001, FRS-CH-REG-GEN-018-002, FRS-CH-REG-GEN-018-003, FRS-CH-REG-GEN-018-005, FRS-CH-REG-MIR-014-001, FRS-CH-CA-GDT-018-001, FRS-CH-REG-MIR-019-001,URS-CH-UI-004</w:t>
            </w:r>
          </w:p>
        </w:tc>
      </w:tr>
      <w:tr w:rsidR="00346335" w14:paraId="2D6C0853"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83E" w14:textId="77777777" w:rsidR="004613D1" w:rsidRDefault="00B42D70">
            <w:pPr>
              <w:pBdr>
                <w:top w:val="nil"/>
                <w:left w:val="nil"/>
                <w:bottom w:val="nil"/>
                <w:right w:val="nil"/>
              </w:pBdr>
            </w:pPr>
            <w:commentRangeStart w:id="94"/>
            <w:r>
              <w:rPr>
                <w:rFonts w:eastAsia="Arial" w:cs="Arial"/>
                <w:color w:val="000000"/>
                <w:sz w:val="20"/>
              </w:rPr>
              <w:t>DS-CH-CS-DATAFIELD-013</w:t>
            </w:r>
            <w:commentRangeEnd w:id="94"/>
            <w:r w:rsidR="00625A96">
              <w:rPr>
                <w:rStyle w:val="CommentReference"/>
                <w:sz w:val="18"/>
                <w:szCs w:val="24"/>
              </w:rPr>
              <w:commentReference w:id="94"/>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83F" w14:textId="77777777" w:rsidR="004613D1" w:rsidRDefault="00B42D70">
            <w:pPr>
              <w:pBdr>
                <w:top w:val="nil"/>
                <w:left w:val="nil"/>
                <w:bottom w:val="nil"/>
                <w:right w:val="nil"/>
              </w:pBdr>
            </w:pPr>
            <w:r>
              <w:rPr>
                <w:rFonts w:eastAsia="Arial" w:cs="Arial"/>
                <w:color w:val="000000"/>
                <w:sz w:val="20"/>
              </w:rPr>
              <w:t>The system shall be configured with grids and associated fields.</w:t>
            </w:r>
          </w:p>
          <w:p w14:paraId="2D6C0840" w14:textId="77777777" w:rsidR="004613D1" w:rsidRDefault="00B42D70">
            <w:pPr>
              <w:numPr>
                <w:ilvl w:val="0"/>
                <w:numId w:val="25"/>
              </w:numPr>
              <w:pBdr>
                <w:top w:val="nil"/>
                <w:left w:val="nil"/>
                <w:bottom w:val="nil"/>
                <w:right w:val="nil"/>
              </w:pBdr>
            </w:pPr>
            <w:r>
              <w:rPr>
                <w:rFonts w:eastAsia="Arial" w:cs="Arial"/>
                <w:color w:val="000000"/>
                <w:sz w:val="20"/>
              </w:rPr>
              <w:t>(Device) Problem Code Grid</w:t>
            </w:r>
          </w:p>
          <w:p w14:paraId="2D6C0841" w14:textId="77777777" w:rsidR="004613D1" w:rsidRDefault="00B42D70">
            <w:pPr>
              <w:numPr>
                <w:ilvl w:val="0"/>
                <w:numId w:val="25"/>
              </w:numPr>
              <w:pBdr>
                <w:top w:val="nil"/>
                <w:left w:val="nil"/>
                <w:bottom w:val="nil"/>
                <w:right w:val="nil"/>
              </w:pBdr>
            </w:pPr>
            <w:r>
              <w:rPr>
                <w:rFonts w:eastAsia="Arial" w:cs="Arial"/>
                <w:color w:val="000000"/>
                <w:sz w:val="20"/>
              </w:rPr>
              <w:t>Failure Code Grid</w:t>
            </w:r>
          </w:p>
          <w:p w14:paraId="2D6C0842" w14:textId="77777777" w:rsidR="004613D1" w:rsidRDefault="00B42D70">
            <w:pPr>
              <w:numPr>
                <w:ilvl w:val="0"/>
                <w:numId w:val="25"/>
              </w:numPr>
              <w:pBdr>
                <w:top w:val="nil"/>
                <w:left w:val="nil"/>
                <w:bottom w:val="nil"/>
                <w:right w:val="nil"/>
              </w:pBdr>
            </w:pPr>
            <w:r>
              <w:rPr>
                <w:rFonts w:eastAsia="Arial" w:cs="Arial"/>
                <w:color w:val="000000"/>
                <w:sz w:val="20"/>
              </w:rPr>
              <w:lastRenderedPageBreak/>
              <w:t>Evaluation Method Codes Grid</w:t>
            </w:r>
          </w:p>
          <w:p w14:paraId="2D6C0843" w14:textId="77777777" w:rsidR="004613D1" w:rsidRDefault="00B42D70">
            <w:pPr>
              <w:numPr>
                <w:ilvl w:val="0"/>
                <w:numId w:val="25"/>
              </w:numPr>
              <w:pBdr>
                <w:top w:val="nil"/>
                <w:left w:val="nil"/>
                <w:bottom w:val="nil"/>
                <w:right w:val="nil"/>
              </w:pBdr>
            </w:pPr>
            <w:r>
              <w:rPr>
                <w:rFonts w:eastAsia="Arial" w:cs="Arial"/>
                <w:color w:val="000000"/>
                <w:sz w:val="20"/>
              </w:rPr>
              <w:t>Hazard Grid</w:t>
            </w:r>
          </w:p>
          <w:p w14:paraId="2D6C0844" w14:textId="77777777" w:rsidR="004613D1" w:rsidRDefault="00B42D70">
            <w:pPr>
              <w:numPr>
                <w:ilvl w:val="0"/>
                <w:numId w:val="25"/>
              </w:numPr>
              <w:pBdr>
                <w:top w:val="nil"/>
                <w:left w:val="nil"/>
                <w:bottom w:val="nil"/>
                <w:right w:val="nil"/>
              </w:pBdr>
            </w:pPr>
            <w:r>
              <w:rPr>
                <w:rFonts w:eastAsia="Arial" w:cs="Arial"/>
                <w:color w:val="000000"/>
                <w:sz w:val="20"/>
              </w:rPr>
              <w:t>Parts Used Grid</w:t>
            </w:r>
          </w:p>
          <w:p w14:paraId="2D6C0845" w14:textId="77777777" w:rsidR="004613D1" w:rsidRDefault="00B42D70">
            <w:pPr>
              <w:numPr>
                <w:ilvl w:val="0"/>
                <w:numId w:val="25"/>
              </w:numPr>
              <w:pBdr>
                <w:top w:val="nil"/>
                <w:left w:val="nil"/>
                <w:bottom w:val="nil"/>
                <w:right w:val="nil"/>
              </w:pBdr>
            </w:pPr>
            <w:r>
              <w:rPr>
                <w:rFonts w:eastAsia="Arial" w:cs="Arial"/>
                <w:color w:val="000000"/>
                <w:sz w:val="20"/>
              </w:rPr>
              <w:t>External References Grid</w:t>
            </w:r>
          </w:p>
          <w:p w14:paraId="2D6C0846" w14:textId="77777777" w:rsidR="004613D1" w:rsidRDefault="00B42D70">
            <w:pPr>
              <w:numPr>
                <w:ilvl w:val="0"/>
                <w:numId w:val="25"/>
              </w:numPr>
              <w:pBdr>
                <w:top w:val="nil"/>
                <w:left w:val="nil"/>
                <w:bottom w:val="nil"/>
                <w:right w:val="nil"/>
              </w:pBdr>
            </w:pPr>
            <w:r>
              <w:rPr>
                <w:rFonts w:eastAsia="Arial" w:cs="Arial"/>
                <w:color w:val="000000"/>
                <w:sz w:val="20"/>
              </w:rPr>
              <w:t>Patient Outcome Code Grid</w:t>
            </w:r>
          </w:p>
          <w:p w14:paraId="2D6C0847" w14:textId="77777777" w:rsidR="004613D1" w:rsidRDefault="00B42D70">
            <w:pPr>
              <w:numPr>
                <w:ilvl w:val="0"/>
                <w:numId w:val="25"/>
              </w:numPr>
              <w:pBdr>
                <w:top w:val="nil"/>
                <w:left w:val="nil"/>
                <w:bottom w:val="nil"/>
                <w:right w:val="nil"/>
              </w:pBdr>
            </w:pPr>
            <w:r>
              <w:rPr>
                <w:rFonts w:eastAsia="Arial" w:cs="Arial"/>
                <w:color w:val="000000"/>
                <w:sz w:val="20"/>
              </w:rPr>
              <w:t>Product Registration Matrix Grid</w:t>
            </w:r>
          </w:p>
          <w:p w14:paraId="2D6C0848" w14:textId="77777777" w:rsidR="004613D1" w:rsidRDefault="00B42D70">
            <w:pPr>
              <w:numPr>
                <w:ilvl w:val="0"/>
                <w:numId w:val="25"/>
              </w:numPr>
              <w:pBdr>
                <w:top w:val="nil"/>
                <w:left w:val="nil"/>
                <w:bottom w:val="nil"/>
                <w:right w:val="nil"/>
              </w:pBdr>
            </w:pPr>
            <w:r>
              <w:rPr>
                <w:rFonts w:eastAsia="Arial" w:cs="Arial"/>
                <w:color w:val="000000"/>
                <w:sz w:val="20"/>
              </w:rPr>
              <w:t>Parts Replaced</w:t>
            </w:r>
          </w:p>
          <w:p w14:paraId="2D6C0849" w14:textId="77777777" w:rsidR="004613D1" w:rsidRDefault="00B42D70">
            <w:pPr>
              <w:numPr>
                <w:ilvl w:val="0"/>
                <w:numId w:val="25"/>
              </w:numPr>
              <w:pBdr>
                <w:top w:val="nil"/>
                <w:left w:val="nil"/>
                <w:bottom w:val="nil"/>
                <w:right w:val="nil"/>
              </w:pBdr>
            </w:pPr>
            <w:r>
              <w:rPr>
                <w:rFonts w:eastAsia="Arial" w:cs="Arial"/>
                <w:color w:val="000000"/>
                <w:sz w:val="20"/>
              </w:rPr>
              <w:t>Good Faith Effort</w:t>
            </w:r>
          </w:p>
          <w:p w14:paraId="2D6C084A" w14:textId="77777777" w:rsidR="004613D1" w:rsidRDefault="00B42D70">
            <w:pPr>
              <w:numPr>
                <w:ilvl w:val="0"/>
                <w:numId w:val="25"/>
              </w:numPr>
              <w:pBdr>
                <w:top w:val="nil"/>
                <w:left w:val="nil"/>
                <w:bottom w:val="nil"/>
                <w:right w:val="nil"/>
              </w:pBdr>
            </w:pPr>
            <w:r>
              <w:rPr>
                <w:rFonts w:eastAsia="Arial" w:cs="Arial"/>
                <w:color w:val="000000"/>
                <w:sz w:val="20"/>
              </w:rPr>
              <w:t>Component Code Grid</w:t>
            </w:r>
          </w:p>
          <w:p w14:paraId="2D6C084B" w14:textId="77777777" w:rsidR="004613D1" w:rsidRDefault="00B42D70">
            <w:pPr>
              <w:numPr>
                <w:ilvl w:val="0"/>
                <w:numId w:val="25"/>
              </w:numPr>
              <w:pBdr>
                <w:top w:val="nil"/>
                <w:left w:val="nil"/>
                <w:bottom w:val="nil"/>
                <w:right w:val="nil"/>
              </w:pBdr>
            </w:pPr>
            <w:r>
              <w:rPr>
                <w:rFonts w:eastAsia="Arial" w:cs="Arial"/>
                <w:color w:val="000000"/>
                <w:sz w:val="20"/>
              </w:rPr>
              <w:t>Conclusion Code Grid</w:t>
            </w:r>
          </w:p>
          <w:p w14:paraId="2D6C084C" w14:textId="77777777" w:rsidR="004613D1" w:rsidRDefault="00B42D70">
            <w:pPr>
              <w:numPr>
                <w:ilvl w:val="0"/>
                <w:numId w:val="25"/>
              </w:numPr>
              <w:pBdr>
                <w:top w:val="nil"/>
                <w:left w:val="nil"/>
                <w:bottom w:val="nil"/>
                <w:right w:val="nil"/>
              </w:pBdr>
            </w:pPr>
            <w:r>
              <w:rPr>
                <w:rFonts w:eastAsia="Arial" w:cs="Arial"/>
                <w:color w:val="000000"/>
                <w:sz w:val="20"/>
              </w:rPr>
              <w:t>Evaluation Results Code</w:t>
            </w:r>
          </w:p>
          <w:p w14:paraId="2D6C084D" w14:textId="77777777" w:rsidR="004613D1" w:rsidRDefault="00B42D70">
            <w:pPr>
              <w:numPr>
                <w:ilvl w:val="0"/>
                <w:numId w:val="25"/>
              </w:numPr>
              <w:pBdr>
                <w:top w:val="nil"/>
                <w:left w:val="nil"/>
                <w:bottom w:val="nil"/>
                <w:right w:val="nil"/>
              </w:pBdr>
            </w:pPr>
            <w:r>
              <w:rPr>
                <w:rFonts w:eastAsia="Arial" w:cs="Arial"/>
                <w:color w:val="000000"/>
                <w:sz w:val="20"/>
              </w:rPr>
              <w:t>Health Impact Grid</w:t>
            </w:r>
          </w:p>
          <w:p w14:paraId="2D6C084E" w14:textId="77777777" w:rsidR="004613D1" w:rsidRDefault="00B42D70">
            <w:pPr>
              <w:numPr>
                <w:ilvl w:val="0"/>
                <w:numId w:val="25"/>
              </w:numPr>
              <w:pBdr>
                <w:top w:val="nil"/>
                <w:left w:val="nil"/>
                <w:bottom w:val="nil"/>
                <w:right w:val="nil"/>
              </w:pBdr>
            </w:pPr>
            <w:r>
              <w:rPr>
                <w:rFonts w:eastAsia="Arial" w:cs="Arial"/>
                <w:color w:val="000000"/>
                <w:sz w:val="20"/>
              </w:rPr>
              <w:t>Concomitant Products Grid</w:t>
            </w:r>
          </w:p>
          <w:p w14:paraId="2D6C084F" w14:textId="77777777" w:rsidR="004613D1" w:rsidRDefault="00B42D70">
            <w:pPr>
              <w:numPr>
                <w:ilvl w:val="0"/>
                <w:numId w:val="25"/>
              </w:numPr>
              <w:pBdr>
                <w:top w:val="nil"/>
                <w:left w:val="nil"/>
                <w:bottom w:val="nil"/>
                <w:right w:val="nil"/>
              </w:pBdr>
            </w:pPr>
            <w:r>
              <w:rPr>
                <w:rFonts w:eastAsia="Arial" w:cs="Arial"/>
                <w:color w:val="000000"/>
                <w:sz w:val="20"/>
              </w:rPr>
              <w:t>Competent Authority Request</w:t>
            </w:r>
          </w:p>
          <w:p w14:paraId="2D6C0850" w14:textId="77777777" w:rsidR="004613D1" w:rsidRDefault="00B42D70">
            <w:pPr>
              <w:pBdr>
                <w:top w:val="nil"/>
                <w:left w:val="nil"/>
                <w:bottom w:val="nil"/>
                <w:right w:val="nil"/>
              </w:pBdr>
            </w:pPr>
            <w:r>
              <w:rPr>
                <w:rFonts w:eastAsia="Arial" w:cs="Arial"/>
                <w:color w:val="000000"/>
                <w:sz w:val="20"/>
              </w:rPr>
              <w:t xml:space="preserve">Refer QCM TW_Complaint Handling_DesignSpec_Appendix – 1 Section Grid Fields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851" w14:textId="77777777" w:rsidR="004613D1" w:rsidRDefault="00B42D70">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852" w14:textId="3CB111D2" w:rsidR="004613D1" w:rsidRDefault="00B42D70">
            <w:pPr>
              <w:pBdr>
                <w:top w:val="nil"/>
                <w:left w:val="nil"/>
                <w:bottom w:val="nil"/>
                <w:right w:val="nil"/>
              </w:pBdr>
            </w:pPr>
            <w:r>
              <w:rPr>
                <w:rFonts w:eastAsia="Arial" w:cs="Arial"/>
                <w:color w:val="000000"/>
                <w:sz w:val="20"/>
              </w:rPr>
              <w:t>FRS-CH-SF-EVAL-012-007,FRS-CH-SF-INVS-003-004, FRS-CH-SF-EVAL-013-</w:t>
            </w:r>
            <w:r>
              <w:rPr>
                <w:rFonts w:eastAsia="Arial" w:cs="Arial"/>
                <w:color w:val="000000"/>
                <w:sz w:val="20"/>
              </w:rPr>
              <w:lastRenderedPageBreak/>
              <w:t>001,FRS-CH-SF-EVAL-061-001,FRS-CH-SF-INTK-010-002,FRS-CH-SF-EVAL-046-001,</w:t>
            </w:r>
            <w:ins w:id="95" w:author="Kanungo, Kalpak (Cognizant)" w:date="2026-05-16T10:21:00Z" w16du:dateUtc="2026-05-16T04:51:00Z">
              <w:r w:rsidR="006577E0" w:rsidDel="006577E0">
                <w:rPr>
                  <w:rFonts w:eastAsia="Arial" w:cs="Arial"/>
                  <w:color w:val="000000"/>
                  <w:sz w:val="20"/>
                </w:rPr>
                <w:t xml:space="preserve"> </w:t>
              </w:r>
            </w:ins>
            <w:del w:id="96" w:author="Kanungo, Kalpak (Cognizant)" w:date="2026-05-16T10:21:00Z" w16du:dateUtc="2026-05-16T04:51:00Z">
              <w:r w:rsidDel="006577E0">
                <w:rPr>
                  <w:rFonts w:eastAsia="Arial" w:cs="Arial"/>
                  <w:color w:val="000000"/>
                  <w:sz w:val="20"/>
                </w:rPr>
                <w:delText>FRS-CH-UI-003-002</w:delText>
              </w:r>
            </w:del>
            <w:r>
              <w:rPr>
                <w:rFonts w:eastAsia="Arial" w:cs="Arial"/>
                <w:color w:val="000000"/>
                <w:sz w:val="20"/>
              </w:rPr>
              <w:t>,</w:t>
            </w:r>
            <w:ins w:id="97" w:author="Kanungo, Kalpak (Cognizant)" w:date="2026-05-16T10:24:00Z" w16du:dateUtc="2026-05-16T04:54:00Z">
              <w:r w:rsidR="006C735C">
                <w:t xml:space="preserve"> </w:t>
              </w:r>
              <w:r w:rsidR="006C735C" w:rsidRPr="006C735C">
                <w:rPr>
                  <w:rFonts w:eastAsia="Arial" w:cs="Arial"/>
                  <w:color w:val="000000"/>
                  <w:sz w:val="20"/>
                </w:rPr>
                <w:t>URS-CH-UI-003</w:t>
              </w:r>
              <w:r w:rsidR="0051475A">
                <w:rPr>
                  <w:rFonts w:eastAsia="Arial" w:cs="Arial"/>
                  <w:color w:val="000000"/>
                  <w:sz w:val="20"/>
                </w:rPr>
                <w:t xml:space="preserve">, </w:t>
              </w:r>
            </w:ins>
            <w:r>
              <w:rPr>
                <w:rFonts w:eastAsia="Arial" w:cs="Arial"/>
                <w:color w:val="000000"/>
                <w:sz w:val="20"/>
              </w:rPr>
              <w:t>FRS-CH-SF-EVAL-050-001, FRS-CH-SF-INVS-003-011, FRS-CH-SF-EVAL-071-001,FRS-CH-SF-EVAL-072-001,FRS-CH-SF-INVS-031-01, FRS-CH-REG-MDR-001-008,FRS-CH-REG-MDR-001-009,FRS-CH-REG-MDR-001-010,FRS-CH-REG-MDR-001-011, FRS-CH-SF-EVAL-012-014, FRS-CH-SF-EVAL-012-011, FRS-CH-SF-EVAL-012-017, FRS-CH-SF-EVAL-013-013, FRS-CH-REG-GEN-004-013,FRS-CH-SF-EVAL-012-016</w:t>
            </w:r>
          </w:p>
        </w:tc>
      </w:tr>
      <w:tr w:rsidR="00346335" w14:paraId="2D6C0890"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854" w14:textId="77777777" w:rsidR="004613D1" w:rsidRDefault="00B42D70">
            <w:pPr>
              <w:pBdr>
                <w:top w:val="nil"/>
                <w:left w:val="nil"/>
                <w:bottom w:val="nil"/>
                <w:right w:val="nil"/>
              </w:pBdr>
            </w:pPr>
            <w:commentRangeStart w:id="98"/>
            <w:commentRangeStart w:id="99"/>
            <w:commentRangeStart w:id="100"/>
            <w:commentRangeStart w:id="101"/>
            <w:r>
              <w:rPr>
                <w:rFonts w:eastAsia="Arial" w:cs="Arial"/>
                <w:color w:val="000000"/>
                <w:sz w:val="20"/>
              </w:rPr>
              <w:lastRenderedPageBreak/>
              <w:t>DS-CH-CS-DATAFIELD-014</w:t>
            </w:r>
            <w:commentRangeEnd w:id="98"/>
            <w:r w:rsidR="00FA3621">
              <w:rPr>
                <w:rStyle w:val="CommentReference"/>
                <w:sz w:val="18"/>
                <w:szCs w:val="24"/>
              </w:rPr>
              <w:commentReference w:id="98"/>
            </w:r>
            <w:commentRangeEnd w:id="99"/>
            <w:r w:rsidR="0063709A">
              <w:rPr>
                <w:rStyle w:val="CommentReference"/>
                <w:sz w:val="18"/>
                <w:szCs w:val="24"/>
              </w:rPr>
              <w:commentReference w:id="99"/>
            </w:r>
            <w:commentRangeEnd w:id="100"/>
            <w:r w:rsidR="00424D06">
              <w:rPr>
                <w:rStyle w:val="CommentReference"/>
                <w:sz w:val="18"/>
                <w:szCs w:val="24"/>
              </w:rPr>
              <w:commentReference w:id="100"/>
            </w:r>
            <w:commentRangeEnd w:id="101"/>
            <w:r w:rsidR="003E2139">
              <w:rPr>
                <w:rStyle w:val="CommentReference"/>
                <w:sz w:val="18"/>
                <w:szCs w:val="24"/>
              </w:rPr>
              <w:commentReference w:id="101"/>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855" w14:textId="77777777" w:rsidR="004613D1" w:rsidRDefault="00B42D70">
            <w:pPr>
              <w:pBdr>
                <w:top w:val="nil"/>
                <w:left w:val="nil"/>
                <w:bottom w:val="nil"/>
                <w:right w:val="nil"/>
              </w:pBdr>
            </w:pPr>
            <w:r>
              <w:rPr>
                <w:rFonts w:eastAsia="Arial" w:cs="Arial"/>
                <w:color w:val="000000"/>
                <w:sz w:val="20"/>
              </w:rPr>
              <w:t>The system shall be configured with selection values for datafields to enable user to search and select values in form fields in the record.</w:t>
            </w:r>
          </w:p>
          <w:p w14:paraId="2D6C0856" w14:textId="77777777" w:rsidR="004613D1" w:rsidRDefault="00B42D70">
            <w:pPr>
              <w:pBdr>
                <w:top w:val="nil"/>
                <w:left w:val="nil"/>
                <w:bottom w:val="nil"/>
                <w:right w:val="nil"/>
              </w:pBdr>
            </w:pPr>
            <w:r>
              <w:rPr>
                <w:rFonts w:eastAsia="Arial" w:cs="Arial"/>
                <w:color w:val="000000"/>
                <w:sz w:val="20"/>
              </w:rPr>
              <w:t> </w:t>
            </w:r>
          </w:p>
          <w:p w14:paraId="2D6C0857"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‘Other Report(s) Type’</w:t>
            </w:r>
          </w:p>
          <w:p w14:paraId="2D6C0858"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Privacy</w:t>
            </w:r>
          </w:p>
          <w:p w14:paraId="2D6C0859"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 Sustainability</w:t>
            </w:r>
          </w:p>
          <w:p w14:paraId="2D6C085A"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 Security</w:t>
            </w:r>
          </w:p>
          <w:p w14:paraId="2D6C085B"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 Legal</w:t>
            </w:r>
          </w:p>
          <w:p w14:paraId="2D6C085C"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 xml:space="preserve">Privacy Notification </w:t>
            </w:r>
          </w:p>
          <w:p w14:paraId="2D6C085D"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Sustainability Notification</w:t>
            </w:r>
          </w:p>
          <w:p w14:paraId="2D6C085E"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Security Notification</w:t>
            </w:r>
          </w:p>
          <w:p w14:paraId="2D6C085F"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Legal Notification</w:t>
            </w:r>
          </w:p>
          <w:p w14:paraId="2D6C0860"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AE: Adverse Event</w:t>
            </w:r>
          </w:p>
          <w:p w14:paraId="2D6C0861"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DC: Device Contributed</w:t>
            </w:r>
          </w:p>
          <w:p w14:paraId="2D6C0862"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PP: Product Problem</w:t>
            </w:r>
          </w:p>
          <w:p w14:paraId="2D6C0863"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PRAE: Problem Recurrence</w:t>
            </w:r>
          </w:p>
          <w:p w14:paraId="2D6C0864"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NDP: Not a Device Problem</w:t>
            </w:r>
          </w:p>
          <w:p w14:paraId="2D6C0865"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Type of Reported Complaint</w:t>
            </w:r>
          </w:p>
          <w:p w14:paraId="2D6C0866"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Source Language</w:t>
            </w:r>
          </w:p>
          <w:p w14:paraId="2D6C0867"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lastRenderedPageBreak/>
              <w:t>Complete?</w:t>
            </w:r>
          </w:p>
          <w:p w14:paraId="2D6C0868"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Coding Rationale</w:t>
            </w:r>
          </w:p>
          <w:p w14:paraId="2D6C0869"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Exempt 1 - Shelf Life</w:t>
            </w:r>
          </w:p>
          <w:p w14:paraId="2D6C086A"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Exempt 2 - Known Side Effect</w:t>
            </w:r>
          </w:p>
          <w:p w14:paraId="2D6C086B"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Exempt 3 - Related to FSCA</w:t>
            </w:r>
          </w:p>
          <w:p w14:paraId="2D6C086C"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Exempt 4-Use error when noD/SI</w:t>
            </w:r>
          </w:p>
          <w:p w14:paraId="2D6C086D"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Exempt 5 - Abnormal use</w:t>
            </w:r>
          </w:p>
          <w:p w14:paraId="2D6C086E"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Exempt 6 - Non Medical Device</w:t>
            </w:r>
          </w:p>
          <w:p w14:paraId="2D6C086F"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Report Country</w:t>
            </w:r>
          </w:p>
          <w:p w14:paraId="2D6C0870"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 xml:space="preserve">GFE Successfully Closed^ </w:t>
            </w:r>
          </w:p>
          <w:p w14:paraId="2D6C0871"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Route Used</w:t>
            </w:r>
          </w:p>
          <w:p w14:paraId="2D6C0872"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Gender</w:t>
            </w:r>
          </w:p>
          <w:p w14:paraId="2D6C0873" w14:textId="076C7550" w:rsidR="004613D1" w:rsidRDefault="00B42D70">
            <w:pPr>
              <w:numPr>
                <w:ilvl w:val="0"/>
                <w:numId w:val="25"/>
              </w:numPr>
              <w:pBdr>
                <w:top w:val="nil"/>
                <w:left w:val="nil"/>
                <w:bottom w:val="nil"/>
                <w:right w:val="nil"/>
              </w:pBdr>
              <w:tabs>
                <w:tab w:val="left" w:pos="720"/>
              </w:tabs>
            </w:pPr>
            <w:del w:id="102" w:author="Kanungo, Kalpak (Cognizant)" w:date="2026-05-18T16:07:00Z" w16du:dateUtc="2026-05-18T10:37:00Z">
              <w:r w:rsidDel="00667A45">
                <w:rPr>
                  <w:rFonts w:eastAsia="Arial" w:cs="Arial"/>
                  <w:color w:val="000000"/>
                  <w:sz w:val="20"/>
                </w:rPr>
                <w:delText>Allegation of Injury or Death</w:delText>
              </w:r>
            </w:del>
          </w:p>
          <w:p w14:paraId="2D6C0874"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Potentially Reportable Event</w:t>
            </w:r>
          </w:p>
          <w:p w14:paraId="2D6C0875"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RoDI: Report of Death or Injury?</w:t>
            </w:r>
          </w:p>
          <w:p w14:paraId="2D6C0876"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RPI: Result Perman. Impairmt.</w:t>
            </w:r>
          </w:p>
          <w:p w14:paraId="2D6C0877"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ILT: Injury Life Threatening</w:t>
            </w:r>
          </w:p>
          <w:p w14:paraId="2D6C0878"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MSI: Med/Surgical Intervention</w:t>
            </w:r>
          </w:p>
          <w:p w14:paraId="2D6C0879" w14:textId="4065A287" w:rsidR="004613D1" w:rsidDel="00667A45" w:rsidRDefault="00B42D70">
            <w:pPr>
              <w:numPr>
                <w:ilvl w:val="0"/>
                <w:numId w:val="25"/>
              </w:numPr>
              <w:pBdr>
                <w:top w:val="nil"/>
                <w:left w:val="nil"/>
                <w:bottom w:val="nil"/>
                <w:right w:val="nil"/>
              </w:pBdr>
              <w:tabs>
                <w:tab w:val="left" w:pos="720"/>
              </w:tabs>
              <w:rPr>
                <w:del w:id="103" w:author="Kanungo, Kalpak (Cognizant)" w:date="2026-05-18T16:07:00Z" w16du:dateUtc="2026-05-18T10:37:00Z"/>
              </w:rPr>
            </w:pPr>
            <w:del w:id="104" w:author="Kanungo, Kalpak (Cognizant)" w:date="2026-05-18T16:07:00Z" w16du:dateUtc="2026-05-18T10:37:00Z">
              <w:r w:rsidDel="00667A45">
                <w:rPr>
                  <w:rFonts w:eastAsia="Arial" w:cs="Arial"/>
                  <w:color w:val="000000"/>
                  <w:sz w:val="20"/>
                </w:rPr>
                <w:delText>FiDI: Factor in Death/Injury</w:delText>
              </w:r>
            </w:del>
          </w:p>
          <w:p w14:paraId="2D6C087A" w14:textId="5585A64A" w:rsidR="004613D1" w:rsidDel="00667A45" w:rsidRDefault="00B42D70">
            <w:pPr>
              <w:numPr>
                <w:ilvl w:val="0"/>
                <w:numId w:val="25"/>
              </w:numPr>
              <w:pBdr>
                <w:top w:val="nil"/>
                <w:left w:val="nil"/>
                <w:bottom w:val="nil"/>
                <w:right w:val="nil"/>
              </w:pBdr>
              <w:tabs>
                <w:tab w:val="left" w:pos="720"/>
              </w:tabs>
              <w:rPr>
                <w:del w:id="105" w:author="Kanungo, Kalpak (Cognizant)" w:date="2026-05-18T16:07:00Z" w16du:dateUtc="2026-05-18T10:37:00Z"/>
              </w:rPr>
            </w:pPr>
            <w:del w:id="106" w:author="Kanungo, Kalpak (Cognizant)" w:date="2026-05-18T16:07:00Z" w16du:dateUtc="2026-05-18T10:37:00Z">
              <w:r w:rsidDel="00667A45">
                <w:rPr>
                  <w:rFonts w:eastAsia="Arial" w:cs="Arial"/>
                  <w:color w:val="000000"/>
                  <w:sz w:val="20"/>
                </w:rPr>
                <w:delText>RoF: Result of F/M/D/M/L/UE</w:delText>
              </w:r>
            </w:del>
          </w:p>
          <w:p w14:paraId="2D6C087B"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Clinical Assessment Complete?</w:t>
            </w:r>
          </w:p>
          <w:p w14:paraId="2D6C087C"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Pub. Hlth Thr/ Reg Req Report</w:t>
            </w:r>
          </w:p>
          <w:p w14:paraId="2D6C087D"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Managerial Determination</w:t>
            </w:r>
          </w:p>
          <w:p w14:paraId="2D6C087E"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Investigation Status</w:t>
            </w:r>
          </w:p>
          <w:p w14:paraId="2D6C087F"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Clinical Assessment required?</w:t>
            </w:r>
          </w:p>
          <w:p w14:paraId="2D6C0880"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Occupation</w:t>
            </w:r>
          </w:p>
          <w:p w14:paraId="2D6C0881"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Patient Codes (RFB)^</w:t>
            </w:r>
          </w:p>
          <w:p w14:paraId="2D6C0882"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(Device) Problem Code (RFB)</w:t>
            </w:r>
          </w:p>
          <w:p w14:paraId="2D6C0883"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Distributed Countries</w:t>
            </w:r>
          </w:p>
          <w:p w14:paraId="2D6C0884"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Product Quantity</w:t>
            </w:r>
          </w:p>
          <w:p w14:paraId="2D6C0885"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Exempt 7 – Device in Use</w:t>
            </w:r>
          </w:p>
          <w:p w14:paraId="2D6C0886" w14:textId="77777777" w:rsidR="004613D1" w:rsidRDefault="00B42D70">
            <w:pPr>
              <w:numPr>
                <w:ilvl w:val="0"/>
                <w:numId w:val="25"/>
              </w:numPr>
              <w:pBdr>
                <w:top w:val="nil"/>
                <w:left w:val="nil"/>
                <w:bottom w:val="nil"/>
                <w:right w:val="nil"/>
              </w:pBdr>
              <w:tabs>
                <w:tab w:val="left" w:pos="720"/>
              </w:tabs>
            </w:pPr>
            <w:r>
              <w:rPr>
                <w:rFonts w:eastAsia="Arial" w:cs="Arial"/>
                <w:color w:val="000000"/>
              </w:rPr>
              <w:t>Gender MDR</w:t>
            </w:r>
          </w:p>
          <w:p w14:paraId="2D6C0887" w14:textId="77777777" w:rsidR="004613D1" w:rsidRDefault="00B42D70">
            <w:pPr>
              <w:numPr>
                <w:ilvl w:val="0"/>
                <w:numId w:val="25"/>
              </w:numPr>
              <w:pBdr>
                <w:top w:val="nil"/>
                <w:left w:val="nil"/>
                <w:bottom w:val="nil"/>
                <w:right w:val="nil"/>
              </w:pBdr>
              <w:tabs>
                <w:tab w:val="left" w:pos="720"/>
              </w:tabs>
            </w:pPr>
            <w:r>
              <w:rPr>
                <w:rFonts w:eastAsia="Arial" w:cs="Arial"/>
                <w:color w:val="000000"/>
              </w:rPr>
              <w:t xml:space="preserve">Results Code (RFB)^ </w:t>
            </w:r>
          </w:p>
          <w:p w14:paraId="2D6C0888" w14:textId="77777777" w:rsidR="004613D1" w:rsidRDefault="00B42D70">
            <w:pPr>
              <w:numPr>
                <w:ilvl w:val="0"/>
                <w:numId w:val="25"/>
              </w:numPr>
              <w:pBdr>
                <w:top w:val="nil"/>
                <w:left w:val="nil"/>
                <w:bottom w:val="nil"/>
                <w:right w:val="nil"/>
              </w:pBdr>
              <w:tabs>
                <w:tab w:val="left" w:pos="720"/>
              </w:tabs>
            </w:pPr>
            <w:r>
              <w:rPr>
                <w:rFonts w:eastAsia="Arial" w:cs="Arial"/>
                <w:color w:val="000000"/>
              </w:rPr>
              <w:t xml:space="preserve">The Component Code (RFB)^ </w:t>
            </w:r>
          </w:p>
          <w:p w14:paraId="2D6C0889" w14:textId="77777777" w:rsidR="004613D1" w:rsidRDefault="00B42D70">
            <w:pPr>
              <w:numPr>
                <w:ilvl w:val="0"/>
                <w:numId w:val="25"/>
              </w:numPr>
              <w:pBdr>
                <w:top w:val="nil"/>
                <w:left w:val="nil"/>
                <w:bottom w:val="nil"/>
                <w:right w:val="nil"/>
              </w:pBdr>
              <w:tabs>
                <w:tab w:val="left" w:pos="720"/>
              </w:tabs>
            </w:pPr>
            <w:r>
              <w:rPr>
                <w:rFonts w:eastAsia="Arial" w:cs="Arial"/>
                <w:color w:val="000000"/>
              </w:rPr>
              <w:t xml:space="preserve">The Eval Conclusion Code (RFB)^ </w:t>
            </w:r>
          </w:p>
          <w:p w14:paraId="2D6C088A" w14:textId="77777777" w:rsidR="004613D1" w:rsidRDefault="00B42D70">
            <w:pPr>
              <w:numPr>
                <w:ilvl w:val="0"/>
                <w:numId w:val="25"/>
              </w:numPr>
              <w:pBdr>
                <w:top w:val="nil"/>
                <w:left w:val="nil"/>
                <w:bottom w:val="nil"/>
                <w:right w:val="nil"/>
              </w:pBdr>
              <w:tabs>
                <w:tab w:val="left" w:pos="720"/>
              </w:tabs>
            </w:pPr>
            <w:r>
              <w:rPr>
                <w:rFonts w:eastAsia="Arial" w:cs="Arial"/>
                <w:color w:val="000000"/>
              </w:rPr>
              <w:t>The Evaluation Method Code(RFB)^</w:t>
            </w:r>
          </w:p>
          <w:p w14:paraId="2D6C088B" w14:textId="77777777" w:rsidR="004613D1" w:rsidRDefault="00B42D70">
            <w:pPr>
              <w:pBdr>
                <w:top w:val="nil"/>
                <w:left w:val="nil"/>
                <w:bottom w:val="nil"/>
                <w:right w:val="nil"/>
              </w:pBdr>
              <w:tabs>
                <w:tab w:val="left" w:pos="720"/>
              </w:tabs>
            </w:pPr>
            <w:r>
              <w:rPr>
                <w:rFonts w:eastAsia="Arial" w:cs="Arial"/>
                <w:color w:val="000000"/>
              </w:rPr>
              <w:t> </w:t>
            </w:r>
          </w:p>
          <w:p w14:paraId="2D6C088C" w14:textId="77777777" w:rsidR="004613D1" w:rsidRDefault="00B42D70">
            <w:pPr>
              <w:pBdr>
                <w:top w:val="nil"/>
                <w:left w:val="nil"/>
                <w:bottom w:val="nil"/>
                <w:right w:val="nil"/>
              </w:pBdr>
            </w:pPr>
            <w:r>
              <w:rPr>
                <w:rFonts w:eastAsia="Arial" w:cs="Arial"/>
                <w:color w:val="000000"/>
                <w:sz w:val="20"/>
              </w:rPr>
              <w:lastRenderedPageBreak/>
              <w:t>Refer QCM TW_Complaint Handling_DesignSpec_ Appendix – 7 tab ‘selections’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88D" w14:textId="77777777" w:rsidR="004613D1" w:rsidRDefault="00B42D70">
            <w:pPr>
              <w:pBdr>
                <w:top w:val="nil"/>
                <w:left w:val="nil"/>
                <w:bottom w:val="nil"/>
                <w:right w:val="nil"/>
              </w:pBdr>
              <w:jc w:val="center"/>
            </w:pPr>
            <w:r>
              <w:rPr>
                <w:rFonts w:eastAsia="Arial" w:cs="Arial"/>
                <w:color w:val="000000"/>
                <w:sz w:val="20"/>
              </w:rPr>
              <w:lastRenderedPageBreak/>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88E" w14:textId="040EE784" w:rsidR="004613D1" w:rsidRDefault="00B42D70">
            <w:pPr>
              <w:pBdr>
                <w:top w:val="nil"/>
                <w:left w:val="nil"/>
                <w:bottom w:val="nil"/>
                <w:right w:val="nil"/>
              </w:pBdr>
            </w:pPr>
            <w:r>
              <w:rPr>
                <w:rFonts w:eastAsia="Arial" w:cs="Arial"/>
                <w:color w:val="000000"/>
                <w:sz w:val="20"/>
              </w:rPr>
              <w:t>FRS-CH-SF-EVAL-035-001,FRS-CH-SF-EVAL-035-003,FRS-CH-SF-INTK-018-001,FRS-CH-CA-GDT-003-002,FRS-CH-CA-GDT-003-003,FRS-CH-CA-GDT-003-004,FRS-CH-CA-GDT-003-005,FRS-CH-CA-GDT-003-006,FRS-CH-CA-GDT-003-007,FRS-CH-CA-GDT-005-003, FRS-CH-INT-TRA-001-002,FRS-CH-REG-OTH-035-001,FRS-CH-REG-OTH-036-001,FRS-CH-REG-OTH-037-001,FRS-CH-REG-OTH-038-001,FRS-CH-REG-OTH-040-001,FRS-CH-REG-OTH-041-001,FRS-CH-REG-OTH-042-001,FRS-CH-REG-OTH-043-</w:t>
            </w:r>
            <w:r>
              <w:rPr>
                <w:rFonts w:eastAsia="Arial" w:cs="Arial"/>
                <w:color w:val="000000"/>
                <w:sz w:val="20"/>
              </w:rPr>
              <w:lastRenderedPageBreak/>
              <w:t>001,FRS-CH-SF-EVAL-065-001,FRS-CH-CA-GDT-002-001,FRS-CH-SF-EVAL-013-016, FRS-CH-SF-EVAL-073-005,FRS-CH-REG-OTH-001-004,FRS-CH-SF-EVAL-001-005,FRS-CH-SF-INVS-031-01,</w:t>
            </w:r>
            <w:ins w:id="107" w:author="Kanungo, Kalpak (Cognizant)" w:date="2026-05-20T14:22:00Z" w16du:dateUtc="2026-05-20T08:52:00Z">
              <w:r w:rsidR="000719C8" w:rsidDel="000719C8">
                <w:rPr>
                  <w:rFonts w:eastAsia="Arial" w:cs="Arial"/>
                  <w:color w:val="000000"/>
                  <w:sz w:val="20"/>
                </w:rPr>
                <w:t xml:space="preserve"> </w:t>
              </w:r>
            </w:ins>
            <w:del w:id="108" w:author="Kanungo, Kalpak (Cognizant)" w:date="2026-05-20T14:22:00Z" w16du:dateUtc="2026-05-20T08:52:00Z">
              <w:r w:rsidDel="000719C8">
                <w:rPr>
                  <w:rFonts w:eastAsia="Arial" w:cs="Arial"/>
                  <w:color w:val="000000"/>
                  <w:sz w:val="20"/>
                </w:rPr>
                <w:delText>FRS-CH-SF-INVS-033-02,FRS-CH-SF-INVS-033-03</w:delText>
              </w:r>
            </w:del>
            <w:del w:id="109" w:author="Kanungo, Kalpak (Cognizant)" w:date="2026-05-18T15:49:00Z" w16du:dateUtc="2026-05-18T10:19:00Z">
              <w:r w:rsidDel="00F43A78">
                <w:rPr>
                  <w:rFonts w:eastAsia="Arial" w:cs="Arial"/>
                  <w:color w:val="000000"/>
                  <w:sz w:val="20"/>
                </w:rPr>
                <w:delText>,FRS-CH-SF-INVS-036-03,</w:delText>
              </w:r>
            </w:del>
            <w:ins w:id="110" w:author="Kanungo, Kalpak (Cognizant)" w:date="2026-05-18T18:58:00Z" w16du:dateUtc="2026-05-18T13:28:00Z">
              <w:r w:rsidR="00754C9B" w:rsidDel="00754C9B">
                <w:rPr>
                  <w:rFonts w:eastAsia="Arial" w:cs="Arial"/>
                  <w:color w:val="000000"/>
                  <w:sz w:val="20"/>
                </w:rPr>
                <w:t xml:space="preserve"> </w:t>
              </w:r>
            </w:ins>
            <w:del w:id="111" w:author="Kanungo, Kalpak (Cognizant)" w:date="2026-05-18T18:58:00Z" w16du:dateUtc="2026-05-18T13:28:00Z">
              <w:r w:rsidDel="00754C9B">
                <w:rPr>
                  <w:rFonts w:eastAsia="Arial" w:cs="Arial"/>
                  <w:color w:val="000000"/>
                  <w:sz w:val="20"/>
                </w:rPr>
                <w:delText>FRS-CH-SF-INVS-034-02</w:delText>
              </w:r>
            </w:del>
            <w:r>
              <w:rPr>
                <w:rFonts w:eastAsia="Arial" w:cs="Arial"/>
                <w:color w:val="000000"/>
                <w:sz w:val="20"/>
              </w:rPr>
              <w:t>,</w:t>
            </w:r>
            <w:ins w:id="112" w:author="Kanungo, Kalpak (Cognizant)" w:date="2026-05-18T18:59:00Z" w16du:dateUtc="2026-05-18T13:29:00Z">
              <w:r w:rsidR="00F863D7" w:rsidDel="00F863D7">
                <w:rPr>
                  <w:rFonts w:eastAsia="Arial" w:cs="Arial"/>
                  <w:color w:val="000000"/>
                  <w:sz w:val="20"/>
                </w:rPr>
                <w:t xml:space="preserve"> </w:t>
              </w:r>
            </w:ins>
            <w:del w:id="113" w:author="Kanungo, Kalpak (Cognizant)" w:date="2026-05-18T18:59:00Z" w16du:dateUtc="2026-05-18T13:29:00Z">
              <w:r w:rsidDel="00F863D7">
                <w:rPr>
                  <w:rFonts w:eastAsia="Arial" w:cs="Arial"/>
                  <w:color w:val="000000"/>
                  <w:sz w:val="20"/>
                </w:rPr>
                <w:delText>FRS-CH-SF-INVS-034-03,</w:delText>
              </w:r>
            </w:del>
            <w:ins w:id="114" w:author="Kanungo, Kalpak (Cognizant)" w:date="2026-05-18T20:47:00Z" w16du:dateUtc="2026-05-18T15:17:00Z">
              <w:r w:rsidR="00CA707D" w:rsidDel="00CA707D">
                <w:rPr>
                  <w:rFonts w:eastAsia="Arial" w:cs="Arial"/>
                  <w:color w:val="000000"/>
                  <w:sz w:val="20"/>
                </w:rPr>
                <w:t xml:space="preserve"> </w:t>
              </w:r>
            </w:ins>
            <w:del w:id="115" w:author="Kanungo, Kalpak (Cognizant)" w:date="2026-05-18T20:47:00Z" w16du:dateUtc="2026-05-18T15:17:00Z">
              <w:r w:rsidDel="00CA707D">
                <w:rPr>
                  <w:rFonts w:eastAsia="Arial" w:cs="Arial"/>
                  <w:color w:val="000000"/>
                  <w:sz w:val="20"/>
                </w:rPr>
                <w:delText>FRS-CH-SF-INVS-034-04</w:delText>
              </w:r>
            </w:del>
            <w:del w:id="116" w:author="Kanungo, Kalpak (Cognizant)" w:date="2026-05-18T20:48:00Z" w16du:dateUtc="2026-05-18T15:18:00Z">
              <w:r w:rsidDel="00062304">
                <w:rPr>
                  <w:rFonts w:eastAsia="Arial" w:cs="Arial"/>
                  <w:color w:val="000000"/>
                  <w:sz w:val="20"/>
                </w:rPr>
                <w:delText>,FRS-CH-SF-INVS-034-05,FRS-CH-SF-INVS-034-06,FRS-CH-SF-INVS-034-07,FRS-CH-SF-INVS-034-08,</w:delText>
              </w:r>
            </w:del>
            <w:r>
              <w:rPr>
                <w:rFonts w:eastAsia="Arial" w:cs="Arial"/>
                <w:color w:val="000000"/>
                <w:sz w:val="20"/>
              </w:rPr>
              <w:t>FRS-CH-SF-INVS-035-02,FRS-CH-SF-INVS-035-03,</w:t>
            </w:r>
            <w:ins w:id="117" w:author="Kanungo, Kalpak (Cognizant)" w:date="2026-05-20T14:22:00Z" w16du:dateUtc="2026-05-20T08:52:00Z">
              <w:r w:rsidR="000719C8" w:rsidDel="000719C8">
                <w:rPr>
                  <w:rFonts w:eastAsia="Arial" w:cs="Arial"/>
                  <w:color w:val="000000"/>
                  <w:sz w:val="20"/>
                </w:rPr>
                <w:t xml:space="preserve"> </w:t>
              </w:r>
            </w:ins>
            <w:del w:id="118" w:author="Kanungo, Kalpak (Cognizant)" w:date="2026-05-20T14:22:00Z" w16du:dateUtc="2026-05-20T08:52:00Z">
              <w:r w:rsidDel="000719C8">
                <w:rPr>
                  <w:rFonts w:eastAsia="Arial" w:cs="Arial"/>
                  <w:color w:val="000000"/>
                  <w:sz w:val="20"/>
                </w:rPr>
                <w:delText>FRS-CH-SF-INVS-033-04,</w:delText>
              </w:r>
            </w:del>
            <w:r>
              <w:rPr>
                <w:rFonts w:eastAsia="Arial" w:cs="Arial"/>
                <w:color w:val="000000"/>
                <w:sz w:val="20"/>
              </w:rPr>
              <w:t>FRS-CH-REG-MDR-001-012,FRS-CH-REG-MDR-019-002,</w:t>
            </w:r>
            <w:ins w:id="119" w:author="Kanungo, Kalpak (Cognizant)" w:date="2026-05-18T15:50:00Z" w16du:dateUtc="2026-05-18T10:20:00Z">
              <w:r w:rsidR="00E45F93" w:rsidDel="00E45F93">
                <w:rPr>
                  <w:rFonts w:eastAsia="Arial" w:cs="Arial"/>
                  <w:color w:val="000000"/>
                  <w:sz w:val="20"/>
                </w:rPr>
                <w:t xml:space="preserve"> </w:t>
              </w:r>
            </w:ins>
            <w:del w:id="120" w:author="Kanungo, Kalpak (Cognizant)" w:date="2026-05-18T15:50:00Z" w16du:dateUtc="2026-05-18T10:20:00Z">
              <w:r w:rsidDel="00E45F93">
                <w:rPr>
                  <w:rFonts w:eastAsia="Arial" w:cs="Arial"/>
                  <w:color w:val="000000"/>
                  <w:sz w:val="20"/>
                </w:rPr>
                <w:delText>FRS-CH-SF-INVS-036-03,</w:delText>
              </w:r>
            </w:del>
            <w:ins w:id="121" w:author="Kanungo, Kalpak (Cognizant)" w:date="2026-05-22T15:15:00Z" w16du:dateUtc="2026-05-22T09:45:00Z">
              <w:r w:rsidR="00A30E17" w:rsidDel="00A30E17">
                <w:rPr>
                  <w:rFonts w:eastAsia="Arial" w:cs="Arial"/>
                  <w:color w:val="000000"/>
                  <w:sz w:val="20"/>
                </w:rPr>
                <w:t xml:space="preserve"> </w:t>
              </w:r>
            </w:ins>
            <w:del w:id="122" w:author="Kanungo, Kalpak (Cognizant)" w:date="2026-05-22T15:15:00Z" w16du:dateUtc="2026-05-22T09:45:00Z">
              <w:r w:rsidDel="00A30E17">
                <w:rPr>
                  <w:rFonts w:eastAsia="Arial" w:cs="Arial"/>
                  <w:color w:val="000000"/>
                  <w:sz w:val="20"/>
                </w:rPr>
                <w:delText>FRS-CH-SF-INVS-034-08</w:delText>
              </w:r>
            </w:del>
            <w:r>
              <w:rPr>
                <w:rFonts w:eastAsia="Arial" w:cs="Arial"/>
                <w:color w:val="000000"/>
                <w:sz w:val="20"/>
              </w:rPr>
              <w:t>,</w:t>
            </w:r>
            <w:del w:id="123" w:author="Kanungo, Kalpak (Cognizant)" w:date="2026-05-21T16:18:00Z" w16du:dateUtc="2026-05-21T10:48:00Z">
              <w:r w:rsidDel="003A7C06">
                <w:rPr>
                  <w:rFonts w:eastAsia="Arial" w:cs="Arial"/>
                  <w:color w:val="000000"/>
                  <w:sz w:val="20"/>
                </w:rPr>
                <w:delText xml:space="preserve"> </w:delText>
              </w:r>
            </w:del>
            <w:ins w:id="124" w:author="Kanungo, Kalpak (Cognizant)" w:date="2026-05-18T15:46:00Z" w16du:dateUtc="2026-05-18T10:16:00Z">
              <w:r w:rsidR="00CF455B">
                <w:rPr>
                  <w:rFonts w:eastAsia="Arial" w:cs="Arial"/>
                  <w:color w:val="000000"/>
                  <w:sz w:val="20"/>
                </w:rPr>
                <w:t>,</w:t>
              </w:r>
            </w:ins>
            <w:del w:id="125" w:author="Kanungo, Kalpak (Cognizant)" w:date="2026-05-18T15:44:00Z" w16du:dateUtc="2026-05-18T10:14:00Z">
              <w:r w:rsidDel="00434D05">
                <w:rPr>
                  <w:rFonts w:eastAsia="Arial" w:cs="Arial"/>
                  <w:color w:val="000000"/>
                  <w:sz w:val="20"/>
                </w:rPr>
                <w:delText xml:space="preserve">FRS-CH-SF-INVS-036-02, </w:delText>
              </w:r>
            </w:del>
            <w:r>
              <w:rPr>
                <w:rFonts w:eastAsia="Arial" w:cs="Arial"/>
                <w:color w:val="000000"/>
                <w:sz w:val="20"/>
              </w:rPr>
              <w:t>FRS-CH-REG-MDR-001-015,FRS-CH-REG-MDR-019-003, FRS-CH-REG-MDR-007-005,</w:t>
            </w:r>
            <w:r>
              <w:rPr>
                <w:rFonts w:eastAsia="Arial" w:cs="Arial"/>
                <w:color w:val="000000"/>
              </w:rPr>
              <w:t xml:space="preserve"> </w:t>
            </w:r>
            <w:r>
              <w:rPr>
                <w:rFonts w:eastAsia="Arial" w:cs="Arial"/>
                <w:color w:val="000000"/>
                <w:sz w:val="20"/>
              </w:rPr>
              <w:t>FRS-CH-REG-MDR-007-006</w:t>
            </w:r>
            <w:ins w:id="126" w:author="Kanungo, Kalpak (Cognizant)" w:date="2026-05-22T13:32:00Z" w16du:dateUtc="2026-05-22T08:02:00Z">
              <w:r w:rsidR="00031A36">
                <w:rPr>
                  <w:rFonts w:eastAsia="Arial" w:cs="Arial"/>
                  <w:color w:val="000000"/>
                  <w:sz w:val="20"/>
                </w:rPr>
                <w:t xml:space="preserve">, </w:t>
              </w:r>
            </w:ins>
            <w:ins w:id="127" w:author="Kanungo, Kalpak (Cognizant)" w:date="2026-05-22T13:32:00Z">
              <w:r w:rsidR="00031A36" w:rsidRPr="00031A36">
                <w:rPr>
                  <w:rFonts w:eastAsia="Arial" w:cs="Arial"/>
                  <w:color w:val="000000"/>
                  <w:sz w:val="20"/>
                </w:rPr>
                <w:t>URS-CH-SF-INVS-036</w:t>
              </w:r>
            </w:ins>
            <w:del w:id="128" w:author="Kanungo, Kalpak (Cognizant)" w:date="2026-05-22T13:32:00Z" w16du:dateUtc="2026-05-22T08:02:00Z">
              <w:r w:rsidDel="00031A36">
                <w:rPr>
                  <w:rFonts w:eastAsia="Arial" w:cs="Arial"/>
                  <w:color w:val="000000"/>
                  <w:sz w:val="20"/>
                </w:rPr>
                <w:delText xml:space="preserve"> </w:delText>
              </w:r>
            </w:del>
            <w:ins w:id="129" w:author="Kanungo, Kalpak (Cognizant)" w:date="2026-05-28T10:16:00Z" w16du:dateUtc="2026-05-28T04:46:00Z">
              <w:r w:rsidR="00662F4D">
                <w:rPr>
                  <w:rFonts w:eastAsia="Arial" w:cs="Arial"/>
                  <w:color w:val="000000"/>
                  <w:sz w:val="20"/>
                </w:rPr>
                <w:t xml:space="preserve">, </w:t>
              </w:r>
            </w:ins>
            <w:ins w:id="130" w:author="Kanungo, Kalpak (Cognizant)" w:date="2026-05-28T10:17:00Z" w16du:dateUtc="2026-05-28T04:47:00Z">
              <w:r w:rsidR="00107652" w:rsidRPr="00107652">
                <w:rPr>
                  <w:rFonts w:eastAsia="Arial" w:cs="Arial"/>
                  <w:color w:val="000000"/>
                  <w:sz w:val="20"/>
                </w:rPr>
                <w:t>URS-CH-SF-INVS-002</w:t>
              </w:r>
            </w:ins>
          </w:p>
          <w:p w14:paraId="2D6C088F" w14:textId="77777777" w:rsidR="004613D1" w:rsidRDefault="00B42D70">
            <w:pPr>
              <w:pBdr>
                <w:top w:val="nil"/>
                <w:left w:val="nil"/>
                <w:bottom w:val="nil"/>
                <w:right w:val="nil"/>
              </w:pBdr>
            </w:pPr>
            <w:r>
              <w:rPr>
                <w:rFonts w:eastAsia="Arial" w:cs="Arial"/>
                <w:color w:val="000000"/>
              </w:rPr>
              <w:t> </w:t>
            </w:r>
          </w:p>
        </w:tc>
      </w:tr>
      <w:tr w:rsidR="00346335" w:rsidDel="00AD2350" w14:paraId="2D6C0898" w14:textId="6367258A" w:rsidTr="009F3CFA">
        <w:trPr>
          <w:trHeight w:val="324"/>
          <w:del w:id="131" w:author="Kanungo, Kalpak (Cognizant)" w:date="2026-06-01T12:56:00Z" w16du:dateUtc="2026-06-01T07:26:00Z"/>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891" w14:textId="49371A91" w:rsidR="004613D1" w:rsidDel="00AD2350" w:rsidRDefault="00B42D70">
            <w:pPr>
              <w:pBdr>
                <w:top w:val="nil"/>
                <w:left w:val="nil"/>
                <w:bottom w:val="nil"/>
                <w:right w:val="nil"/>
              </w:pBdr>
              <w:rPr>
                <w:del w:id="132" w:author="Kanungo, Kalpak (Cognizant)" w:date="2026-06-01T12:56:00Z" w16du:dateUtc="2026-06-01T07:26:00Z"/>
              </w:rPr>
            </w:pPr>
            <w:del w:id="133" w:author="Kanungo, Kalpak (Cognizant)" w:date="2026-06-01T12:56:00Z" w16du:dateUtc="2026-06-01T07:26:00Z">
              <w:r w:rsidDel="00AD2350">
                <w:rPr>
                  <w:rFonts w:eastAsia="Arial" w:cs="Arial"/>
                  <w:color w:val="000000"/>
                  <w:sz w:val="20"/>
                </w:rPr>
                <w:lastRenderedPageBreak/>
                <w:delText>DS-CH-CS-DATAFIELD-015</w:delText>
              </w:r>
            </w:del>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892" w14:textId="2B0F1141" w:rsidR="004613D1" w:rsidDel="00AD2350" w:rsidRDefault="00B42D70">
            <w:pPr>
              <w:pBdr>
                <w:top w:val="nil"/>
                <w:left w:val="nil"/>
                <w:bottom w:val="nil"/>
                <w:right w:val="nil"/>
              </w:pBdr>
              <w:rPr>
                <w:del w:id="134" w:author="Kanungo, Kalpak (Cognizant)" w:date="2026-06-01T12:56:00Z" w16du:dateUtc="2026-06-01T07:26:00Z"/>
              </w:rPr>
            </w:pPr>
            <w:del w:id="135" w:author="Kanungo, Kalpak (Cognizant)" w:date="2026-06-01T12:56:00Z" w16du:dateUtc="2026-06-01T07:26:00Z">
              <w:r w:rsidDel="00AD2350">
                <w:rPr>
                  <w:rFonts w:eastAsia="Arial" w:cs="Arial"/>
                  <w:color w:val="000000"/>
                  <w:sz w:val="20"/>
                </w:rPr>
                <w:delText>The system shall be configured with Initial Reportability field that will be populated based on selections made in its dependent fields in ‘decision tree’ section in ’Reporting’ tab in the complaint record.</w:delText>
              </w:r>
            </w:del>
          </w:p>
          <w:p w14:paraId="2D6C0893" w14:textId="66B1AF41" w:rsidR="004613D1" w:rsidDel="00AD2350" w:rsidRDefault="00B42D70">
            <w:pPr>
              <w:pBdr>
                <w:top w:val="nil"/>
                <w:left w:val="nil"/>
                <w:bottom w:val="nil"/>
                <w:right w:val="nil"/>
              </w:pBdr>
              <w:rPr>
                <w:del w:id="136" w:author="Kanungo, Kalpak (Cognizant)" w:date="2026-06-01T12:56:00Z" w16du:dateUtc="2026-06-01T07:26:00Z"/>
              </w:rPr>
            </w:pPr>
            <w:del w:id="137" w:author="Kanungo, Kalpak (Cognizant)" w:date="2026-06-01T12:56:00Z" w16du:dateUtc="2026-06-01T07:26:00Z">
              <w:r w:rsidDel="00AD2350">
                <w:rPr>
                  <w:rFonts w:eastAsia="Arial" w:cs="Arial"/>
                  <w:color w:val="000000"/>
                  <w:sz w:val="20"/>
                </w:rPr>
                <w:delText> </w:delText>
              </w:r>
            </w:del>
          </w:p>
          <w:p w14:paraId="2D6C0894" w14:textId="31C803E5" w:rsidR="004613D1" w:rsidDel="00AD2350" w:rsidRDefault="00B42D70">
            <w:pPr>
              <w:pBdr>
                <w:top w:val="nil"/>
                <w:left w:val="nil"/>
                <w:bottom w:val="nil"/>
                <w:right w:val="nil"/>
              </w:pBdr>
              <w:rPr>
                <w:del w:id="138" w:author="Kanungo, Kalpak (Cognizant)" w:date="2026-06-01T12:56:00Z" w16du:dateUtc="2026-06-01T07:26:00Z"/>
              </w:rPr>
            </w:pPr>
            <w:del w:id="139" w:author="Kanungo, Kalpak (Cognizant)" w:date="2026-06-01T12:56:00Z" w16du:dateUtc="2026-06-01T07:26:00Z">
              <w:r w:rsidDel="00AD2350">
                <w:rPr>
                  <w:rFonts w:eastAsia="Arial" w:cs="Arial"/>
                  <w:color w:val="000000"/>
                  <w:sz w:val="20"/>
                </w:rPr>
                <w:delText>Refer ‘QCM TW_CH_DS_Interface_Spec’ Section ‘Decision Tree Customization’.</w:delText>
              </w:r>
            </w:del>
          </w:p>
          <w:p w14:paraId="2D6C0895" w14:textId="76169E21" w:rsidR="004613D1" w:rsidDel="00AD2350" w:rsidRDefault="00B42D70">
            <w:pPr>
              <w:pBdr>
                <w:top w:val="nil"/>
                <w:left w:val="nil"/>
                <w:bottom w:val="nil"/>
                <w:right w:val="nil"/>
              </w:pBdr>
              <w:rPr>
                <w:del w:id="140" w:author="Kanungo, Kalpak (Cognizant)" w:date="2026-06-01T12:56:00Z" w16du:dateUtc="2026-06-01T07:26:00Z"/>
              </w:rPr>
            </w:pPr>
            <w:del w:id="141" w:author="Kanungo, Kalpak (Cognizant)" w:date="2026-06-01T12:56:00Z" w16du:dateUtc="2026-06-01T07:26:00Z">
              <w:r w:rsidDel="00AD2350">
                <w:rPr>
                  <w:rFonts w:eastAsia="Arial" w:cs="Arial"/>
                  <w:color w:val="000000"/>
                  <w:sz w:val="20"/>
                </w:rPr>
                <w:delText xml:space="preserve">Refer QCM TW_Complaint Handling_DesignSpec_ Appendix – 7 Tab ‘Dependent Values’ </w:delText>
              </w:r>
            </w:del>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896" w14:textId="6812545B" w:rsidR="004613D1" w:rsidDel="00AD2350" w:rsidRDefault="00B42D70">
            <w:pPr>
              <w:pBdr>
                <w:top w:val="nil"/>
                <w:left w:val="nil"/>
                <w:bottom w:val="nil"/>
                <w:right w:val="nil"/>
              </w:pBdr>
              <w:jc w:val="center"/>
              <w:rPr>
                <w:del w:id="142" w:author="Kanungo, Kalpak (Cognizant)" w:date="2026-06-01T12:56:00Z" w16du:dateUtc="2026-06-01T07:26:00Z"/>
              </w:rPr>
            </w:pPr>
            <w:del w:id="143" w:author="Kanungo, Kalpak (Cognizant)" w:date="2026-06-01T12:56:00Z" w16du:dateUtc="2026-06-01T07:26:00Z">
              <w:r w:rsidDel="00AD2350">
                <w:rPr>
                  <w:rFonts w:eastAsia="Arial" w:cs="Arial"/>
                  <w:color w:val="000000"/>
                  <w:sz w:val="20"/>
                </w:rPr>
                <w:delText>N/A*</w:delText>
              </w:r>
            </w:del>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897" w14:textId="4DD79B21" w:rsidR="004613D1" w:rsidDel="00AD2350" w:rsidRDefault="00B42D70">
            <w:pPr>
              <w:pBdr>
                <w:top w:val="nil"/>
                <w:left w:val="nil"/>
                <w:bottom w:val="nil"/>
                <w:right w:val="nil"/>
              </w:pBdr>
              <w:rPr>
                <w:del w:id="144" w:author="Kanungo, Kalpak (Cognizant)" w:date="2026-06-01T12:56:00Z" w16du:dateUtc="2026-06-01T07:26:00Z"/>
              </w:rPr>
            </w:pPr>
            <w:del w:id="145" w:author="Kanungo, Kalpak (Cognizant)" w:date="2026-06-01T12:56:00Z" w16du:dateUtc="2026-06-01T07:26:00Z">
              <w:r w:rsidDel="00AD2350">
                <w:rPr>
                  <w:rFonts w:eastAsia="Arial" w:cs="Arial"/>
                  <w:color w:val="000000"/>
                  <w:sz w:val="20"/>
                </w:rPr>
                <w:delText>FRS-CH-CA-GDT-003-001</w:delText>
              </w:r>
            </w:del>
          </w:p>
        </w:tc>
      </w:tr>
      <w:tr w:rsidR="00346335" w14:paraId="2D6C089D"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899" w14:textId="77777777" w:rsidR="004613D1" w:rsidRDefault="00B42D70">
            <w:pPr>
              <w:pBdr>
                <w:top w:val="nil"/>
                <w:left w:val="nil"/>
                <w:bottom w:val="nil"/>
                <w:right w:val="nil"/>
              </w:pBdr>
            </w:pPr>
            <w:r>
              <w:rPr>
                <w:rFonts w:eastAsia="Arial" w:cs="Arial"/>
                <w:color w:val="000000"/>
                <w:sz w:val="20"/>
              </w:rPr>
              <w:t>DS-CH-CS-DATAFIELD-016</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89A" w14:textId="77777777" w:rsidR="004613D1" w:rsidRDefault="00B42D70">
            <w:pPr>
              <w:pBdr>
                <w:top w:val="nil"/>
                <w:left w:val="nil"/>
                <w:bottom w:val="nil"/>
                <w:right w:val="nil"/>
              </w:pBdr>
            </w:pPr>
            <w:r>
              <w:rPr>
                <w:rFonts w:eastAsia="Arial" w:cs="Arial"/>
                <w:color w:val="000000"/>
                <w:sz w:val="20"/>
              </w:rPr>
              <w:t>The system shall be configured with datafield ‘Manufacturing Site’ with datafield type as entity for all the regulatory records except MIR to address the Manufacturer information.</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89B"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89C" w14:textId="77777777" w:rsidR="004613D1" w:rsidRDefault="00B42D70">
            <w:pPr>
              <w:pBdr>
                <w:top w:val="nil"/>
                <w:left w:val="nil"/>
                <w:bottom w:val="nil"/>
                <w:right w:val="nil"/>
              </w:pBdr>
            </w:pPr>
            <w:r>
              <w:rPr>
                <w:rFonts w:eastAsia="Arial" w:cs="Arial"/>
                <w:color w:val="000000"/>
              </w:rPr>
              <w:t xml:space="preserve">FRS-CH-REG-GEN-003-007 </w:t>
            </w:r>
          </w:p>
        </w:tc>
      </w:tr>
      <w:tr w:rsidR="00346335" w14:paraId="2D6C08A4"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89E" w14:textId="77777777" w:rsidR="004613D1" w:rsidRDefault="00B42D70">
            <w:pPr>
              <w:pBdr>
                <w:top w:val="nil"/>
                <w:left w:val="nil"/>
                <w:bottom w:val="nil"/>
                <w:right w:val="nil"/>
              </w:pBdr>
            </w:pPr>
            <w:r>
              <w:rPr>
                <w:rFonts w:eastAsia="Arial" w:cs="Arial"/>
                <w:color w:val="000000"/>
                <w:sz w:val="20"/>
              </w:rPr>
              <w:t>DS-CH-CS-DATAFIELD-017</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89F" w14:textId="77777777" w:rsidR="004613D1" w:rsidRDefault="00B42D70">
            <w:pPr>
              <w:pBdr>
                <w:top w:val="nil"/>
                <w:left w:val="nil"/>
                <w:bottom w:val="nil"/>
                <w:right w:val="nil"/>
              </w:pBdr>
            </w:pPr>
            <w:r>
              <w:rPr>
                <w:rFonts w:eastAsia="Arial" w:cs="Arial"/>
                <w:color w:val="000000"/>
                <w:sz w:val="20"/>
              </w:rPr>
              <w:t>The system shall provide a ‘Clear Selection’ option to clear the value of (Radio Button) fields.</w:t>
            </w:r>
          </w:p>
          <w:p w14:paraId="2D6C08A0" w14:textId="77777777" w:rsidR="004613D1" w:rsidRDefault="00B42D70">
            <w:pPr>
              <w:pBdr>
                <w:top w:val="nil"/>
                <w:left w:val="nil"/>
                <w:bottom w:val="nil"/>
                <w:right w:val="nil"/>
              </w:pBdr>
            </w:pPr>
            <w:r>
              <w:rPr>
                <w:rFonts w:eastAsia="Arial" w:cs="Arial"/>
                <w:color w:val="000000"/>
                <w:sz w:val="20"/>
              </w:rPr>
              <w:t> </w:t>
            </w:r>
          </w:p>
          <w:p w14:paraId="2D6C08A1" w14:textId="77777777" w:rsidR="004613D1" w:rsidRDefault="00B42D70">
            <w:pPr>
              <w:pBdr>
                <w:top w:val="nil"/>
                <w:left w:val="nil"/>
                <w:bottom w:val="nil"/>
                <w:right w:val="nil"/>
              </w:pBdr>
            </w:pPr>
            <w:r>
              <w:rPr>
                <w:rFonts w:eastAsia="Arial" w:cs="Arial"/>
                <w:color w:val="000000"/>
                <w:sz w:val="20"/>
              </w:rPr>
              <w:t>Refer  QCM TW_Complaint Handling_DesignSpec_ Appendix – 5  Section ‘Config Form – Intake’</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8A2"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8A3" w14:textId="77777777" w:rsidR="004613D1" w:rsidRDefault="00B42D70">
            <w:pPr>
              <w:pBdr>
                <w:top w:val="nil"/>
                <w:left w:val="nil"/>
                <w:bottom w:val="nil"/>
                <w:right w:val="nil"/>
              </w:pBdr>
            </w:pPr>
            <w:r>
              <w:rPr>
                <w:rFonts w:eastAsia="Arial" w:cs="Arial"/>
                <w:color w:val="000000"/>
                <w:sz w:val="20"/>
              </w:rPr>
              <w:t>FRS-CH-SF-INTK-018-003</w:t>
            </w:r>
          </w:p>
        </w:tc>
      </w:tr>
      <w:tr w:rsidR="00346335" w14:paraId="2D6C08AB"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8A5" w14:textId="77777777" w:rsidR="004613D1" w:rsidRDefault="00B42D70">
            <w:pPr>
              <w:pBdr>
                <w:top w:val="nil"/>
                <w:left w:val="nil"/>
                <w:bottom w:val="nil"/>
                <w:right w:val="nil"/>
              </w:pBdr>
            </w:pPr>
            <w:r>
              <w:rPr>
                <w:rFonts w:eastAsia="Arial" w:cs="Arial"/>
                <w:color w:val="000000"/>
                <w:sz w:val="20"/>
              </w:rPr>
              <w:t>DS-CH-CS-DATAFIELD-018</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8A6" w14:textId="77777777" w:rsidR="004613D1" w:rsidRDefault="00B42D70">
            <w:pPr>
              <w:pBdr>
                <w:top w:val="nil"/>
                <w:left w:val="nil"/>
                <w:bottom w:val="nil"/>
                <w:right w:val="nil"/>
              </w:pBdr>
            </w:pPr>
            <w:r>
              <w:rPr>
                <w:rFonts w:eastAsia="Arial" w:cs="Arial"/>
                <w:color w:val="000000"/>
                <w:sz w:val="20"/>
              </w:rPr>
              <w:t>The system shall be configured with datafields for eMDR record.</w:t>
            </w:r>
          </w:p>
          <w:p w14:paraId="2D6C08A7" w14:textId="77777777" w:rsidR="004613D1" w:rsidRDefault="00B42D70">
            <w:pPr>
              <w:pBdr>
                <w:top w:val="nil"/>
                <w:left w:val="nil"/>
                <w:bottom w:val="nil"/>
                <w:right w:val="nil"/>
              </w:pBdr>
            </w:pPr>
            <w:r>
              <w:rPr>
                <w:rFonts w:eastAsia="Arial" w:cs="Arial"/>
                <w:color w:val="000000"/>
                <w:sz w:val="20"/>
              </w:rPr>
              <w:t> </w:t>
            </w:r>
          </w:p>
          <w:p w14:paraId="2D6C08A8" w14:textId="77777777" w:rsidR="004613D1" w:rsidRDefault="00B42D70">
            <w:pPr>
              <w:pBdr>
                <w:top w:val="nil"/>
                <w:left w:val="nil"/>
                <w:bottom w:val="nil"/>
                <w:right w:val="nil"/>
              </w:pBdr>
            </w:pPr>
            <w:r>
              <w:rPr>
                <w:rFonts w:eastAsia="Arial" w:cs="Arial"/>
                <w:color w:val="000000"/>
                <w:sz w:val="20"/>
              </w:rPr>
              <w:t>Refer Group_Category_Permissions_Export.xls - GROUP_CATEGORY – ‘eMDR-FP’</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8A9" w14:textId="77777777" w:rsidR="004613D1" w:rsidRDefault="00B42D70">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8AA" w14:textId="7A55B5D4" w:rsidR="004613D1" w:rsidRDefault="00B42D70">
            <w:pPr>
              <w:pBdr>
                <w:top w:val="nil"/>
                <w:left w:val="nil"/>
                <w:bottom w:val="nil"/>
                <w:right w:val="nil"/>
              </w:pBdr>
            </w:pPr>
            <w:r>
              <w:rPr>
                <w:rFonts w:eastAsia="Arial" w:cs="Arial"/>
                <w:color w:val="000000"/>
                <w:sz w:val="20"/>
              </w:rPr>
              <w:t xml:space="preserve">FRS-CH-REG-MDR-018-001, FRS-CH-REG-MDR-005-001, </w:t>
            </w:r>
            <w:del w:id="146" w:author="Kanungo, Kalpak (Cognizant)" w:date="2026-04-14T18:29:00Z" w16du:dateUtc="2026-04-14T12:59:00Z">
              <w:r w:rsidDel="00F14FFE">
                <w:rPr>
                  <w:rFonts w:eastAsia="Arial" w:cs="Arial"/>
                  <w:color w:val="000000"/>
                  <w:sz w:val="20"/>
                </w:rPr>
                <w:delText>FRS-CH-REG-GEN-008-027</w:delText>
              </w:r>
            </w:del>
            <w:r>
              <w:rPr>
                <w:rFonts w:eastAsia="Arial" w:cs="Arial"/>
                <w:color w:val="000000"/>
                <w:sz w:val="20"/>
              </w:rPr>
              <w:t xml:space="preserve">, </w:t>
            </w:r>
            <w:del w:id="147" w:author="Kanungo, Kalpak (Cognizant)" w:date="2026-04-14T18:23:00Z" w16du:dateUtc="2026-04-14T12:53:00Z">
              <w:r w:rsidDel="008E7181">
                <w:rPr>
                  <w:rFonts w:eastAsia="Arial" w:cs="Arial"/>
                  <w:color w:val="000000"/>
                  <w:sz w:val="20"/>
                </w:rPr>
                <w:delText>FRS-CH-REG-GEN-008-032</w:delText>
              </w:r>
            </w:del>
            <w:ins w:id="148" w:author="Kanungo, Kalpak (Cognizant)" w:date="2026-04-14T18:23:00Z" w16du:dateUtc="2026-04-14T12:53:00Z">
              <w:r w:rsidR="008E7181">
                <w:rPr>
                  <w:rFonts w:eastAsia="Arial" w:cs="Arial"/>
                  <w:color w:val="000000"/>
                  <w:sz w:val="20"/>
                </w:rPr>
                <w:t>URS-CH-REG-GEN-008</w:t>
              </w:r>
            </w:ins>
            <w:r>
              <w:rPr>
                <w:rFonts w:eastAsia="Arial" w:cs="Arial"/>
                <w:color w:val="000000"/>
                <w:sz w:val="20"/>
              </w:rPr>
              <w:t>, FRS-CH-REG-GEN-018-004,FRS-CH-REG-MDR-019-004, FRS-CH-REG-GEN-022-008</w:t>
            </w:r>
          </w:p>
        </w:tc>
      </w:tr>
      <w:tr w:rsidR="00346335" w14:paraId="2D6C08B2"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8AC" w14:textId="77777777" w:rsidR="004613D1" w:rsidRDefault="00B42D70">
            <w:pPr>
              <w:pBdr>
                <w:top w:val="nil"/>
                <w:left w:val="nil"/>
                <w:bottom w:val="nil"/>
                <w:right w:val="nil"/>
              </w:pBdr>
            </w:pPr>
            <w:r>
              <w:rPr>
                <w:rFonts w:eastAsia="Arial" w:cs="Arial"/>
                <w:color w:val="000000"/>
                <w:sz w:val="20"/>
              </w:rPr>
              <w:t>DS-CH-CS-DATAFIELD-021</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8AD" w14:textId="77777777" w:rsidR="004613D1" w:rsidRDefault="00B42D70">
            <w:pPr>
              <w:pBdr>
                <w:top w:val="nil"/>
                <w:left w:val="nil"/>
                <w:bottom w:val="nil"/>
                <w:right w:val="nil"/>
              </w:pBdr>
            </w:pPr>
            <w:r>
              <w:rPr>
                <w:rFonts w:eastAsia="Arial" w:cs="Arial"/>
                <w:color w:val="000000"/>
                <w:sz w:val="20"/>
              </w:rPr>
              <w:t>The system shall be configured to enable user to search and populate all Complaint Codes in section ‘Complaint Investigation Summary’ of tab ‘Investigation’ in Complaint record</w:t>
            </w:r>
          </w:p>
          <w:p w14:paraId="2D6C08AE" w14:textId="77777777" w:rsidR="004613D1" w:rsidRDefault="00B42D70">
            <w:pPr>
              <w:pBdr>
                <w:top w:val="nil"/>
                <w:left w:val="nil"/>
                <w:bottom w:val="nil"/>
                <w:right w:val="nil"/>
              </w:pBdr>
            </w:pPr>
            <w:r>
              <w:rPr>
                <w:rFonts w:eastAsia="Arial" w:cs="Arial"/>
                <w:color w:val="000000"/>
                <w:sz w:val="20"/>
              </w:rPr>
              <w:t> </w:t>
            </w:r>
          </w:p>
          <w:p w14:paraId="2D6C08AF" w14:textId="77777777" w:rsidR="004613D1" w:rsidRDefault="00B42D70">
            <w:pPr>
              <w:pBdr>
                <w:top w:val="nil"/>
                <w:left w:val="nil"/>
                <w:bottom w:val="nil"/>
                <w:right w:val="nil"/>
              </w:pBdr>
            </w:pPr>
            <w:r>
              <w:rPr>
                <w:rFonts w:eastAsia="Arial" w:cs="Arial"/>
                <w:color w:val="000000"/>
                <w:sz w:val="20"/>
              </w:rPr>
              <w:t>Refer QCM TW_Complaint Handling_DesignSpec_Appendix – 1 Section ‘External Field Configuration’</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8B0"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8B1" w14:textId="77777777" w:rsidR="004613D1" w:rsidRDefault="00B42D70">
            <w:pPr>
              <w:pBdr>
                <w:top w:val="nil"/>
                <w:left w:val="nil"/>
                <w:bottom w:val="nil"/>
                <w:right w:val="nil"/>
              </w:pBdr>
            </w:pPr>
            <w:r>
              <w:rPr>
                <w:rFonts w:eastAsia="Arial" w:cs="Arial"/>
                <w:color w:val="000000"/>
                <w:sz w:val="20"/>
              </w:rPr>
              <w:t>FRS-CH-SF-EVAL-012-005, FRS-CH-SF-EVAL-012-008, FRS-CH-SF-EVAL-012-011, FRS-CH-SF-EVAL-012-014, FRS-CH-SF-EVAL-013-002, FRS-CH-SF-EVAL-013-011, FRS-CH-SF-EVAL-013-013</w:t>
            </w:r>
          </w:p>
        </w:tc>
      </w:tr>
      <w:tr w:rsidR="00346335" w14:paraId="2D6C08B9"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8B3" w14:textId="77777777" w:rsidR="004613D1" w:rsidRDefault="00B42D70">
            <w:pPr>
              <w:pBdr>
                <w:top w:val="nil"/>
                <w:left w:val="nil"/>
                <w:bottom w:val="nil"/>
                <w:right w:val="nil"/>
              </w:pBdr>
            </w:pPr>
            <w:r>
              <w:rPr>
                <w:rFonts w:eastAsia="Arial" w:cs="Arial"/>
                <w:color w:val="000000"/>
                <w:sz w:val="20"/>
              </w:rPr>
              <w:t>DS-CH-CS-DATAFIELD-022</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8B4" w14:textId="77777777" w:rsidR="004613D1" w:rsidRDefault="00B42D70">
            <w:pPr>
              <w:pBdr>
                <w:top w:val="nil"/>
                <w:left w:val="nil"/>
                <w:bottom w:val="nil"/>
                <w:right w:val="nil"/>
              </w:pBdr>
            </w:pPr>
            <w:r>
              <w:rPr>
                <w:rFonts w:eastAsia="Arial" w:cs="Arial"/>
                <w:color w:val="000000"/>
                <w:sz w:val="20"/>
              </w:rPr>
              <w:t>The system shall be configured to enable user to search and populate all Complaint Codes in section ‘Complaint Investigation Summary’ of tab ‘Investigation’ in an Intake record</w:t>
            </w:r>
          </w:p>
          <w:p w14:paraId="2D6C08B5" w14:textId="77777777" w:rsidR="004613D1" w:rsidRDefault="00B42D70">
            <w:pPr>
              <w:pBdr>
                <w:top w:val="nil"/>
                <w:left w:val="nil"/>
                <w:bottom w:val="nil"/>
                <w:right w:val="nil"/>
              </w:pBdr>
            </w:pPr>
            <w:r>
              <w:rPr>
                <w:rFonts w:eastAsia="Arial" w:cs="Arial"/>
                <w:color w:val="000000"/>
                <w:sz w:val="20"/>
              </w:rPr>
              <w:lastRenderedPageBreak/>
              <w:t> </w:t>
            </w:r>
          </w:p>
          <w:p w14:paraId="2D6C08B6" w14:textId="77777777" w:rsidR="004613D1" w:rsidRDefault="00B42D70">
            <w:pPr>
              <w:pBdr>
                <w:top w:val="nil"/>
                <w:left w:val="nil"/>
                <w:bottom w:val="nil"/>
                <w:right w:val="nil"/>
              </w:pBdr>
            </w:pPr>
            <w:r>
              <w:rPr>
                <w:rFonts w:eastAsia="Arial" w:cs="Arial"/>
                <w:color w:val="000000"/>
                <w:sz w:val="20"/>
              </w:rPr>
              <w:t>Refer QCM TW_Complaint Handling_DesignSpec_Appendix - 1 Section ‘External Field Configuration’</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8B7" w14:textId="77777777" w:rsidR="004613D1" w:rsidRDefault="00B42D70">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8B8" w14:textId="77777777" w:rsidR="004613D1" w:rsidRDefault="00B42D70">
            <w:pPr>
              <w:pBdr>
                <w:top w:val="nil"/>
                <w:left w:val="nil"/>
                <w:bottom w:val="nil"/>
                <w:right w:val="nil"/>
              </w:pBdr>
            </w:pPr>
            <w:r>
              <w:rPr>
                <w:rFonts w:eastAsia="Arial" w:cs="Arial"/>
                <w:color w:val="000000"/>
                <w:sz w:val="20"/>
              </w:rPr>
              <w:t xml:space="preserve">FRS-CH-SF-INTK-010-004, FRS-CH-SF-INTK-011-001, </w:t>
            </w:r>
            <w:r>
              <w:rPr>
                <w:rFonts w:eastAsia="Arial" w:cs="Arial"/>
                <w:color w:val="000000"/>
                <w:sz w:val="20"/>
              </w:rPr>
              <w:lastRenderedPageBreak/>
              <w:t>FRS-CH-SF-INTK-023-002, FRS-CH-SF-INTK-024-002</w:t>
            </w:r>
          </w:p>
        </w:tc>
      </w:tr>
      <w:tr w:rsidR="00346335" w14:paraId="2D6C08CB"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8BA" w14:textId="77777777" w:rsidR="004613D1" w:rsidRDefault="00B42D70">
            <w:pPr>
              <w:pBdr>
                <w:top w:val="nil"/>
                <w:left w:val="nil"/>
                <w:bottom w:val="nil"/>
                <w:right w:val="nil"/>
              </w:pBdr>
            </w:pPr>
            <w:r>
              <w:rPr>
                <w:rFonts w:eastAsia="Arial" w:cs="Arial"/>
                <w:color w:val="000000"/>
                <w:sz w:val="20"/>
              </w:rPr>
              <w:lastRenderedPageBreak/>
              <w:t>DS-CH-CS-DATAFIELD-023</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8BB" w14:textId="77777777" w:rsidR="004613D1" w:rsidRDefault="00B42D70">
            <w:pPr>
              <w:pBdr>
                <w:top w:val="nil"/>
                <w:left w:val="nil"/>
                <w:bottom w:val="nil"/>
                <w:right w:val="nil"/>
              </w:pBdr>
            </w:pPr>
            <w:r>
              <w:rPr>
                <w:rFonts w:eastAsia="Arial" w:cs="Arial"/>
                <w:color w:val="000000"/>
                <w:sz w:val="20"/>
              </w:rPr>
              <w:t>The system shall be configured with below fields, which will be populated based on L3 level codes.</w:t>
            </w:r>
          </w:p>
          <w:p w14:paraId="2D6C08BC" w14:textId="77777777" w:rsidR="004613D1" w:rsidRDefault="00B42D70">
            <w:pPr>
              <w:pBdr>
                <w:top w:val="nil"/>
                <w:left w:val="nil"/>
                <w:bottom w:val="nil"/>
                <w:right w:val="nil"/>
              </w:pBdr>
            </w:pPr>
            <w:r>
              <w:rPr>
                <w:rFonts w:eastAsia="Arial" w:cs="Arial"/>
                <w:color w:val="000000"/>
                <w:sz w:val="20"/>
              </w:rPr>
              <w:t> </w:t>
            </w:r>
          </w:p>
          <w:p w14:paraId="2D6C08BD"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(Device) Problem FDA C-Code</w:t>
            </w:r>
          </w:p>
          <w:p w14:paraId="2D6C08BE"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Evaluation Method FDA C-Code</w:t>
            </w:r>
          </w:p>
          <w:p w14:paraId="2D6C08BF"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Evaluation Results FDA C-Code</w:t>
            </w:r>
          </w:p>
          <w:p w14:paraId="2D6C08C0"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Conclusion FDA C-Code</w:t>
            </w:r>
          </w:p>
          <w:p w14:paraId="2D6C08C1"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(Device) Problem IMDRF</w:t>
            </w:r>
          </w:p>
          <w:p w14:paraId="2D6C08C2"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Evaluation Method IMDRF</w:t>
            </w:r>
          </w:p>
          <w:p w14:paraId="2D6C08C3"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Conclusion IMDRF</w:t>
            </w:r>
          </w:p>
          <w:p w14:paraId="2D6C08C4"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Evaluation Results IMDRF</w:t>
            </w:r>
          </w:p>
          <w:p w14:paraId="2D6C08C5" w14:textId="77777777" w:rsidR="004613D1" w:rsidRDefault="00B42D70">
            <w:pPr>
              <w:pBdr>
                <w:top w:val="nil"/>
                <w:left w:val="nil"/>
                <w:bottom w:val="nil"/>
                <w:right w:val="nil"/>
              </w:pBdr>
              <w:ind w:left="720"/>
            </w:pPr>
            <w:r>
              <w:rPr>
                <w:rFonts w:eastAsia="Arial" w:cs="Arial"/>
                <w:color w:val="000000"/>
                <w:sz w:val="20"/>
              </w:rPr>
              <w:t> </w:t>
            </w:r>
          </w:p>
          <w:p w14:paraId="2D6C08C6" w14:textId="77777777" w:rsidR="004613D1" w:rsidRDefault="00B42D70">
            <w:pPr>
              <w:pBdr>
                <w:top w:val="nil"/>
                <w:left w:val="nil"/>
                <w:bottom w:val="nil"/>
                <w:right w:val="nil"/>
              </w:pBdr>
            </w:pPr>
            <w:r>
              <w:rPr>
                <w:rFonts w:eastAsia="Arial" w:cs="Arial"/>
                <w:color w:val="000000"/>
                <w:sz w:val="20"/>
              </w:rPr>
              <w:t>Refer QCM TW_Complaint Handling_DesignSpec_ Appendix – 7 for L3 level codes.</w:t>
            </w:r>
          </w:p>
          <w:p w14:paraId="2D6C08C7" w14:textId="77777777" w:rsidR="004613D1" w:rsidRDefault="00B42D70">
            <w:pPr>
              <w:pBdr>
                <w:top w:val="nil"/>
                <w:left w:val="nil"/>
                <w:bottom w:val="nil"/>
                <w:right w:val="nil"/>
              </w:pBdr>
            </w:pPr>
            <w:r>
              <w:rPr>
                <w:rFonts w:eastAsia="Arial" w:cs="Arial"/>
                <w:color w:val="000000"/>
                <w:sz w:val="20"/>
              </w:rPr>
              <w:t> </w:t>
            </w:r>
          </w:p>
          <w:p w14:paraId="2D6C08C8" w14:textId="77777777" w:rsidR="004613D1" w:rsidRDefault="00B42D70">
            <w:pPr>
              <w:pBdr>
                <w:top w:val="nil"/>
                <w:left w:val="nil"/>
                <w:bottom w:val="nil"/>
                <w:right w:val="nil"/>
              </w:pBdr>
            </w:pPr>
            <w:r>
              <w:rPr>
                <w:rFonts w:eastAsia="Arial" w:cs="Arial"/>
                <w:color w:val="000000"/>
                <w:sz w:val="20"/>
              </w:rPr>
              <w:t>Refer QCM TW_Complaint Handling_DesignSpec_ Appendix – 7 Tab ‘Dependent Values’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8C9"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8CA" w14:textId="77777777" w:rsidR="004613D1" w:rsidRDefault="00B42D70">
            <w:pPr>
              <w:pBdr>
                <w:top w:val="nil"/>
                <w:left w:val="nil"/>
                <w:bottom w:val="nil"/>
                <w:right w:val="nil"/>
              </w:pBdr>
            </w:pPr>
            <w:r>
              <w:rPr>
                <w:rFonts w:eastAsia="Arial" w:cs="Arial"/>
                <w:color w:val="000000"/>
                <w:sz w:val="20"/>
              </w:rPr>
              <w:t>FRS-CH-SF-INTK-023-002, FRS-CH-SF-INTK-024-002</w:t>
            </w:r>
          </w:p>
        </w:tc>
      </w:tr>
      <w:tr w:rsidR="00346335" w14:paraId="2D6C08D2"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8CC" w14:textId="77777777" w:rsidR="004613D1" w:rsidRDefault="00B42D70">
            <w:pPr>
              <w:pBdr>
                <w:top w:val="nil"/>
                <w:left w:val="nil"/>
                <w:bottom w:val="nil"/>
                <w:right w:val="nil"/>
              </w:pBdr>
            </w:pPr>
            <w:r>
              <w:rPr>
                <w:rFonts w:eastAsia="Arial" w:cs="Arial"/>
                <w:color w:val="000000"/>
                <w:sz w:val="20"/>
              </w:rPr>
              <w:t>DS-CH-CS-DATAFIELD-024</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8CD" w14:textId="77777777" w:rsidR="004613D1" w:rsidRDefault="00B42D70">
            <w:pPr>
              <w:pBdr>
                <w:top w:val="nil"/>
                <w:left w:val="nil"/>
                <w:bottom w:val="nil"/>
                <w:right w:val="nil"/>
              </w:pBdr>
            </w:pPr>
            <w:r>
              <w:rPr>
                <w:rFonts w:eastAsia="Arial" w:cs="Arial"/>
                <w:color w:val="000000"/>
                <w:sz w:val="20"/>
              </w:rPr>
              <w:t>The system shall be configured with field ‘Hazard’ which shall be populated based on selection of ‘Hazard Category’ field in section ‘Problem Definition’ of tab ‘Problem Definition’ in the Complaint record.</w:t>
            </w:r>
          </w:p>
          <w:p w14:paraId="2D6C08CE" w14:textId="77777777" w:rsidR="004613D1" w:rsidRDefault="00B42D70">
            <w:pPr>
              <w:pBdr>
                <w:top w:val="nil"/>
                <w:left w:val="nil"/>
                <w:bottom w:val="nil"/>
                <w:right w:val="nil"/>
              </w:pBdr>
            </w:pPr>
            <w:r>
              <w:rPr>
                <w:rFonts w:eastAsia="Arial" w:cs="Arial"/>
                <w:color w:val="000000"/>
                <w:sz w:val="20"/>
              </w:rPr>
              <w:t> </w:t>
            </w:r>
          </w:p>
          <w:p w14:paraId="2D6C08CF" w14:textId="77777777" w:rsidR="004613D1" w:rsidRDefault="00B42D70">
            <w:pPr>
              <w:pBdr>
                <w:top w:val="nil"/>
                <w:left w:val="nil"/>
                <w:bottom w:val="nil"/>
                <w:right w:val="nil"/>
              </w:pBdr>
            </w:pPr>
            <w:r>
              <w:rPr>
                <w:rFonts w:eastAsia="Arial" w:cs="Arial"/>
                <w:color w:val="000000"/>
                <w:sz w:val="20"/>
              </w:rPr>
              <w:t>Refer QCM TW_Complaint Handling_DesignSpec_ Appendix – 7 Tab ‘Dependent Values’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8D0"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8D1" w14:textId="77777777" w:rsidR="004613D1" w:rsidRDefault="00B42D70">
            <w:pPr>
              <w:pBdr>
                <w:top w:val="nil"/>
                <w:left w:val="nil"/>
                <w:bottom w:val="nil"/>
                <w:right w:val="nil"/>
              </w:pBdr>
            </w:pPr>
            <w:r>
              <w:rPr>
                <w:rFonts w:eastAsia="Arial" w:cs="Arial"/>
                <w:color w:val="000000"/>
                <w:sz w:val="20"/>
              </w:rPr>
              <w:t>FRS-CH-SF-EVAL-047-003</w:t>
            </w:r>
          </w:p>
        </w:tc>
      </w:tr>
      <w:tr w:rsidR="00346335" w14:paraId="2D6C08DD"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8D3" w14:textId="77777777" w:rsidR="004613D1" w:rsidRDefault="00B42D70">
            <w:pPr>
              <w:pBdr>
                <w:top w:val="nil"/>
                <w:left w:val="nil"/>
                <w:bottom w:val="nil"/>
                <w:right w:val="nil"/>
              </w:pBdr>
            </w:pPr>
            <w:r>
              <w:rPr>
                <w:rFonts w:eastAsia="Arial" w:cs="Arial"/>
                <w:color w:val="000000"/>
                <w:sz w:val="20"/>
              </w:rPr>
              <w:t>DS-CH-CS-DATAFIELD-026</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8D4" w14:textId="77777777" w:rsidR="004613D1" w:rsidRDefault="00B42D70">
            <w:pPr>
              <w:pBdr>
                <w:top w:val="nil"/>
                <w:left w:val="nil"/>
                <w:bottom w:val="nil"/>
                <w:right w:val="nil"/>
              </w:pBdr>
            </w:pPr>
            <w:r>
              <w:rPr>
                <w:rFonts w:eastAsia="Arial" w:cs="Arial"/>
                <w:color w:val="000000"/>
                <w:sz w:val="20"/>
              </w:rPr>
              <w:t>The system shall be configured with below fields which will be populated based on Patient Outcome Code^ field from Patient Outcome Code Grid in  and Problem Definition tabs of Complaint record</w:t>
            </w:r>
          </w:p>
          <w:p w14:paraId="2D6C08D5" w14:textId="77777777" w:rsidR="004613D1" w:rsidRDefault="00B42D70">
            <w:pPr>
              <w:pBdr>
                <w:top w:val="nil"/>
                <w:left w:val="nil"/>
                <w:bottom w:val="nil"/>
                <w:right w:val="nil"/>
              </w:pBdr>
              <w:ind w:left="720"/>
            </w:pPr>
            <w:r>
              <w:rPr>
                <w:rFonts w:eastAsia="Arial" w:cs="Arial"/>
                <w:color w:val="000000"/>
                <w:sz w:val="20"/>
              </w:rPr>
              <w:t> </w:t>
            </w:r>
          </w:p>
          <w:p w14:paraId="2D6C08D6"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Patient Outcome FDA C-Code^</w:t>
            </w:r>
          </w:p>
          <w:p w14:paraId="2D6C08D7"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Patient Outcome IMDRF^</w:t>
            </w:r>
          </w:p>
          <w:p w14:paraId="2D6C08D8" w14:textId="77777777" w:rsidR="004613D1" w:rsidRDefault="00B42D70">
            <w:pPr>
              <w:pBdr>
                <w:top w:val="nil"/>
                <w:left w:val="nil"/>
                <w:bottom w:val="nil"/>
                <w:right w:val="nil"/>
              </w:pBdr>
            </w:pPr>
            <w:r>
              <w:rPr>
                <w:rFonts w:eastAsia="Arial" w:cs="Arial"/>
                <w:color w:val="000000"/>
                <w:sz w:val="20"/>
              </w:rPr>
              <w:t> </w:t>
            </w:r>
          </w:p>
          <w:p w14:paraId="2D6C08D9" w14:textId="77777777" w:rsidR="004613D1" w:rsidRDefault="00B42D70">
            <w:pPr>
              <w:pBdr>
                <w:top w:val="nil"/>
                <w:left w:val="nil"/>
                <w:bottom w:val="nil"/>
                <w:right w:val="nil"/>
              </w:pBdr>
            </w:pPr>
            <w:r>
              <w:rPr>
                <w:rFonts w:eastAsia="Arial" w:cs="Arial"/>
                <w:color w:val="000000"/>
                <w:sz w:val="20"/>
              </w:rPr>
              <w:t>Refer QCM TW_Complaint Handling_DesignSpec_ Appendix – 7 Tab ‘Dependent Values’</w:t>
            </w:r>
          </w:p>
          <w:p w14:paraId="2D6C08DA" w14:textId="77777777" w:rsidR="004613D1" w:rsidRDefault="00B42D70">
            <w:pPr>
              <w:pBdr>
                <w:top w:val="nil"/>
                <w:left w:val="nil"/>
                <w:bottom w:val="nil"/>
                <w:right w:val="nil"/>
              </w:pBdr>
            </w:pPr>
            <w:r>
              <w:rPr>
                <w:rFonts w:eastAsia="Arial" w:cs="Arial"/>
                <w:color w:val="000000"/>
                <w:sz w:val="20"/>
              </w:rPr>
              <w:t>Refer  QCM TW_Complaint Handling_DesignSpec_ Appendix – 5  Section ‘Config Form - Complaint’ Tab Problem Definition and Investigation</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8DB"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8DC" w14:textId="77777777" w:rsidR="004613D1" w:rsidRDefault="00B42D70">
            <w:pPr>
              <w:pBdr>
                <w:top w:val="nil"/>
                <w:left w:val="nil"/>
                <w:bottom w:val="nil"/>
                <w:right w:val="nil"/>
              </w:pBdr>
            </w:pPr>
            <w:r>
              <w:rPr>
                <w:rFonts w:eastAsia="Arial" w:cs="Arial"/>
                <w:color w:val="000000"/>
                <w:sz w:val="20"/>
              </w:rPr>
              <w:t>FRS-CH-SF-EVAL-044-001,FRS-CH-SF-EVAL-044-002,FRS-CH-SF-EVAL-044-003,FRS-CH-SF-EVAL-044-004,FRS-CH-SF-EVAL-044-005,FRS-CH-SF-EVAL-044-006,FRS-CH-SF-EVAL-045-001,FRS-CH-SF-EVAL-045-002,FRS-CH-SF-EVAL-045-003,FRS-CH-SF-EVAL-045-004,FRS-CH-SF-EVAL-045-</w:t>
            </w:r>
            <w:r>
              <w:rPr>
                <w:rFonts w:eastAsia="Arial" w:cs="Arial"/>
                <w:color w:val="000000"/>
                <w:sz w:val="20"/>
              </w:rPr>
              <w:lastRenderedPageBreak/>
              <w:t>005,FRS-CH-SF-EVAL-045-006, FRS-CH-SF-EVAL-012-004</w:t>
            </w:r>
          </w:p>
        </w:tc>
      </w:tr>
      <w:tr w:rsidR="00346335" w14:paraId="2D6C08E7"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8DE" w14:textId="77777777" w:rsidR="004613D1" w:rsidRDefault="00B42D70">
            <w:pPr>
              <w:pBdr>
                <w:top w:val="nil"/>
                <w:left w:val="nil"/>
                <w:bottom w:val="nil"/>
                <w:right w:val="nil"/>
              </w:pBdr>
            </w:pPr>
            <w:r>
              <w:rPr>
                <w:rFonts w:eastAsia="Arial" w:cs="Arial"/>
                <w:color w:val="000000"/>
                <w:sz w:val="20"/>
              </w:rPr>
              <w:lastRenderedPageBreak/>
              <w:t>DS-CH-CS-DATAFIELD-027</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8DF" w14:textId="77777777" w:rsidR="004613D1" w:rsidRDefault="00B42D70">
            <w:pPr>
              <w:pBdr>
                <w:top w:val="nil"/>
                <w:left w:val="nil"/>
                <w:bottom w:val="nil"/>
                <w:right w:val="nil"/>
              </w:pBdr>
            </w:pPr>
            <w:r>
              <w:rPr>
                <w:rFonts w:eastAsia="Arial" w:cs="Arial"/>
                <w:color w:val="000000"/>
                <w:sz w:val="20"/>
              </w:rPr>
              <w:t>The system shall be configured with below fields which will be populated based on ’Owning Entity’ field in Investigation tab of Complaint record.</w:t>
            </w:r>
          </w:p>
          <w:p w14:paraId="2D6C08E0" w14:textId="77777777" w:rsidR="004613D1" w:rsidRDefault="00B42D70">
            <w:pPr>
              <w:pBdr>
                <w:top w:val="nil"/>
                <w:left w:val="nil"/>
                <w:bottom w:val="nil"/>
                <w:right w:val="nil"/>
              </w:pBdr>
            </w:pPr>
            <w:r>
              <w:rPr>
                <w:rFonts w:eastAsia="Arial" w:cs="Arial"/>
                <w:color w:val="000000"/>
                <w:sz w:val="20"/>
              </w:rPr>
              <w:t> </w:t>
            </w:r>
          </w:p>
          <w:p w14:paraId="2D6C08E1"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Failure Code^</w:t>
            </w:r>
          </w:p>
          <w:p w14:paraId="2D6C08E2"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Failure Monitoring Code^</w:t>
            </w:r>
          </w:p>
          <w:p w14:paraId="2D6C08E3" w14:textId="77777777" w:rsidR="004613D1" w:rsidRDefault="00B42D70">
            <w:pPr>
              <w:pBdr>
                <w:top w:val="nil"/>
                <w:left w:val="nil"/>
                <w:bottom w:val="nil"/>
                <w:right w:val="nil"/>
              </w:pBdr>
            </w:pPr>
            <w:r>
              <w:rPr>
                <w:rFonts w:eastAsia="Arial" w:cs="Arial"/>
                <w:color w:val="000000"/>
                <w:sz w:val="20"/>
              </w:rPr>
              <w:t> </w:t>
            </w:r>
          </w:p>
          <w:p w14:paraId="2D6C08E4" w14:textId="77777777" w:rsidR="004613D1" w:rsidRDefault="00B42D70">
            <w:pPr>
              <w:pBdr>
                <w:top w:val="nil"/>
                <w:left w:val="nil"/>
                <w:bottom w:val="nil"/>
                <w:right w:val="nil"/>
              </w:pBdr>
            </w:pPr>
            <w:r>
              <w:rPr>
                <w:rFonts w:eastAsia="Arial" w:cs="Arial"/>
                <w:color w:val="000000"/>
                <w:sz w:val="20"/>
              </w:rPr>
              <w:t>Refer QCM TW_Complaint Handling_DesignSpec_ Appendix – 7 Tab ‘Dependent Values’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8E5"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8E6" w14:textId="77777777" w:rsidR="004613D1" w:rsidRDefault="00B42D70">
            <w:pPr>
              <w:pBdr>
                <w:top w:val="nil"/>
                <w:left w:val="nil"/>
                <w:bottom w:val="nil"/>
                <w:right w:val="nil"/>
              </w:pBdr>
            </w:pPr>
            <w:r>
              <w:rPr>
                <w:rFonts w:eastAsia="Arial" w:cs="Arial"/>
                <w:color w:val="000000"/>
                <w:sz w:val="20"/>
              </w:rPr>
              <w:t>FRS-CH-SF-EVAL-063-002, FRS-CH-SF-EVAL-063-003</w:t>
            </w:r>
          </w:p>
        </w:tc>
      </w:tr>
      <w:tr w:rsidR="00346335" w14:paraId="2D6C08F4"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8E8" w14:textId="77777777" w:rsidR="004613D1" w:rsidRDefault="00B42D70">
            <w:pPr>
              <w:pBdr>
                <w:top w:val="nil"/>
                <w:left w:val="nil"/>
                <w:bottom w:val="nil"/>
                <w:right w:val="nil"/>
              </w:pBdr>
            </w:pPr>
            <w:r>
              <w:rPr>
                <w:rFonts w:eastAsia="Arial" w:cs="Arial"/>
                <w:color w:val="000000"/>
                <w:sz w:val="20"/>
              </w:rPr>
              <w:t>DS-CH-CS-DATAFIELD-028</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8E9" w14:textId="77777777" w:rsidR="004613D1" w:rsidRDefault="00B42D70">
            <w:pPr>
              <w:pBdr>
                <w:top w:val="nil"/>
                <w:left w:val="nil"/>
                <w:bottom w:val="nil"/>
                <w:right w:val="nil"/>
              </w:pBdr>
            </w:pPr>
            <w:r>
              <w:rPr>
                <w:rFonts w:eastAsia="Arial" w:cs="Arial"/>
                <w:color w:val="000000"/>
                <w:sz w:val="20"/>
              </w:rPr>
              <w:t>The system shall be configured to enable user to search and populate below codes in Complaint record</w:t>
            </w:r>
          </w:p>
          <w:p w14:paraId="2D6C08EA"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Hazard^</w:t>
            </w:r>
          </w:p>
          <w:p w14:paraId="2D6C08EB"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Patient Outcome Code^</w:t>
            </w:r>
          </w:p>
          <w:p w14:paraId="2D6C08EC"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Patient Outcome FDA C-Code^</w:t>
            </w:r>
          </w:p>
          <w:p w14:paraId="2D6C08ED"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Patient Outcome IMDRF^</w:t>
            </w:r>
          </w:p>
          <w:p w14:paraId="2D6C08EE"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Hazardous Situation</w:t>
            </w:r>
          </w:p>
          <w:p w14:paraId="2D6C08EF"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Owning Entity</w:t>
            </w:r>
          </w:p>
          <w:p w14:paraId="2D6C08F0" w14:textId="77777777" w:rsidR="004613D1" w:rsidRDefault="00B42D70">
            <w:pPr>
              <w:pBdr>
                <w:top w:val="nil"/>
                <w:left w:val="nil"/>
                <w:bottom w:val="nil"/>
                <w:right w:val="nil"/>
              </w:pBdr>
            </w:pPr>
            <w:r>
              <w:rPr>
                <w:rFonts w:eastAsia="Arial" w:cs="Arial"/>
                <w:color w:val="000000"/>
                <w:sz w:val="20"/>
              </w:rPr>
              <w:t> </w:t>
            </w:r>
          </w:p>
          <w:p w14:paraId="2D6C08F1" w14:textId="77777777" w:rsidR="004613D1" w:rsidRDefault="00B42D70">
            <w:pPr>
              <w:pBdr>
                <w:top w:val="nil"/>
                <w:left w:val="nil"/>
                <w:bottom w:val="nil"/>
                <w:right w:val="nil"/>
              </w:pBdr>
            </w:pPr>
            <w:r>
              <w:rPr>
                <w:rFonts w:eastAsia="Arial" w:cs="Arial"/>
                <w:color w:val="000000"/>
                <w:sz w:val="20"/>
              </w:rPr>
              <w:t>Refer Group_Category_Permissions_Export.xls  - GROUP_CATEGORY – ‘Complaint – FP’ Column “IS_TABLE_DRIVEN=1”</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8F2"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8F3" w14:textId="77777777" w:rsidR="004613D1" w:rsidRDefault="00B42D70">
            <w:pPr>
              <w:pBdr>
                <w:top w:val="nil"/>
                <w:left w:val="nil"/>
                <w:bottom w:val="nil"/>
                <w:right w:val="nil"/>
              </w:pBdr>
            </w:pPr>
            <w:r>
              <w:rPr>
                <w:rFonts w:eastAsia="Arial" w:cs="Arial"/>
                <w:color w:val="000000"/>
                <w:sz w:val="20"/>
              </w:rPr>
              <w:t>FRS-CH-SF-EVAL-012-005, FRS-CH-SF-EVAL-048-002, FRS-CH-SF-EVAL-008-001</w:t>
            </w:r>
          </w:p>
        </w:tc>
      </w:tr>
      <w:tr w:rsidR="00346335" w14:paraId="2D6C0908"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8F5" w14:textId="77777777" w:rsidR="004613D1" w:rsidRDefault="00B42D70">
            <w:pPr>
              <w:pBdr>
                <w:top w:val="nil"/>
                <w:left w:val="nil"/>
                <w:bottom w:val="nil"/>
                <w:right w:val="nil"/>
              </w:pBdr>
            </w:pPr>
            <w:r>
              <w:rPr>
                <w:rFonts w:eastAsia="Arial" w:cs="Arial"/>
                <w:color w:val="000000"/>
                <w:sz w:val="20"/>
              </w:rPr>
              <w:t>DS-CH-CS-DATAFIELD-029</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8F6" w14:textId="77777777" w:rsidR="004613D1" w:rsidRDefault="00B42D70">
            <w:pPr>
              <w:pBdr>
                <w:top w:val="nil"/>
                <w:left w:val="nil"/>
                <w:bottom w:val="nil"/>
                <w:right w:val="nil"/>
              </w:pBdr>
            </w:pPr>
            <w:r>
              <w:rPr>
                <w:rFonts w:eastAsia="Arial" w:cs="Arial"/>
                <w:color w:val="000000"/>
                <w:sz w:val="20"/>
              </w:rPr>
              <w:t>The system shall be configured with below drop down fields for Complaint record</w:t>
            </w:r>
          </w:p>
          <w:p w14:paraId="2D6C08F7"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Failure Monitoring Code^</w:t>
            </w:r>
          </w:p>
          <w:p w14:paraId="2D6C08F8"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Failure code^</w:t>
            </w:r>
          </w:p>
          <w:p w14:paraId="2D6C08F9"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Failure Code Detail^</w:t>
            </w:r>
          </w:p>
          <w:p w14:paraId="2D6C08FA"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Part Failure Monitoring Code^</w:t>
            </w:r>
          </w:p>
          <w:p w14:paraId="2D6C08FB"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Part Failure code^</w:t>
            </w:r>
          </w:p>
          <w:p w14:paraId="2D6C08FC"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Part Failure Code Detail^</w:t>
            </w:r>
          </w:p>
          <w:p w14:paraId="2D6C08FD"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Patient Codes (RFB) ^</w:t>
            </w:r>
          </w:p>
          <w:p w14:paraId="2D6C08FE"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Actual Harm Severity^</w:t>
            </w:r>
          </w:p>
          <w:p w14:paraId="2D6C08FF"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Patient Outcome IMDRF^</w:t>
            </w:r>
          </w:p>
          <w:p w14:paraId="2D6C0900"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Reported Problem Code L1</w:t>
            </w:r>
          </w:p>
          <w:p w14:paraId="2D6C0901"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Reported Problem Code L2Solution for the Customer</w:t>
            </w:r>
          </w:p>
          <w:p w14:paraId="2D6C0902"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Part Disposition^ in ‘Parts Used’ grid</w:t>
            </w:r>
          </w:p>
          <w:p w14:paraId="2D6C0903"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Return Reason^, Return Failure Category^,  Part Failure Code^, Part Failure Code Detail^, Part Failure Monitoring Code^ in ‘Parts Used’ grid</w:t>
            </w:r>
          </w:p>
          <w:p w14:paraId="2D6C0904" w14:textId="77777777" w:rsidR="004613D1" w:rsidRDefault="00B42D70">
            <w:pPr>
              <w:pBdr>
                <w:top w:val="nil"/>
                <w:left w:val="nil"/>
                <w:bottom w:val="nil"/>
                <w:right w:val="nil"/>
              </w:pBdr>
              <w:ind w:left="720"/>
            </w:pPr>
            <w:r>
              <w:rPr>
                <w:rFonts w:eastAsia="Arial" w:cs="Arial"/>
                <w:color w:val="000000"/>
                <w:sz w:val="20"/>
              </w:rPr>
              <w:lastRenderedPageBreak/>
              <w:t> </w:t>
            </w:r>
          </w:p>
          <w:p w14:paraId="2D6C0905" w14:textId="77777777" w:rsidR="004613D1" w:rsidRDefault="00B42D70">
            <w:pPr>
              <w:pBdr>
                <w:top w:val="nil"/>
                <w:left w:val="nil"/>
                <w:bottom w:val="nil"/>
                <w:right w:val="nil"/>
              </w:pBdr>
            </w:pPr>
            <w:r>
              <w:rPr>
                <w:rFonts w:eastAsia="Arial" w:cs="Arial"/>
                <w:color w:val="000000"/>
                <w:sz w:val="20"/>
              </w:rPr>
              <w:t xml:space="preserve">Refer Group_Category_Permissions_Export.xls  - GROUP_CATEGORY – ‘Complaint – FP’ DATA_FIELD_TYPE=” Single Selection”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906" w14:textId="77777777" w:rsidR="004613D1" w:rsidRDefault="00B42D70">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907" w14:textId="77777777" w:rsidR="004613D1" w:rsidRDefault="00B42D70">
            <w:pPr>
              <w:pBdr>
                <w:top w:val="nil"/>
                <w:left w:val="nil"/>
                <w:bottom w:val="nil"/>
                <w:right w:val="nil"/>
              </w:pBdr>
            </w:pPr>
            <w:r>
              <w:rPr>
                <w:rFonts w:eastAsia="Arial" w:cs="Arial"/>
                <w:color w:val="000000"/>
                <w:sz w:val="20"/>
              </w:rPr>
              <w:t>FRS-CH-SF-EVAL-063-001, FRS-CH-SF-EVAL-064-001, FRS-CH-SF-EVAL-064-002, FRS-CH-SF-EVAL-012-016, FRS-CH-SF-EVAL-063-004, FRS-CH-SF-EVAL-064-004, FRS-CH-SF-EVAL-064-005, FRS-CH-SF-INTK-010-005, FRS-CH-REG-OTH-050-003, FRS-CH-REG-OTH-050-006, FRS-CH-REG-OTH-050-009, FRS-CH-REG-OTH-050-012, FRS-CH-REG-OTH-050-015, FRS-CH-REG-OTH-050-018, FRS-CH-SF-EVAL-073-002, FRS-CH-SF-INTK-033-002,FRS-CH-SF-EVAL-071-</w:t>
            </w:r>
            <w:r>
              <w:rPr>
                <w:rFonts w:eastAsia="Arial" w:cs="Arial"/>
                <w:color w:val="000000"/>
                <w:sz w:val="20"/>
              </w:rPr>
              <w:lastRenderedPageBreak/>
              <w:t>002,FRS-CH-SF-EVAL-072-002,FRS-CH-SF-INTK-033-005</w:t>
            </w:r>
          </w:p>
        </w:tc>
      </w:tr>
      <w:tr w:rsidR="00346335" w14:paraId="2D6C0910"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909" w14:textId="77777777" w:rsidR="004613D1" w:rsidRDefault="00B42D70">
            <w:pPr>
              <w:pBdr>
                <w:top w:val="nil"/>
                <w:left w:val="nil"/>
                <w:bottom w:val="nil"/>
                <w:right w:val="nil"/>
              </w:pBdr>
            </w:pPr>
            <w:r>
              <w:rPr>
                <w:rFonts w:eastAsia="Arial" w:cs="Arial"/>
                <w:color w:val="000000"/>
                <w:sz w:val="20"/>
              </w:rPr>
              <w:lastRenderedPageBreak/>
              <w:t>DS-CH-CS-DATAFIELD-030</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90A" w14:textId="77777777" w:rsidR="004613D1" w:rsidRDefault="00B42D70">
            <w:pPr>
              <w:pBdr>
                <w:top w:val="nil"/>
                <w:left w:val="nil"/>
                <w:bottom w:val="nil"/>
                <w:right w:val="nil"/>
              </w:pBdr>
            </w:pPr>
            <w:r>
              <w:rPr>
                <w:rFonts w:eastAsia="Arial" w:cs="Arial"/>
                <w:color w:val="000000"/>
                <w:sz w:val="20"/>
              </w:rPr>
              <w:t>The system shall be configured with Failure Code Detail^ field which will be populated based on Failure Code^ in Investigation tab of Complaint record.</w:t>
            </w:r>
          </w:p>
          <w:p w14:paraId="2D6C090B" w14:textId="77777777" w:rsidR="004613D1" w:rsidRDefault="00B42D70">
            <w:pPr>
              <w:pBdr>
                <w:top w:val="nil"/>
                <w:left w:val="nil"/>
                <w:bottom w:val="nil"/>
                <w:right w:val="nil"/>
              </w:pBdr>
            </w:pPr>
            <w:r>
              <w:rPr>
                <w:rFonts w:eastAsia="Arial" w:cs="Arial"/>
                <w:color w:val="000000"/>
                <w:sz w:val="20"/>
              </w:rPr>
              <w:t> </w:t>
            </w:r>
          </w:p>
          <w:p w14:paraId="2D6C090C" w14:textId="77777777" w:rsidR="004613D1" w:rsidRDefault="00B42D70">
            <w:pPr>
              <w:pBdr>
                <w:top w:val="nil"/>
                <w:left w:val="nil"/>
                <w:bottom w:val="nil"/>
                <w:right w:val="nil"/>
              </w:pBdr>
            </w:pPr>
            <w:r>
              <w:rPr>
                <w:rFonts w:eastAsia="Arial" w:cs="Arial"/>
                <w:color w:val="000000"/>
                <w:sz w:val="20"/>
              </w:rPr>
              <w:t> </w:t>
            </w:r>
          </w:p>
          <w:p w14:paraId="2D6C090D" w14:textId="77777777" w:rsidR="004613D1" w:rsidRDefault="00B42D70">
            <w:pPr>
              <w:pBdr>
                <w:top w:val="nil"/>
                <w:left w:val="nil"/>
                <w:bottom w:val="nil"/>
                <w:right w:val="nil"/>
              </w:pBdr>
            </w:pPr>
            <w:r>
              <w:rPr>
                <w:rFonts w:eastAsia="Arial" w:cs="Arial"/>
                <w:color w:val="000000"/>
                <w:sz w:val="20"/>
              </w:rPr>
              <w:t>Refer QCM TW_Complaint Handling_DesignSpec_ Appendix – 7 Tab ‘Dependent Values’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90E"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90F" w14:textId="77777777" w:rsidR="004613D1" w:rsidRDefault="00B42D70">
            <w:pPr>
              <w:pBdr>
                <w:top w:val="nil"/>
                <w:left w:val="nil"/>
                <w:bottom w:val="nil"/>
                <w:right w:val="nil"/>
              </w:pBdr>
            </w:pPr>
            <w:r>
              <w:rPr>
                <w:rFonts w:eastAsia="Arial" w:cs="Arial"/>
                <w:color w:val="000000"/>
                <w:sz w:val="20"/>
              </w:rPr>
              <w:t>FRS-CH-SF-EVAL-064-003</w:t>
            </w:r>
          </w:p>
        </w:tc>
      </w:tr>
      <w:tr w:rsidR="00346335" w14:paraId="2D6C091A"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911" w14:textId="77777777" w:rsidR="004613D1" w:rsidRDefault="00B42D70">
            <w:pPr>
              <w:pBdr>
                <w:top w:val="nil"/>
                <w:left w:val="nil"/>
                <w:bottom w:val="nil"/>
                <w:right w:val="nil"/>
              </w:pBdr>
            </w:pPr>
            <w:r>
              <w:rPr>
                <w:rFonts w:eastAsia="Arial" w:cs="Arial"/>
                <w:color w:val="000000"/>
                <w:sz w:val="20"/>
              </w:rPr>
              <w:t>DS-CH-CS-DATAFIELD-031</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912" w14:textId="77777777" w:rsidR="004613D1" w:rsidRDefault="00B42D70">
            <w:pPr>
              <w:pBdr>
                <w:top w:val="nil"/>
                <w:left w:val="nil"/>
                <w:bottom w:val="nil"/>
                <w:right w:val="nil"/>
              </w:pBdr>
            </w:pPr>
            <w:r>
              <w:rPr>
                <w:rFonts w:eastAsia="Arial" w:cs="Arial"/>
                <w:color w:val="000000"/>
                <w:sz w:val="20"/>
              </w:rPr>
              <w:t>The system shall be configured with below fields which will be populated based on Patient Outcome Code^ field from Patient Outcome Code Grid in Investigation tab of Intake record</w:t>
            </w:r>
          </w:p>
          <w:p w14:paraId="2D6C0913" w14:textId="77777777" w:rsidR="004613D1" w:rsidRDefault="00B42D70">
            <w:pPr>
              <w:pBdr>
                <w:top w:val="nil"/>
                <w:left w:val="nil"/>
                <w:bottom w:val="nil"/>
                <w:right w:val="nil"/>
              </w:pBdr>
              <w:ind w:left="720"/>
            </w:pPr>
            <w:r>
              <w:rPr>
                <w:rFonts w:eastAsia="Arial" w:cs="Arial"/>
                <w:color w:val="000000"/>
                <w:sz w:val="20"/>
              </w:rPr>
              <w:t> </w:t>
            </w:r>
          </w:p>
          <w:p w14:paraId="2D6C0914"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Patient Outcome FDA C-Code^</w:t>
            </w:r>
          </w:p>
          <w:p w14:paraId="2D6C0915"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Patient Outcome IMDRF^</w:t>
            </w:r>
          </w:p>
          <w:p w14:paraId="2D6C0916" w14:textId="77777777" w:rsidR="004613D1" w:rsidRDefault="00B42D70">
            <w:pPr>
              <w:pBdr>
                <w:top w:val="nil"/>
                <w:left w:val="nil"/>
                <w:bottom w:val="nil"/>
                <w:right w:val="nil"/>
              </w:pBdr>
            </w:pPr>
            <w:r>
              <w:rPr>
                <w:rFonts w:eastAsia="Arial" w:cs="Arial"/>
                <w:color w:val="000000"/>
                <w:sz w:val="20"/>
              </w:rPr>
              <w:t> </w:t>
            </w:r>
          </w:p>
          <w:p w14:paraId="2D6C0917" w14:textId="77777777" w:rsidR="004613D1" w:rsidRDefault="00B42D70">
            <w:pPr>
              <w:pBdr>
                <w:top w:val="nil"/>
                <w:left w:val="nil"/>
                <w:bottom w:val="nil"/>
                <w:right w:val="nil"/>
              </w:pBdr>
            </w:pPr>
            <w:r>
              <w:rPr>
                <w:rFonts w:eastAsia="Arial" w:cs="Arial"/>
                <w:color w:val="000000"/>
                <w:sz w:val="20"/>
              </w:rPr>
              <w:t>Refer QCM TW_Complaint Handling_DesignSpec_ Appendix – 7 Tab ‘Dependent Values’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918"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919" w14:textId="77777777" w:rsidR="004613D1" w:rsidRDefault="00B42D70">
            <w:pPr>
              <w:pBdr>
                <w:top w:val="nil"/>
                <w:left w:val="nil"/>
                <w:bottom w:val="nil"/>
                <w:right w:val="nil"/>
              </w:pBdr>
            </w:pPr>
            <w:r>
              <w:rPr>
                <w:rFonts w:eastAsia="Arial" w:cs="Arial"/>
                <w:color w:val="000000"/>
                <w:sz w:val="20"/>
              </w:rPr>
              <w:t>FRS-CH-SF-INTK-023-001, FRS-CH-SF-INTK-024-001</w:t>
            </w:r>
          </w:p>
        </w:tc>
      </w:tr>
      <w:tr w:rsidR="00346335" w14:paraId="2D6C0921"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91B" w14:textId="77777777" w:rsidR="004613D1" w:rsidRDefault="00B42D70">
            <w:pPr>
              <w:pBdr>
                <w:top w:val="nil"/>
                <w:left w:val="nil"/>
                <w:bottom w:val="nil"/>
                <w:right w:val="nil"/>
              </w:pBdr>
            </w:pPr>
            <w:r>
              <w:rPr>
                <w:rFonts w:eastAsia="Arial" w:cs="Arial"/>
                <w:color w:val="000000"/>
                <w:sz w:val="20"/>
              </w:rPr>
              <w:t>DS-CH-CS-DATAFIELD-032</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91C" w14:textId="77777777" w:rsidR="004613D1" w:rsidRDefault="00B42D70">
            <w:pPr>
              <w:pBdr>
                <w:top w:val="nil"/>
                <w:left w:val="nil"/>
                <w:bottom w:val="nil"/>
                <w:right w:val="nil"/>
              </w:pBdr>
            </w:pPr>
            <w:r>
              <w:rPr>
                <w:rFonts w:eastAsia="Arial" w:cs="Arial"/>
                <w:color w:val="000000"/>
                <w:sz w:val="20"/>
              </w:rPr>
              <w:t>The system shall be configured with datafield Mfg Report Number which will be in &lt;&lt;CFN/FEI #&gt;&gt; -&lt;&lt;Complete Regulatory Report On: YYYY&gt;&gt;  format.</w:t>
            </w:r>
          </w:p>
          <w:p w14:paraId="2D6C091D" w14:textId="77777777" w:rsidR="004613D1" w:rsidRDefault="00B42D70">
            <w:pPr>
              <w:pBdr>
                <w:top w:val="nil"/>
                <w:left w:val="nil"/>
                <w:bottom w:val="nil"/>
                <w:right w:val="nil"/>
              </w:pBdr>
            </w:pPr>
            <w:r>
              <w:rPr>
                <w:rFonts w:eastAsia="Arial" w:cs="Arial"/>
                <w:color w:val="000000"/>
                <w:sz w:val="20"/>
              </w:rPr>
              <w:t> </w:t>
            </w:r>
          </w:p>
          <w:p w14:paraId="2D6C091E" w14:textId="77777777" w:rsidR="004613D1" w:rsidRDefault="00B42D70">
            <w:pPr>
              <w:pBdr>
                <w:top w:val="nil"/>
                <w:left w:val="nil"/>
                <w:bottom w:val="nil"/>
                <w:right w:val="nil"/>
              </w:pBdr>
            </w:pPr>
            <w:r>
              <w:rPr>
                <w:rFonts w:eastAsia="Arial" w:cs="Arial"/>
                <w:color w:val="000000"/>
                <w:sz w:val="20"/>
              </w:rPr>
              <w:t>Refer Group_Category_Permissions_Export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91F" w14:textId="77777777" w:rsidR="004613D1" w:rsidRDefault="00B42D70">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920" w14:textId="77777777" w:rsidR="004613D1" w:rsidRDefault="00B42D70">
            <w:pPr>
              <w:pBdr>
                <w:top w:val="nil"/>
                <w:left w:val="nil"/>
                <w:bottom w:val="nil"/>
                <w:right w:val="nil"/>
              </w:pBdr>
            </w:pPr>
            <w:r>
              <w:rPr>
                <w:rFonts w:eastAsia="Arial" w:cs="Arial"/>
                <w:color w:val="000000"/>
                <w:sz w:val="20"/>
              </w:rPr>
              <w:t>FRS-CH-REG-MDR-001-006</w:t>
            </w:r>
          </w:p>
        </w:tc>
      </w:tr>
      <w:tr w:rsidR="00346335" w14:paraId="2D6C0928"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922" w14:textId="77777777" w:rsidR="004613D1" w:rsidRDefault="00B42D70">
            <w:pPr>
              <w:pBdr>
                <w:top w:val="nil"/>
                <w:left w:val="nil"/>
                <w:bottom w:val="nil"/>
                <w:right w:val="nil"/>
              </w:pBdr>
            </w:pPr>
            <w:r>
              <w:rPr>
                <w:rFonts w:eastAsia="Arial" w:cs="Arial"/>
                <w:color w:val="000000"/>
                <w:sz w:val="20"/>
              </w:rPr>
              <w:t>DS-CH-CS-DATAFIELD-033</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923" w14:textId="77777777" w:rsidR="004613D1" w:rsidRDefault="00B42D70">
            <w:pPr>
              <w:pBdr>
                <w:top w:val="nil"/>
                <w:left w:val="nil"/>
                <w:bottom w:val="nil"/>
                <w:right w:val="nil"/>
              </w:pBdr>
            </w:pPr>
            <w:r>
              <w:rPr>
                <w:rFonts w:eastAsia="Arial" w:cs="Arial"/>
                <w:color w:val="000000"/>
                <w:sz w:val="20"/>
              </w:rPr>
              <w:t>The system shall be configured with field ‘Risk Profile’ which shall be populated based on selection of ‘Owning Entity’ field in section ‘Problem Definition’ of tab ‘Problem Definition’ in the Complaint record.</w:t>
            </w:r>
          </w:p>
          <w:p w14:paraId="2D6C0924" w14:textId="77777777" w:rsidR="004613D1" w:rsidRDefault="00B42D70">
            <w:pPr>
              <w:pBdr>
                <w:top w:val="nil"/>
                <w:left w:val="nil"/>
                <w:bottom w:val="nil"/>
                <w:right w:val="nil"/>
              </w:pBdr>
            </w:pPr>
            <w:r>
              <w:rPr>
                <w:rFonts w:eastAsia="Arial" w:cs="Arial"/>
                <w:color w:val="000000"/>
                <w:sz w:val="20"/>
              </w:rPr>
              <w:t> </w:t>
            </w:r>
          </w:p>
          <w:p w14:paraId="2D6C0925" w14:textId="77777777" w:rsidR="004613D1" w:rsidRDefault="00B42D70">
            <w:pPr>
              <w:pBdr>
                <w:top w:val="nil"/>
                <w:left w:val="nil"/>
                <w:bottom w:val="nil"/>
                <w:right w:val="nil"/>
              </w:pBdr>
            </w:pPr>
            <w:r>
              <w:rPr>
                <w:rFonts w:eastAsia="Arial" w:cs="Arial"/>
                <w:color w:val="000000"/>
                <w:sz w:val="20"/>
              </w:rPr>
              <w:t>Refer QCM TW_Complaint Handling_DesignSpec_ Appendix – 7 Tab ‘Dependent Values’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926"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927" w14:textId="77777777" w:rsidR="004613D1" w:rsidRDefault="00B42D70">
            <w:pPr>
              <w:pBdr>
                <w:top w:val="nil"/>
                <w:left w:val="nil"/>
                <w:bottom w:val="nil"/>
                <w:right w:val="nil"/>
              </w:pBdr>
            </w:pPr>
            <w:r>
              <w:rPr>
                <w:rFonts w:eastAsia="Arial" w:cs="Arial"/>
                <w:color w:val="000000"/>
                <w:sz w:val="20"/>
              </w:rPr>
              <w:t>FRS-CH-SF-EVAL-074-001</w:t>
            </w:r>
          </w:p>
        </w:tc>
      </w:tr>
      <w:tr w:rsidR="00346335" w14:paraId="2D6C0932"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929" w14:textId="77777777" w:rsidR="004613D1" w:rsidRDefault="00B42D70">
            <w:pPr>
              <w:pBdr>
                <w:top w:val="nil"/>
                <w:left w:val="nil"/>
                <w:bottom w:val="nil"/>
                <w:right w:val="nil"/>
              </w:pBdr>
            </w:pPr>
            <w:r>
              <w:rPr>
                <w:rFonts w:eastAsia="Arial" w:cs="Arial"/>
                <w:color w:val="000000"/>
                <w:sz w:val="20"/>
              </w:rPr>
              <w:t>DS-CH-CS-DATAFIELD-034</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92A" w14:textId="77777777" w:rsidR="004613D1" w:rsidRDefault="00B42D70">
            <w:pPr>
              <w:pBdr>
                <w:top w:val="nil"/>
                <w:left w:val="nil"/>
                <w:bottom w:val="nil"/>
                <w:right w:val="nil"/>
              </w:pBdr>
            </w:pPr>
            <w:r>
              <w:rPr>
                <w:rFonts w:eastAsia="Arial" w:cs="Arial"/>
                <w:color w:val="000000"/>
                <w:sz w:val="20"/>
              </w:rPr>
              <w:t>The system shall be configured with below fields that shall be populated based on selection of ‘Owning Entity’ field in section ‘Good Faith Effort’ of tab ‘Investigation’ in the Complaint record.</w:t>
            </w:r>
          </w:p>
          <w:p w14:paraId="2D6C092B" w14:textId="77777777" w:rsidR="004613D1" w:rsidRDefault="00B42D70">
            <w:pPr>
              <w:pBdr>
                <w:top w:val="nil"/>
                <w:left w:val="nil"/>
                <w:bottom w:val="nil"/>
                <w:right w:val="nil"/>
              </w:pBdr>
            </w:pPr>
            <w:r>
              <w:rPr>
                <w:rFonts w:eastAsia="Arial" w:cs="Arial"/>
                <w:color w:val="000000"/>
                <w:sz w:val="20"/>
              </w:rPr>
              <w:t> </w:t>
            </w:r>
          </w:p>
          <w:p w14:paraId="2D6C092C" w14:textId="77777777" w:rsidR="004613D1" w:rsidRDefault="00B42D70">
            <w:pPr>
              <w:numPr>
                <w:ilvl w:val="0"/>
                <w:numId w:val="25"/>
              </w:numPr>
              <w:pBdr>
                <w:top w:val="nil"/>
                <w:left w:val="nil"/>
                <w:bottom w:val="nil"/>
                <w:right w:val="nil"/>
              </w:pBdr>
            </w:pPr>
            <w:r>
              <w:rPr>
                <w:rFonts w:eastAsia="Arial" w:cs="Arial"/>
                <w:color w:val="000000"/>
                <w:sz w:val="20"/>
              </w:rPr>
              <w:t>Part Failure Code^</w:t>
            </w:r>
          </w:p>
          <w:p w14:paraId="2D6C092D" w14:textId="77777777" w:rsidR="004613D1" w:rsidRDefault="00B42D70">
            <w:pPr>
              <w:numPr>
                <w:ilvl w:val="0"/>
                <w:numId w:val="25"/>
              </w:numPr>
              <w:pBdr>
                <w:top w:val="nil"/>
                <w:left w:val="nil"/>
                <w:bottom w:val="nil"/>
                <w:right w:val="nil"/>
              </w:pBdr>
            </w:pPr>
            <w:r>
              <w:rPr>
                <w:rFonts w:eastAsia="Arial" w:cs="Arial"/>
                <w:color w:val="000000"/>
                <w:sz w:val="20"/>
              </w:rPr>
              <w:t>Part Failure Monitoring Code^</w:t>
            </w:r>
          </w:p>
          <w:p w14:paraId="2D6C092E" w14:textId="77777777" w:rsidR="004613D1" w:rsidRDefault="00B42D70">
            <w:pPr>
              <w:pBdr>
                <w:top w:val="nil"/>
                <w:left w:val="nil"/>
                <w:bottom w:val="nil"/>
                <w:right w:val="nil"/>
              </w:pBdr>
            </w:pPr>
            <w:r>
              <w:rPr>
                <w:rFonts w:eastAsia="Arial" w:cs="Arial"/>
                <w:color w:val="000000"/>
                <w:sz w:val="20"/>
              </w:rPr>
              <w:t> </w:t>
            </w:r>
          </w:p>
          <w:p w14:paraId="2D6C092F" w14:textId="77777777" w:rsidR="004613D1" w:rsidRDefault="00B42D70">
            <w:pPr>
              <w:pBdr>
                <w:top w:val="nil"/>
                <w:left w:val="nil"/>
                <w:bottom w:val="nil"/>
                <w:right w:val="nil"/>
              </w:pBdr>
            </w:pPr>
            <w:r>
              <w:rPr>
                <w:rFonts w:eastAsia="Arial" w:cs="Arial"/>
                <w:color w:val="000000"/>
                <w:sz w:val="20"/>
              </w:rPr>
              <w:t>Refer QCM TW_Complaint Handling_DesignSpec_ Appendix – 7 Tab ‘Dependent Values’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930"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931" w14:textId="77777777" w:rsidR="004613D1" w:rsidRDefault="00B42D70">
            <w:pPr>
              <w:pBdr>
                <w:top w:val="nil"/>
                <w:left w:val="nil"/>
                <w:bottom w:val="nil"/>
                <w:right w:val="nil"/>
              </w:pBdr>
            </w:pPr>
            <w:r>
              <w:rPr>
                <w:rFonts w:eastAsia="Arial" w:cs="Arial"/>
                <w:color w:val="000000"/>
                <w:sz w:val="20"/>
              </w:rPr>
              <w:t>FRS-CH-SF-EVAL-063-005, FRS-CH-SF-EVAL-063-006</w:t>
            </w:r>
          </w:p>
        </w:tc>
      </w:tr>
      <w:tr w:rsidR="00346335" w14:paraId="2D6C0939"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933" w14:textId="77777777" w:rsidR="004613D1" w:rsidRDefault="00B42D70">
            <w:pPr>
              <w:pBdr>
                <w:top w:val="nil"/>
                <w:left w:val="nil"/>
                <w:bottom w:val="nil"/>
                <w:right w:val="nil"/>
              </w:pBdr>
            </w:pPr>
            <w:r>
              <w:rPr>
                <w:rFonts w:eastAsia="Arial" w:cs="Arial"/>
                <w:color w:val="000000"/>
                <w:sz w:val="20"/>
              </w:rPr>
              <w:lastRenderedPageBreak/>
              <w:t>DS-CH-CS-DATAFIELD-035</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934" w14:textId="77777777" w:rsidR="004613D1" w:rsidRDefault="00B42D70">
            <w:pPr>
              <w:pBdr>
                <w:top w:val="nil"/>
                <w:left w:val="nil"/>
                <w:bottom w:val="nil"/>
                <w:right w:val="nil"/>
              </w:pBdr>
            </w:pPr>
            <w:r>
              <w:rPr>
                <w:rFonts w:eastAsia="Arial" w:cs="Arial"/>
                <w:color w:val="000000"/>
                <w:sz w:val="20"/>
              </w:rPr>
              <w:t>The system shall be configured with field ‘Part Failure Code Detail^’  which shall be populated based on selection of ‘Part Failure Code’ field in section ‘Good Faith Effort’ of tab ‘Investigation’ in the Complaint record.</w:t>
            </w:r>
          </w:p>
          <w:p w14:paraId="2D6C0935" w14:textId="77777777" w:rsidR="004613D1" w:rsidRDefault="00B42D70">
            <w:pPr>
              <w:pBdr>
                <w:top w:val="nil"/>
                <w:left w:val="nil"/>
                <w:bottom w:val="nil"/>
                <w:right w:val="nil"/>
              </w:pBdr>
            </w:pPr>
            <w:r>
              <w:rPr>
                <w:rFonts w:eastAsia="Arial" w:cs="Arial"/>
                <w:color w:val="000000"/>
                <w:sz w:val="20"/>
              </w:rPr>
              <w:t> </w:t>
            </w:r>
          </w:p>
          <w:p w14:paraId="2D6C0936" w14:textId="77777777" w:rsidR="004613D1" w:rsidRDefault="00B42D70">
            <w:pPr>
              <w:pBdr>
                <w:top w:val="nil"/>
                <w:left w:val="nil"/>
                <w:bottom w:val="nil"/>
                <w:right w:val="nil"/>
              </w:pBdr>
            </w:pPr>
            <w:r>
              <w:rPr>
                <w:rFonts w:eastAsia="Arial" w:cs="Arial"/>
                <w:color w:val="000000"/>
                <w:sz w:val="20"/>
              </w:rPr>
              <w:t>Refer QCM TW_Complaint Handling_DesignSpec_ Appendix – 7 Tab ‘Dependent Values’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937"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938" w14:textId="77777777" w:rsidR="004613D1" w:rsidRDefault="00B42D70">
            <w:pPr>
              <w:pBdr>
                <w:top w:val="nil"/>
                <w:left w:val="nil"/>
                <w:bottom w:val="nil"/>
                <w:right w:val="nil"/>
              </w:pBdr>
            </w:pPr>
            <w:r>
              <w:rPr>
                <w:rFonts w:eastAsia="Arial" w:cs="Arial"/>
                <w:color w:val="000000"/>
                <w:sz w:val="20"/>
              </w:rPr>
              <w:t>FRS-CH-SF-EVAL-064-006</w:t>
            </w:r>
          </w:p>
        </w:tc>
      </w:tr>
      <w:tr w:rsidR="00346335" w14:paraId="2D6C093F"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93A" w14:textId="77777777" w:rsidR="004613D1" w:rsidRDefault="00B42D70">
            <w:pPr>
              <w:pBdr>
                <w:top w:val="nil"/>
                <w:left w:val="nil"/>
                <w:bottom w:val="nil"/>
                <w:right w:val="nil"/>
              </w:pBdr>
            </w:pPr>
            <w:r>
              <w:rPr>
                <w:rFonts w:eastAsia="Arial" w:cs="Arial"/>
                <w:color w:val="000000"/>
                <w:sz w:val="20"/>
              </w:rPr>
              <w:t>DS-CH-CS-DATAFIELD-036</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93B" w14:textId="77777777" w:rsidR="004613D1" w:rsidRDefault="00B42D70">
            <w:pPr>
              <w:pBdr>
                <w:top w:val="nil"/>
                <w:left w:val="nil"/>
                <w:bottom w:val="nil"/>
                <w:right w:val="nil"/>
              </w:pBdr>
            </w:pPr>
            <w:r>
              <w:rPr>
                <w:rFonts w:eastAsia="Arial" w:cs="Arial"/>
                <w:color w:val="000000"/>
                <w:sz w:val="20"/>
              </w:rPr>
              <w:t>The system shall be configured with a datafield ‘Contact Office’ in section ‘Manufacturer Information’ from tab Administrative Information in the MIR record to address the Manufacturer information.</w:t>
            </w:r>
          </w:p>
          <w:p w14:paraId="2D6C093C" w14:textId="77777777" w:rsidR="004613D1" w:rsidRDefault="00B42D70">
            <w:pPr>
              <w:pBdr>
                <w:top w:val="nil"/>
                <w:left w:val="nil"/>
                <w:bottom w:val="nil"/>
                <w:right w:val="nil"/>
              </w:pBdr>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93D"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93E" w14:textId="77777777" w:rsidR="004613D1" w:rsidRDefault="00B42D70">
            <w:pPr>
              <w:pBdr>
                <w:top w:val="nil"/>
                <w:left w:val="nil"/>
                <w:bottom w:val="nil"/>
                <w:right w:val="nil"/>
              </w:pBdr>
            </w:pPr>
            <w:r>
              <w:rPr>
                <w:rFonts w:eastAsia="Arial" w:cs="Arial"/>
                <w:color w:val="000000"/>
              </w:rPr>
              <w:t xml:space="preserve">FRS-CH-REG-GEN-003-007 </w:t>
            </w:r>
          </w:p>
        </w:tc>
      </w:tr>
      <w:tr w:rsidR="00346335" w14:paraId="2D6C094D"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940" w14:textId="77777777" w:rsidR="004613D1" w:rsidRDefault="00B42D70">
            <w:pPr>
              <w:pBdr>
                <w:top w:val="nil"/>
                <w:left w:val="nil"/>
                <w:bottom w:val="nil"/>
                <w:right w:val="nil"/>
              </w:pBdr>
            </w:pPr>
            <w:r>
              <w:rPr>
                <w:rFonts w:eastAsia="Arial" w:cs="Arial"/>
                <w:color w:val="000000"/>
                <w:sz w:val="20"/>
              </w:rPr>
              <w:t>DS-CH-CS-DATAFIELD-037</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941" w14:textId="77777777" w:rsidR="004613D1" w:rsidRDefault="00B42D70">
            <w:pPr>
              <w:pBdr>
                <w:top w:val="nil"/>
                <w:left w:val="nil"/>
                <w:bottom w:val="nil"/>
                <w:right w:val="nil"/>
              </w:pBdr>
            </w:pPr>
            <w:r>
              <w:rPr>
                <w:rFonts w:eastAsia="Arial" w:cs="Arial"/>
                <w:color w:val="000000"/>
                <w:sz w:val="20"/>
              </w:rPr>
              <w:t>The system shall be configured to enable user to search and populate below codes from the tab ‘3 Incident Information’ in a MIR record</w:t>
            </w:r>
          </w:p>
          <w:p w14:paraId="2D6C0942" w14:textId="77777777" w:rsidR="004613D1" w:rsidRDefault="00B42D70">
            <w:pPr>
              <w:pBdr>
                <w:top w:val="nil"/>
                <w:left w:val="nil"/>
                <w:bottom w:val="nil"/>
                <w:right w:val="nil"/>
              </w:pBdr>
            </w:pPr>
            <w:r>
              <w:rPr>
                <w:rFonts w:eastAsia="Arial" w:cs="Arial"/>
                <w:color w:val="000000"/>
                <w:sz w:val="20"/>
              </w:rPr>
              <w:t> </w:t>
            </w:r>
          </w:p>
          <w:p w14:paraId="2D6C0943" w14:textId="77777777" w:rsidR="004613D1" w:rsidRDefault="00B42D70">
            <w:pPr>
              <w:numPr>
                <w:ilvl w:val="0"/>
                <w:numId w:val="25"/>
              </w:numPr>
              <w:pBdr>
                <w:top w:val="nil"/>
                <w:left w:val="nil"/>
                <w:bottom w:val="nil"/>
                <w:right w:val="nil"/>
              </w:pBdr>
            </w:pPr>
            <w:r>
              <w:rPr>
                <w:rFonts w:eastAsia="Arial" w:cs="Arial"/>
                <w:color w:val="000000"/>
                <w:sz w:val="20"/>
              </w:rPr>
              <w:t>(Device) Problem IMDRF</w:t>
            </w:r>
          </w:p>
          <w:p w14:paraId="2D6C0944" w14:textId="77777777" w:rsidR="004613D1" w:rsidRDefault="00B42D70">
            <w:pPr>
              <w:numPr>
                <w:ilvl w:val="0"/>
                <w:numId w:val="25"/>
              </w:numPr>
              <w:pBdr>
                <w:top w:val="nil"/>
                <w:left w:val="nil"/>
                <w:bottom w:val="nil"/>
                <w:right w:val="nil"/>
              </w:pBdr>
            </w:pPr>
            <w:r>
              <w:rPr>
                <w:rFonts w:eastAsia="Arial" w:cs="Arial"/>
                <w:color w:val="000000"/>
                <w:sz w:val="20"/>
              </w:rPr>
              <w:t>Health Impact IMDRF^</w:t>
            </w:r>
          </w:p>
          <w:p w14:paraId="2D6C0945" w14:textId="77777777" w:rsidR="004613D1" w:rsidRDefault="00B42D70">
            <w:pPr>
              <w:numPr>
                <w:ilvl w:val="0"/>
                <w:numId w:val="25"/>
              </w:numPr>
              <w:pBdr>
                <w:top w:val="nil"/>
                <w:left w:val="nil"/>
                <w:bottom w:val="nil"/>
                <w:right w:val="nil"/>
              </w:pBdr>
            </w:pPr>
            <w:r>
              <w:rPr>
                <w:rFonts w:eastAsia="Arial" w:cs="Arial"/>
                <w:color w:val="000000"/>
                <w:sz w:val="20"/>
              </w:rPr>
              <w:t>Patient Outcome Code^</w:t>
            </w:r>
          </w:p>
          <w:p w14:paraId="2D6C0946" w14:textId="77777777" w:rsidR="004613D1" w:rsidRDefault="00B42D70">
            <w:pPr>
              <w:numPr>
                <w:ilvl w:val="0"/>
                <w:numId w:val="25"/>
              </w:numPr>
              <w:pBdr>
                <w:top w:val="nil"/>
                <w:left w:val="nil"/>
                <w:bottom w:val="nil"/>
                <w:right w:val="nil"/>
              </w:pBdr>
            </w:pPr>
            <w:r>
              <w:rPr>
                <w:rFonts w:eastAsia="Arial" w:cs="Arial"/>
                <w:color w:val="000000"/>
                <w:sz w:val="20"/>
              </w:rPr>
              <w:t>Patient Outcome IMDRF^</w:t>
            </w:r>
          </w:p>
          <w:p w14:paraId="2D6C0947" w14:textId="77777777" w:rsidR="004613D1" w:rsidRDefault="00B42D70">
            <w:pPr>
              <w:pBdr>
                <w:top w:val="nil"/>
                <w:left w:val="nil"/>
                <w:bottom w:val="nil"/>
                <w:right w:val="nil"/>
              </w:pBdr>
            </w:pPr>
            <w:r>
              <w:rPr>
                <w:rFonts w:eastAsia="Arial" w:cs="Arial"/>
                <w:color w:val="000000"/>
                <w:sz w:val="20"/>
              </w:rPr>
              <w:t> </w:t>
            </w:r>
          </w:p>
          <w:p w14:paraId="2D6C0948" w14:textId="77777777" w:rsidR="004613D1" w:rsidRDefault="00B42D70">
            <w:pPr>
              <w:pBdr>
                <w:top w:val="nil"/>
                <w:left w:val="nil"/>
                <w:bottom w:val="nil"/>
                <w:right w:val="nil"/>
              </w:pBdr>
            </w:pPr>
            <w:r>
              <w:rPr>
                <w:rFonts w:eastAsia="Arial" w:cs="Arial"/>
                <w:color w:val="000000"/>
                <w:sz w:val="20"/>
              </w:rPr>
              <w:t>Refer QCM TW_Complaint Handling_DesignSpec_Appendix - 1 Section ‘External Field Configuration’</w:t>
            </w:r>
          </w:p>
          <w:p w14:paraId="2D6C0949" w14:textId="77777777" w:rsidR="004613D1" w:rsidRDefault="00B42D70">
            <w:pPr>
              <w:pBdr>
                <w:top w:val="nil"/>
                <w:left w:val="nil"/>
                <w:bottom w:val="nil"/>
                <w:right w:val="nil"/>
              </w:pBdr>
            </w:pPr>
            <w:r>
              <w:rPr>
                <w:rFonts w:eastAsia="Arial" w:cs="Arial"/>
                <w:color w:val="000000"/>
                <w:sz w:val="20"/>
              </w:rPr>
              <w:t> </w:t>
            </w:r>
          </w:p>
          <w:p w14:paraId="2D6C094A" w14:textId="77777777" w:rsidR="004613D1" w:rsidRDefault="00B42D70">
            <w:pPr>
              <w:pBdr>
                <w:top w:val="nil"/>
                <w:left w:val="nil"/>
                <w:bottom w:val="nil"/>
                <w:right w:val="nil"/>
              </w:pBdr>
            </w:pPr>
            <w:r>
              <w:rPr>
                <w:rFonts w:eastAsia="Arial" w:cs="Arial"/>
                <w:color w:val="000000"/>
                <w:sz w:val="20"/>
              </w:rPr>
              <w:t>Refer  QCM TW_Complaint Handling_DesignSpec_ Appendix – 5  Section ‘Config Form – MIR’</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94B"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94C" w14:textId="77777777" w:rsidR="004613D1" w:rsidRDefault="00B42D70">
            <w:pPr>
              <w:pBdr>
                <w:top w:val="nil"/>
                <w:left w:val="nil"/>
                <w:bottom w:val="nil"/>
                <w:right w:val="nil"/>
              </w:pBdr>
            </w:pPr>
            <w:r>
              <w:rPr>
                <w:rFonts w:eastAsia="Arial" w:cs="Arial"/>
                <w:color w:val="000000"/>
                <w:sz w:val="20"/>
              </w:rPr>
              <w:t>FRS-CH-REG-MIR-022-001, FRS-CH-REG-OTH-050-005, FRS-CH-REG-OTH-050-004</w:t>
            </w:r>
          </w:p>
        </w:tc>
      </w:tr>
      <w:tr w:rsidR="00346335" w14:paraId="2D6C0958"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94E" w14:textId="77777777" w:rsidR="004613D1" w:rsidRDefault="00B42D70">
            <w:pPr>
              <w:pBdr>
                <w:top w:val="nil"/>
                <w:left w:val="nil"/>
                <w:bottom w:val="nil"/>
                <w:right w:val="nil"/>
              </w:pBdr>
            </w:pPr>
            <w:r>
              <w:rPr>
                <w:rFonts w:eastAsia="Arial" w:cs="Arial"/>
                <w:color w:val="000000"/>
                <w:sz w:val="20"/>
              </w:rPr>
              <w:t>DS-CH-CS-DATAFIELD-038</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94F" w14:textId="77777777" w:rsidR="004613D1" w:rsidRDefault="00B42D70">
            <w:pPr>
              <w:pBdr>
                <w:top w:val="nil"/>
                <w:left w:val="nil"/>
                <w:bottom w:val="nil"/>
                <w:right w:val="nil"/>
              </w:pBdr>
            </w:pPr>
            <w:r>
              <w:rPr>
                <w:rFonts w:eastAsia="Arial" w:cs="Arial"/>
                <w:color w:val="000000"/>
                <w:sz w:val="20"/>
              </w:rPr>
              <w:t>The system shall be configured to enable user to search and populate below codes from the tab ‘Generic Reg. Reporting Sections’ in a Generic Regulatory record</w:t>
            </w:r>
          </w:p>
          <w:p w14:paraId="2D6C0950" w14:textId="77777777" w:rsidR="004613D1" w:rsidRDefault="00B42D70">
            <w:pPr>
              <w:pBdr>
                <w:top w:val="nil"/>
                <w:left w:val="nil"/>
                <w:bottom w:val="nil"/>
                <w:right w:val="nil"/>
              </w:pBdr>
            </w:pPr>
            <w:r>
              <w:rPr>
                <w:rFonts w:eastAsia="Arial" w:cs="Arial"/>
                <w:color w:val="000000"/>
                <w:sz w:val="20"/>
              </w:rPr>
              <w:t> </w:t>
            </w:r>
          </w:p>
          <w:p w14:paraId="2D6C0951" w14:textId="77777777" w:rsidR="004613D1" w:rsidRDefault="00B42D70">
            <w:pPr>
              <w:numPr>
                <w:ilvl w:val="0"/>
                <w:numId w:val="25"/>
              </w:numPr>
              <w:pBdr>
                <w:top w:val="nil"/>
                <w:left w:val="nil"/>
                <w:bottom w:val="nil"/>
                <w:right w:val="nil"/>
              </w:pBdr>
            </w:pPr>
            <w:r>
              <w:rPr>
                <w:rFonts w:eastAsia="Arial" w:cs="Arial"/>
                <w:color w:val="000000"/>
                <w:sz w:val="20"/>
              </w:rPr>
              <w:t>Patient Outcome Code^</w:t>
            </w:r>
          </w:p>
          <w:p w14:paraId="2D6C0952" w14:textId="77777777" w:rsidR="004613D1" w:rsidRDefault="00B42D70">
            <w:pPr>
              <w:pBdr>
                <w:top w:val="nil"/>
                <w:left w:val="nil"/>
                <w:bottom w:val="nil"/>
                <w:right w:val="nil"/>
              </w:pBdr>
            </w:pPr>
            <w:r>
              <w:rPr>
                <w:rFonts w:eastAsia="Arial" w:cs="Arial"/>
                <w:color w:val="000000"/>
                <w:sz w:val="20"/>
              </w:rPr>
              <w:t> </w:t>
            </w:r>
          </w:p>
          <w:p w14:paraId="2D6C0953" w14:textId="77777777" w:rsidR="004613D1" w:rsidRDefault="00B42D70">
            <w:pPr>
              <w:pBdr>
                <w:top w:val="nil"/>
                <w:left w:val="nil"/>
                <w:bottom w:val="nil"/>
                <w:right w:val="nil"/>
              </w:pBdr>
            </w:pPr>
            <w:r>
              <w:rPr>
                <w:rFonts w:eastAsia="Arial" w:cs="Arial"/>
                <w:color w:val="000000"/>
                <w:sz w:val="20"/>
              </w:rPr>
              <w:t>Refer QCM TW_Complaint Handling_DesignSpec_Appendix - 1 Section ‘External Field Configuration’</w:t>
            </w:r>
          </w:p>
          <w:p w14:paraId="2D6C0954" w14:textId="77777777" w:rsidR="004613D1" w:rsidRDefault="00B42D70">
            <w:pPr>
              <w:pBdr>
                <w:top w:val="nil"/>
                <w:left w:val="nil"/>
                <w:bottom w:val="nil"/>
                <w:right w:val="nil"/>
              </w:pBdr>
            </w:pPr>
            <w:r>
              <w:rPr>
                <w:rFonts w:eastAsia="Arial" w:cs="Arial"/>
                <w:color w:val="000000"/>
                <w:sz w:val="20"/>
              </w:rPr>
              <w:t>Refer  QCM TW_Complaint Handling_DesignSpec_ Appendix – 5  Section ‘Config Form - Reg. Reporting Generic’</w:t>
            </w:r>
          </w:p>
          <w:p w14:paraId="2D6C0955" w14:textId="77777777" w:rsidR="004613D1" w:rsidRDefault="00B42D70">
            <w:pPr>
              <w:pBdr>
                <w:top w:val="nil"/>
                <w:left w:val="nil"/>
                <w:bottom w:val="nil"/>
                <w:right w:val="nil"/>
              </w:pBdr>
            </w:pPr>
            <w:r>
              <w:rPr>
                <w:rFonts w:eastAsia="Arial" w:cs="Arial"/>
                <w:color w:val="000000"/>
                <w:sz w:val="20"/>
              </w:rPr>
              <w:t>Refer Group_Category_Permissions_Export.xls  - GROUP_CATEGORY – ‘RR-General-FP’</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956"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957" w14:textId="77777777" w:rsidR="004613D1" w:rsidRDefault="00B42D70">
            <w:pPr>
              <w:pBdr>
                <w:top w:val="nil"/>
                <w:left w:val="nil"/>
                <w:bottom w:val="nil"/>
                <w:right w:val="nil"/>
              </w:pBdr>
            </w:pPr>
            <w:r>
              <w:rPr>
                <w:rFonts w:eastAsia="Arial" w:cs="Arial"/>
                <w:color w:val="000000"/>
                <w:sz w:val="20"/>
              </w:rPr>
              <w:t>FRS-CH-REG-OTH-050-007, FRS-CH-REG-OTH-050-008</w:t>
            </w:r>
          </w:p>
        </w:tc>
      </w:tr>
      <w:tr w:rsidR="00346335" w14:paraId="2D6C0964"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959" w14:textId="77777777" w:rsidR="004613D1" w:rsidRDefault="00B42D70">
            <w:pPr>
              <w:pBdr>
                <w:top w:val="nil"/>
                <w:left w:val="nil"/>
                <w:bottom w:val="nil"/>
                <w:right w:val="nil"/>
              </w:pBdr>
            </w:pPr>
            <w:r>
              <w:rPr>
                <w:rFonts w:eastAsia="Arial" w:cs="Arial"/>
                <w:color w:val="000000"/>
                <w:sz w:val="20"/>
              </w:rPr>
              <w:t>DS-CH-CS-DATAFIELD-039</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95A" w14:textId="77777777" w:rsidR="004613D1" w:rsidRDefault="00B42D70">
            <w:pPr>
              <w:pBdr>
                <w:top w:val="nil"/>
                <w:left w:val="nil"/>
                <w:bottom w:val="nil"/>
                <w:right w:val="nil"/>
              </w:pBdr>
            </w:pPr>
            <w:r>
              <w:rPr>
                <w:rFonts w:eastAsia="Arial" w:cs="Arial"/>
                <w:color w:val="000000"/>
                <w:sz w:val="20"/>
              </w:rPr>
              <w:t>The system shall be configured to enable user to search and populate below codes from the tab ‘Canada’ in a Canada Regulatory record</w:t>
            </w:r>
          </w:p>
          <w:p w14:paraId="2D6C095B" w14:textId="77777777" w:rsidR="004613D1" w:rsidRDefault="00B42D70">
            <w:pPr>
              <w:pBdr>
                <w:top w:val="nil"/>
                <w:left w:val="nil"/>
                <w:bottom w:val="nil"/>
                <w:right w:val="nil"/>
              </w:pBdr>
            </w:pPr>
            <w:r>
              <w:rPr>
                <w:rFonts w:eastAsia="Arial" w:cs="Arial"/>
                <w:color w:val="000000"/>
                <w:sz w:val="20"/>
              </w:rPr>
              <w:t> </w:t>
            </w:r>
          </w:p>
          <w:p w14:paraId="2D6C095C" w14:textId="77777777" w:rsidR="004613D1" w:rsidRDefault="00B42D70">
            <w:pPr>
              <w:numPr>
                <w:ilvl w:val="0"/>
                <w:numId w:val="25"/>
              </w:numPr>
              <w:pBdr>
                <w:top w:val="nil"/>
                <w:left w:val="nil"/>
                <w:bottom w:val="nil"/>
                <w:right w:val="nil"/>
              </w:pBdr>
            </w:pPr>
            <w:r>
              <w:rPr>
                <w:rFonts w:eastAsia="Arial" w:cs="Arial"/>
                <w:color w:val="000000"/>
                <w:sz w:val="20"/>
              </w:rPr>
              <w:lastRenderedPageBreak/>
              <w:t>Patient Outcome Code^</w:t>
            </w:r>
          </w:p>
          <w:p w14:paraId="2D6C095D" w14:textId="77777777" w:rsidR="004613D1" w:rsidRDefault="00B42D70">
            <w:pPr>
              <w:numPr>
                <w:ilvl w:val="0"/>
                <w:numId w:val="25"/>
              </w:numPr>
              <w:pBdr>
                <w:top w:val="nil"/>
                <w:left w:val="nil"/>
                <w:bottom w:val="nil"/>
                <w:right w:val="nil"/>
              </w:pBdr>
            </w:pPr>
            <w:r>
              <w:rPr>
                <w:rFonts w:eastAsia="Arial" w:cs="Arial"/>
                <w:color w:val="000000"/>
                <w:sz w:val="20"/>
              </w:rPr>
              <w:t>Patient Outcome IMDRF^</w:t>
            </w:r>
          </w:p>
          <w:p w14:paraId="2D6C095E" w14:textId="77777777" w:rsidR="004613D1" w:rsidRDefault="00B42D70">
            <w:pPr>
              <w:pBdr>
                <w:top w:val="nil"/>
                <w:left w:val="nil"/>
                <w:bottom w:val="nil"/>
                <w:right w:val="nil"/>
              </w:pBdr>
              <w:ind w:left="720"/>
            </w:pPr>
            <w:r>
              <w:rPr>
                <w:rFonts w:eastAsia="Arial" w:cs="Arial"/>
                <w:color w:val="000000"/>
                <w:sz w:val="20"/>
              </w:rPr>
              <w:t> </w:t>
            </w:r>
          </w:p>
          <w:p w14:paraId="2D6C095F" w14:textId="77777777" w:rsidR="004613D1" w:rsidRDefault="00B42D70">
            <w:pPr>
              <w:pBdr>
                <w:top w:val="nil"/>
                <w:left w:val="nil"/>
                <w:bottom w:val="nil"/>
                <w:right w:val="nil"/>
              </w:pBdr>
            </w:pPr>
            <w:r>
              <w:rPr>
                <w:rFonts w:eastAsia="Arial" w:cs="Arial"/>
                <w:color w:val="000000"/>
                <w:sz w:val="20"/>
              </w:rPr>
              <w:t>Refer QCM TW_Complaint Handling_DesignSpec_Appendix - 1 Section ‘External Field Configuration’</w:t>
            </w:r>
          </w:p>
          <w:p w14:paraId="2D6C0960" w14:textId="77777777" w:rsidR="004613D1" w:rsidRDefault="00B42D70">
            <w:pPr>
              <w:pBdr>
                <w:top w:val="nil"/>
                <w:left w:val="nil"/>
                <w:bottom w:val="nil"/>
                <w:right w:val="nil"/>
              </w:pBdr>
            </w:pPr>
            <w:r>
              <w:rPr>
                <w:rFonts w:eastAsia="Arial" w:cs="Arial"/>
                <w:color w:val="000000"/>
                <w:sz w:val="20"/>
              </w:rPr>
              <w:t>Refer  QCM TW_Complaint Handling_DesignSpec_ Appendix – 5  Section ‘Config Form - Reg. Reporting Canada</w:t>
            </w:r>
          </w:p>
          <w:p w14:paraId="2D6C0961" w14:textId="77777777" w:rsidR="004613D1" w:rsidRDefault="00B42D70">
            <w:pPr>
              <w:pBdr>
                <w:top w:val="nil"/>
                <w:left w:val="nil"/>
                <w:bottom w:val="nil"/>
                <w:right w:val="nil"/>
              </w:pBdr>
            </w:pPr>
            <w:r>
              <w:rPr>
                <w:rFonts w:eastAsia="Arial" w:cs="Arial"/>
                <w:color w:val="000000"/>
                <w:sz w:val="20"/>
              </w:rPr>
              <w:t>Refer Group_Category_Permissions_Export.xls  - GROUP_CATEGORY – ‘RR-Canada-FP’</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962" w14:textId="77777777" w:rsidR="004613D1" w:rsidRDefault="00B42D70">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963" w14:textId="77777777" w:rsidR="004613D1" w:rsidRDefault="00B42D70">
            <w:pPr>
              <w:pBdr>
                <w:top w:val="nil"/>
                <w:left w:val="nil"/>
                <w:bottom w:val="nil"/>
                <w:right w:val="nil"/>
              </w:pBdr>
            </w:pPr>
            <w:r>
              <w:rPr>
                <w:rFonts w:eastAsia="Arial" w:cs="Arial"/>
                <w:color w:val="000000"/>
                <w:sz w:val="20"/>
              </w:rPr>
              <w:t>FRS-CH-REG-OTH-050-010, FRS-CH-REG-OTH-050-011</w:t>
            </w:r>
          </w:p>
        </w:tc>
      </w:tr>
      <w:tr w:rsidR="00346335" w14:paraId="2D6C0970"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965" w14:textId="77777777" w:rsidR="004613D1" w:rsidRDefault="00B42D70">
            <w:pPr>
              <w:pBdr>
                <w:top w:val="nil"/>
                <w:left w:val="nil"/>
                <w:bottom w:val="nil"/>
                <w:right w:val="nil"/>
              </w:pBdr>
            </w:pPr>
            <w:r>
              <w:rPr>
                <w:rFonts w:eastAsia="Arial" w:cs="Arial"/>
                <w:color w:val="000000"/>
                <w:sz w:val="20"/>
              </w:rPr>
              <w:t>DS-CH-CS-DATAFIELD-040</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966" w14:textId="77777777" w:rsidR="004613D1" w:rsidRDefault="00B42D70">
            <w:pPr>
              <w:pBdr>
                <w:top w:val="nil"/>
                <w:left w:val="nil"/>
                <w:bottom w:val="nil"/>
                <w:right w:val="nil"/>
              </w:pBdr>
            </w:pPr>
            <w:r>
              <w:rPr>
                <w:rFonts w:eastAsia="Arial" w:cs="Arial"/>
                <w:color w:val="000000"/>
                <w:sz w:val="20"/>
              </w:rPr>
              <w:t>The system shall be configured to enable user to search and populate below codes from the tab ‘Japan’ in a Japan Regulatory record</w:t>
            </w:r>
          </w:p>
          <w:p w14:paraId="2D6C0967" w14:textId="77777777" w:rsidR="004613D1" w:rsidRDefault="00B42D70">
            <w:pPr>
              <w:pBdr>
                <w:top w:val="nil"/>
                <w:left w:val="nil"/>
                <w:bottom w:val="nil"/>
                <w:right w:val="nil"/>
              </w:pBdr>
            </w:pPr>
            <w:r>
              <w:rPr>
                <w:rFonts w:eastAsia="Arial" w:cs="Arial"/>
                <w:color w:val="000000"/>
                <w:sz w:val="20"/>
              </w:rPr>
              <w:t> </w:t>
            </w:r>
          </w:p>
          <w:p w14:paraId="2D6C0968" w14:textId="77777777" w:rsidR="004613D1" w:rsidRDefault="00B42D70">
            <w:pPr>
              <w:numPr>
                <w:ilvl w:val="0"/>
                <w:numId w:val="25"/>
              </w:numPr>
              <w:pBdr>
                <w:top w:val="nil"/>
                <w:left w:val="nil"/>
                <w:bottom w:val="nil"/>
                <w:right w:val="nil"/>
              </w:pBdr>
            </w:pPr>
            <w:r>
              <w:rPr>
                <w:rFonts w:eastAsia="Arial" w:cs="Arial"/>
                <w:color w:val="000000"/>
                <w:sz w:val="20"/>
              </w:rPr>
              <w:t>Patient Outcome Code^</w:t>
            </w:r>
          </w:p>
          <w:p w14:paraId="2D6C0969" w14:textId="77777777" w:rsidR="004613D1" w:rsidRDefault="00B42D70">
            <w:pPr>
              <w:numPr>
                <w:ilvl w:val="0"/>
                <w:numId w:val="25"/>
              </w:numPr>
              <w:pBdr>
                <w:top w:val="nil"/>
                <w:left w:val="nil"/>
                <w:bottom w:val="nil"/>
                <w:right w:val="nil"/>
              </w:pBdr>
            </w:pPr>
            <w:r>
              <w:rPr>
                <w:rFonts w:eastAsia="Arial" w:cs="Arial"/>
                <w:color w:val="000000"/>
                <w:sz w:val="20"/>
              </w:rPr>
              <w:t>Patient Outcome IMDRF^</w:t>
            </w:r>
          </w:p>
          <w:p w14:paraId="2D6C096A" w14:textId="77777777" w:rsidR="004613D1" w:rsidRDefault="00B42D70">
            <w:pPr>
              <w:pBdr>
                <w:top w:val="nil"/>
                <w:left w:val="nil"/>
                <w:bottom w:val="nil"/>
                <w:right w:val="nil"/>
              </w:pBdr>
              <w:ind w:left="720"/>
            </w:pPr>
            <w:r>
              <w:rPr>
                <w:rFonts w:eastAsia="Arial" w:cs="Arial"/>
                <w:color w:val="000000"/>
                <w:sz w:val="20"/>
              </w:rPr>
              <w:t> </w:t>
            </w:r>
          </w:p>
          <w:p w14:paraId="2D6C096B" w14:textId="77777777" w:rsidR="004613D1" w:rsidRDefault="00B42D70">
            <w:pPr>
              <w:pBdr>
                <w:top w:val="nil"/>
                <w:left w:val="nil"/>
                <w:bottom w:val="nil"/>
                <w:right w:val="nil"/>
              </w:pBdr>
            </w:pPr>
            <w:r>
              <w:rPr>
                <w:rFonts w:eastAsia="Arial" w:cs="Arial"/>
                <w:color w:val="000000"/>
                <w:sz w:val="20"/>
              </w:rPr>
              <w:t>Refer QCM TW_Complaint Handling_DesignSpec_Appendix - 1 Section ‘External Field Configuration’</w:t>
            </w:r>
          </w:p>
          <w:p w14:paraId="2D6C096C" w14:textId="77777777" w:rsidR="004613D1" w:rsidRDefault="00B42D70">
            <w:pPr>
              <w:pBdr>
                <w:top w:val="nil"/>
                <w:left w:val="nil"/>
                <w:bottom w:val="nil"/>
                <w:right w:val="nil"/>
              </w:pBdr>
            </w:pPr>
            <w:r>
              <w:rPr>
                <w:rFonts w:eastAsia="Arial" w:cs="Arial"/>
                <w:color w:val="000000"/>
                <w:sz w:val="20"/>
              </w:rPr>
              <w:t>Refer  QCM TW_Complaint Handling_DesignSpec_ Appendix – 5  Section ‘Config Form - Reg. Reporting Japan</w:t>
            </w:r>
          </w:p>
          <w:p w14:paraId="2D6C096D" w14:textId="77777777" w:rsidR="004613D1" w:rsidRDefault="00B42D70">
            <w:pPr>
              <w:pBdr>
                <w:top w:val="nil"/>
                <w:left w:val="nil"/>
                <w:bottom w:val="nil"/>
                <w:right w:val="nil"/>
              </w:pBdr>
            </w:pPr>
            <w:r>
              <w:rPr>
                <w:rFonts w:eastAsia="Arial" w:cs="Arial"/>
                <w:color w:val="000000"/>
                <w:sz w:val="20"/>
              </w:rPr>
              <w:t>Refer Group_Category_Permissions_Export.xls  - GROUP_CATEGORY – ‘RR-Japan-FP’</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96E"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96F" w14:textId="77777777" w:rsidR="004613D1" w:rsidRDefault="00B42D70">
            <w:pPr>
              <w:pBdr>
                <w:top w:val="nil"/>
                <w:left w:val="nil"/>
                <w:bottom w:val="nil"/>
                <w:right w:val="nil"/>
              </w:pBdr>
            </w:pPr>
            <w:r>
              <w:rPr>
                <w:rFonts w:eastAsia="Arial" w:cs="Arial"/>
                <w:color w:val="000000"/>
                <w:sz w:val="20"/>
              </w:rPr>
              <w:t>FRS-CH-REG-OTH-050-013, FRS-CH-REG-OTH-050-014</w:t>
            </w:r>
          </w:p>
        </w:tc>
      </w:tr>
      <w:tr w:rsidR="00346335" w14:paraId="2D6C097D"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971" w14:textId="77777777" w:rsidR="004613D1" w:rsidRDefault="00B42D70">
            <w:pPr>
              <w:pBdr>
                <w:top w:val="nil"/>
                <w:left w:val="nil"/>
                <w:bottom w:val="nil"/>
                <w:right w:val="nil"/>
              </w:pBdr>
            </w:pPr>
            <w:r>
              <w:rPr>
                <w:rFonts w:eastAsia="Arial" w:cs="Arial"/>
                <w:color w:val="000000"/>
                <w:sz w:val="20"/>
              </w:rPr>
              <w:t>DS-CH-CS-DATAFIELD-041</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972" w14:textId="77777777" w:rsidR="004613D1" w:rsidRDefault="00B42D70">
            <w:pPr>
              <w:pBdr>
                <w:top w:val="nil"/>
                <w:left w:val="nil"/>
                <w:bottom w:val="nil"/>
                <w:right w:val="nil"/>
              </w:pBdr>
            </w:pPr>
            <w:r>
              <w:rPr>
                <w:rFonts w:eastAsia="Arial" w:cs="Arial"/>
                <w:color w:val="000000"/>
                <w:sz w:val="20"/>
              </w:rPr>
              <w:t>The system shall be configured to enable user to search and populate below codes from the tab ‘Korea’ in a Korea Regulatory record</w:t>
            </w:r>
          </w:p>
          <w:p w14:paraId="2D6C0973" w14:textId="77777777" w:rsidR="004613D1" w:rsidRDefault="00B42D70">
            <w:pPr>
              <w:pBdr>
                <w:top w:val="nil"/>
                <w:left w:val="nil"/>
                <w:bottom w:val="nil"/>
                <w:right w:val="nil"/>
              </w:pBdr>
            </w:pPr>
            <w:r>
              <w:rPr>
                <w:rFonts w:eastAsia="Arial" w:cs="Arial"/>
                <w:color w:val="000000"/>
                <w:sz w:val="20"/>
              </w:rPr>
              <w:t> </w:t>
            </w:r>
          </w:p>
          <w:p w14:paraId="2D6C0974" w14:textId="77777777" w:rsidR="004613D1" w:rsidRDefault="00B42D70">
            <w:pPr>
              <w:numPr>
                <w:ilvl w:val="0"/>
                <w:numId w:val="25"/>
              </w:numPr>
              <w:pBdr>
                <w:top w:val="nil"/>
                <w:left w:val="nil"/>
                <w:bottom w:val="nil"/>
                <w:right w:val="nil"/>
              </w:pBdr>
              <w:jc w:val="both"/>
            </w:pPr>
            <w:r>
              <w:rPr>
                <w:rFonts w:eastAsia="Arial" w:cs="Arial"/>
                <w:color w:val="000000"/>
                <w:sz w:val="20"/>
              </w:rPr>
              <w:t>Patient Outcome Code^</w:t>
            </w:r>
          </w:p>
          <w:p w14:paraId="2D6C0975" w14:textId="77777777" w:rsidR="004613D1" w:rsidRDefault="00B42D70">
            <w:pPr>
              <w:numPr>
                <w:ilvl w:val="0"/>
                <w:numId w:val="25"/>
              </w:numPr>
              <w:pBdr>
                <w:top w:val="nil"/>
                <w:left w:val="nil"/>
                <w:bottom w:val="nil"/>
                <w:right w:val="nil"/>
              </w:pBdr>
              <w:jc w:val="both"/>
            </w:pPr>
            <w:r>
              <w:rPr>
                <w:rFonts w:eastAsia="Arial" w:cs="Arial"/>
                <w:color w:val="000000"/>
                <w:sz w:val="20"/>
              </w:rPr>
              <w:t>Patient Outcome FDA C-Code^</w:t>
            </w:r>
          </w:p>
          <w:p w14:paraId="2D6C0976" w14:textId="77777777" w:rsidR="004613D1" w:rsidRDefault="00B42D70">
            <w:pPr>
              <w:numPr>
                <w:ilvl w:val="0"/>
                <w:numId w:val="25"/>
              </w:numPr>
              <w:pBdr>
                <w:top w:val="nil"/>
                <w:left w:val="nil"/>
                <w:bottom w:val="nil"/>
                <w:right w:val="nil"/>
              </w:pBdr>
              <w:jc w:val="both"/>
            </w:pPr>
            <w:r>
              <w:rPr>
                <w:rFonts w:eastAsia="Arial" w:cs="Arial"/>
                <w:color w:val="000000"/>
                <w:sz w:val="20"/>
              </w:rPr>
              <w:t>Patient Outcome IMDRF^</w:t>
            </w:r>
          </w:p>
          <w:p w14:paraId="2D6C0977" w14:textId="77777777" w:rsidR="004613D1" w:rsidRDefault="00B42D70">
            <w:pPr>
              <w:numPr>
                <w:ilvl w:val="0"/>
                <w:numId w:val="25"/>
              </w:numPr>
              <w:pBdr>
                <w:top w:val="nil"/>
                <w:left w:val="nil"/>
                <w:bottom w:val="nil"/>
                <w:right w:val="nil"/>
              </w:pBdr>
              <w:jc w:val="both"/>
            </w:pPr>
            <w:r>
              <w:rPr>
                <w:rFonts w:eastAsia="Arial" w:cs="Arial"/>
                <w:color w:val="000000"/>
                <w:sz w:val="20"/>
              </w:rPr>
              <w:t> </w:t>
            </w:r>
          </w:p>
          <w:p w14:paraId="2D6C0978" w14:textId="77777777" w:rsidR="004613D1" w:rsidRDefault="00B42D70">
            <w:pPr>
              <w:pBdr>
                <w:top w:val="nil"/>
                <w:left w:val="nil"/>
                <w:bottom w:val="nil"/>
                <w:right w:val="nil"/>
              </w:pBdr>
            </w:pPr>
            <w:r>
              <w:rPr>
                <w:rFonts w:eastAsia="Arial" w:cs="Arial"/>
                <w:color w:val="000000"/>
                <w:sz w:val="20"/>
              </w:rPr>
              <w:t>Refer QCM TW_Complaint Handling_DesignSpec_Appendix - 1 Section ‘External Field Configuration’</w:t>
            </w:r>
          </w:p>
          <w:p w14:paraId="2D6C0979" w14:textId="77777777" w:rsidR="004613D1" w:rsidRDefault="00B42D70">
            <w:pPr>
              <w:pBdr>
                <w:top w:val="nil"/>
                <w:left w:val="nil"/>
                <w:bottom w:val="nil"/>
                <w:right w:val="nil"/>
              </w:pBdr>
            </w:pPr>
            <w:r>
              <w:rPr>
                <w:rFonts w:eastAsia="Arial" w:cs="Arial"/>
                <w:color w:val="000000"/>
                <w:sz w:val="20"/>
              </w:rPr>
              <w:t>Refer  QCM TW_Complaint Handling_DesignSpec_ Appendix – 5  Section ‘Config Form - Reg. Reporting Korea</w:t>
            </w:r>
          </w:p>
          <w:p w14:paraId="2D6C097A" w14:textId="77777777" w:rsidR="004613D1" w:rsidRDefault="00B42D70">
            <w:pPr>
              <w:pBdr>
                <w:top w:val="nil"/>
                <w:left w:val="nil"/>
                <w:bottom w:val="nil"/>
                <w:right w:val="nil"/>
              </w:pBdr>
            </w:pPr>
            <w:r>
              <w:rPr>
                <w:rFonts w:eastAsia="Arial" w:cs="Arial"/>
                <w:color w:val="000000"/>
                <w:sz w:val="20"/>
              </w:rPr>
              <w:t>Refer Group_Category_Permissions_Export.xls  - GROUP_CATEGORY – ‘RR-Korea-FP’</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97B"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97C" w14:textId="77777777" w:rsidR="004613D1" w:rsidRDefault="00B42D70">
            <w:pPr>
              <w:pBdr>
                <w:top w:val="nil"/>
                <w:left w:val="nil"/>
                <w:bottom w:val="nil"/>
                <w:right w:val="nil"/>
              </w:pBdr>
            </w:pPr>
            <w:r>
              <w:rPr>
                <w:rFonts w:eastAsia="Arial" w:cs="Arial"/>
                <w:color w:val="000000"/>
                <w:sz w:val="20"/>
              </w:rPr>
              <w:t>FRS-CH-REG-OTH-050-016, FRS-CH-REG-OTH-050-017</w:t>
            </w:r>
          </w:p>
        </w:tc>
      </w:tr>
      <w:tr w:rsidR="00346335" w14:paraId="2D6C098A"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97E" w14:textId="77777777" w:rsidR="004613D1" w:rsidRDefault="00B42D70">
            <w:pPr>
              <w:pBdr>
                <w:top w:val="nil"/>
                <w:left w:val="nil"/>
                <w:bottom w:val="nil"/>
                <w:right w:val="nil"/>
              </w:pBdr>
            </w:pPr>
            <w:r>
              <w:rPr>
                <w:rFonts w:eastAsia="Arial" w:cs="Arial"/>
                <w:color w:val="000000"/>
                <w:sz w:val="20"/>
              </w:rPr>
              <w:t>DS-CH-CS-DATAFIELD-042</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97F" w14:textId="77777777" w:rsidR="004613D1" w:rsidRDefault="00B42D70">
            <w:pPr>
              <w:pBdr>
                <w:top w:val="nil"/>
                <w:left w:val="nil"/>
                <w:bottom w:val="nil"/>
                <w:right w:val="nil"/>
              </w:pBdr>
            </w:pPr>
            <w:r>
              <w:rPr>
                <w:rFonts w:eastAsia="Arial" w:cs="Arial"/>
                <w:color w:val="000000"/>
                <w:sz w:val="20"/>
              </w:rPr>
              <w:t>The system shall be configured to enable user to search and populate below codes from the tab ‘Manufacturing Information’ in a eMDR record</w:t>
            </w:r>
          </w:p>
          <w:p w14:paraId="2D6C0980" w14:textId="77777777" w:rsidR="004613D1" w:rsidRDefault="00B42D70">
            <w:pPr>
              <w:pBdr>
                <w:top w:val="nil"/>
                <w:left w:val="nil"/>
                <w:bottom w:val="nil"/>
                <w:right w:val="nil"/>
              </w:pBdr>
            </w:pPr>
            <w:r>
              <w:rPr>
                <w:rFonts w:eastAsia="Arial" w:cs="Arial"/>
                <w:color w:val="000000"/>
                <w:sz w:val="20"/>
              </w:rPr>
              <w:t> </w:t>
            </w:r>
          </w:p>
          <w:p w14:paraId="2D6C0981" w14:textId="77777777" w:rsidR="004613D1" w:rsidRDefault="00B42D70">
            <w:pPr>
              <w:numPr>
                <w:ilvl w:val="0"/>
                <w:numId w:val="25"/>
              </w:numPr>
              <w:pBdr>
                <w:top w:val="nil"/>
                <w:left w:val="nil"/>
                <w:bottom w:val="nil"/>
                <w:right w:val="nil"/>
              </w:pBdr>
              <w:jc w:val="both"/>
            </w:pPr>
            <w:r>
              <w:rPr>
                <w:rFonts w:eastAsia="Arial" w:cs="Arial"/>
                <w:color w:val="000000"/>
                <w:sz w:val="20"/>
              </w:rPr>
              <w:t>Patient Codes (RFB)^</w:t>
            </w:r>
          </w:p>
          <w:p w14:paraId="2D6C0982" w14:textId="77777777" w:rsidR="004613D1" w:rsidRDefault="00B42D70">
            <w:pPr>
              <w:numPr>
                <w:ilvl w:val="0"/>
                <w:numId w:val="25"/>
              </w:numPr>
              <w:pBdr>
                <w:top w:val="nil"/>
                <w:left w:val="nil"/>
                <w:bottom w:val="nil"/>
                <w:right w:val="nil"/>
              </w:pBdr>
              <w:jc w:val="both"/>
            </w:pPr>
            <w:r>
              <w:rPr>
                <w:rFonts w:eastAsia="Arial" w:cs="Arial"/>
                <w:color w:val="000000"/>
                <w:sz w:val="20"/>
              </w:rPr>
              <w:lastRenderedPageBreak/>
              <w:t>Patient Outcome Code^</w:t>
            </w:r>
          </w:p>
          <w:p w14:paraId="2D6C0983" w14:textId="77777777" w:rsidR="004613D1" w:rsidRDefault="00B42D70">
            <w:pPr>
              <w:numPr>
                <w:ilvl w:val="0"/>
                <w:numId w:val="25"/>
              </w:numPr>
              <w:pBdr>
                <w:top w:val="nil"/>
                <w:left w:val="nil"/>
                <w:bottom w:val="nil"/>
                <w:right w:val="nil"/>
              </w:pBdr>
              <w:jc w:val="both"/>
            </w:pPr>
            <w:r>
              <w:rPr>
                <w:rFonts w:eastAsia="Arial" w:cs="Arial"/>
                <w:color w:val="000000"/>
                <w:sz w:val="20"/>
              </w:rPr>
              <w:t xml:space="preserve">Patient Outcome FDA C-Code </w:t>
            </w:r>
          </w:p>
          <w:p w14:paraId="2D6C0984" w14:textId="77777777" w:rsidR="004613D1" w:rsidRDefault="00B42D70">
            <w:pPr>
              <w:numPr>
                <w:ilvl w:val="0"/>
                <w:numId w:val="25"/>
              </w:numPr>
              <w:pBdr>
                <w:top w:val="nil"/>
                <w:left w:val="nil"/>
                <w:bottom w:val="nil"/>
                <w:right w:val="nil"/>
              </w:pBdr>
              <w:jc w:val="both"/>
            </w:pPr>
            <w:r>
              <w:rPr>
                <w:rFonts w:eastAsia="Arial" w:cs="Arial"/>
                <w:color w:val="000000"/>
                <w:sz w:val="20"/>
              </w:rPr>
              <w:t> </w:t>
            </w:r>
          </w:p>
          <w:p w14:paraId="2D6C0985" w14:textId="77777777" w:rsidR="004613D1" w:rsidRDefault="00B42D70">
            <w:pPr>
              <w:pBdr>
                <w:top w:val="nil"/>
                <w:left w:val="nil"/>
                <w:bottom w:val="nil"/>
                <w:right w:val="nil"/>
              </w:pBdr>
            </w:pPr>
            <w:r>
              <w:rPr>
                <w:rFonts w:eastAsia="Arial" w:cs="Arial"/>
                <w:color w:val="000000"/>
                <w:sz w:val="20"/>
              </w:rPr>
              <w:t>Refer QCM TW_Complaint Handling_DesignSpec_Appendix - 1 Section ‘External Field Configuration’</w:t>
            </w:r>
          </w:p>
          <w:p w14:paraId="2D6C0986" w14:textId="77777777" w:rsidR="004613D1" w:rsidRDefault="00B42D70">
            <w:pPr>
              <w:pBdr>
                <w:top w:val="nil"/>
                <w:left w:val="nil"/>
                <w:bottom w:val="nil"/>
                <w:right w:val="nil"/>
              </w:pBdr>
            </w:pPr>
            <w:r>
              <w:rPr>
                <w:rFonts w:eastAsia="Arial" w:cs="Arial"/>
                <w:color w:val="000000"/>
                <w:sz w:val="20"/>
              </w:rPr>
              <w:t>Refer  QCM TW_Complaint Handling_DesignSpec_ Appendix – 5  Section ‘Config Form - eMDR</w:t>
            </w:r>
          </w:p>
          <w:p w14:paraId="2D6C0987" w14:textId="77777777" w:rsidR="004613D1" w:rsidRDefault="00B42D70">
            <w:pPr>
              <w:pBdr>
                <w:top w:val="nil"/>
                <w:left w:val="nil"/>
                <w:bottom w:val="nil"/>
                <w:right w:val="nil"/>
              </w:pBdr>
            </w:pPr>
            <w:r>
              <w:rPr>
                <w:rFonts w:eastAsia="Arial" w:cs="Arial"/>
                <w:color w:val="000000"/>
                <w:sz w:val="20"/>
              </w:rPr>
              <w:t>Refer Group_Category_Permissions_Export.xls  - GROUP_CATEGORY – ‘eMDR-FP’</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988" w14:textId="77777777" w:rsidR="004613D1" w:rsidRDefault="00B42D70">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989" w14:textId="77777777" w:rsidR="004613D1" w:rsidRDefault="00B42D70">
            <w:pPr>
              <w:pBdr>
                <w:top w:val="nil"/>
                <w:left w:val="nil"/>
                <w:bottom w:val="nil"/>
                <w:right w:val="nil"/>
              </w:pBdr>
            </w:pPr>
            <w:r>
              <w:rPr>
                <w:rFonts w:eastAsia="Arial" w:cs="Arial"/>
                <w:color w:val="000000"/>
                <w:sz w:val="20"/>
              </w:rPr>
              <w:t>FRS-CH-REG-OTH-050-001, FRS-CH-REG-OTH-050-002</w:t>
            </w:r>
          </w:p>
        </w:tc>
      </w:tr>
      <w:tr w:rsidR="00346335" w14:paraId="2D6C0994"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98B" w14:textId="77777777" w:rsidR="004613D1" w:rsidRDefault="00B42D70">
            <w:pPr>
              <w:pBdr>
                <w:top w:val="nil"/>
                <w:left w:val="nil"/>
                <w:bottom w:val="nil"/>
                <w:right w:val="nil"/>
              </w:pBdr>
            </w:pPr>
            <w:r>
              <w:rPr>
                <w:rFonts w:eastAsia="Arial" w:cs="Arial"/>
                <w:color w:val="000000"/>
                <w:sz w:val="20"/>
              </w:rPr>
              <w:t>DS-CH-CS-DATAFIELD-043</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98C" w14:textId="77777777" w:rsidR="004613D1" w:rsidRDefault="00B42D70">
            <w:pPr>
              <w:pBdr>
                <w:top w:val="nil"/>
                <w:left w:val="nil"/>
                <w:bottom w:val="nil"/>
                <w:right w:val="nil"/>
              </w:pBdr>
            </w:pPr>
            <w:r>
              <w:rPr>
                <w:rFonts w:eastAsia="Arial" w:cs="Arial"/>
                <w:color w:val="000000"/>
                <w:sz w:val="20"/>
              </w:rPr>
              <w:t>The system shall be configured with the below radio button fields in the Complaint and Intake record:</w:t>
            </w:r>
          </w:p>
          <w:p w14:paraId="2D6C098D" w14:textId="77777777" w:rsidR="004613D1" w:rsidRDefault="00B42D70">
            <w:pPr>
              <w:pBdr>
                <w:top w:val="nil"/>
                <w:left w:val="nil"/>
                <w:bottom w:val="nil"/>
                <w:right w:val="nil"/>
              </w:pBdr>
            </w:pPr>
            <w:r>
              <w:rPr>
                <w:rFonts w:eastAsia="Arial" w:cs="Arial"/>
                <w:color w:val="000000"/>
                <w:sz w:val="20"/>
              </w:rPr>
              <w:t> </w:t>
            </w:r>
          </w:p>
          <w:p w14:paraId="2D6C098E" w14:textId="77777777" w:rsidR="004613D1" w:rsidRDefault="00B42D70">
            <w:pPr>
              <w:numPr>
                <w:ilvl w:val="0"/>
                <w:numId w:val="25"/>
              </w:numPr>
              <w:pBdr>
                <w:top w:val="nil"/>
                <w:left w:val="nil"/>
                <w:bottom w:val="nil"/>
                <w:right w:val="nil"/>
              </w:pBdr>
            </w:pPr>
            <w:r>
              <w:rPr>
                <w:rFonts w:eastAsia="Arial" w:cs="Arial"/>
                <w:color w:val="000000"/>
                <w:sz w:val="20"/>
              </w:rPr>
              <w:t>Software Version Updated?</w:t>
            </w:r>
          </w:p>
          <w:p w14:paraId="2D6C098F" w14:textId="77777777" w:rsidR="004613D1" w:rsidRDefault="00B42D70">
            <w:pPr>
              <w:pBdr>
                <w:top w:val="nil"/>
                <w:left w:val="nil"/>
                <w:bottom w:val="nil"/>
                <w:right w:val="nil"/>
              </w:pBdr>
            </w:pPr>
            <w:r>
              <w:rPr>
                <w:rFonts w:eastAsia="Arial" w:cs="Arial"/>
                <w:color w:val="000000"/>
                <w:sz w:val="20"/>
              </w:rPr>
              <w:t> </w:t>
            </w:r>
          </w:p>
          <w:p w14:paraId="2D6C0990" w14:textId="77777777" w:rsidR="004613D1" w:rsidRDefault="00B42D70">
            <w:pPr>
              <w:pBdr>
                <w:top w:val="nil"/>
                <w:left w:val="nil"/>
                <w:bottom w:val="nil"/>
                <w:right w:val="nil"/>
              </w:pBdr>
            </w:pPr>
            <w:r>
              <w:rPr>
                <w:rFonts w:eastAsia="Arial" w:cs="Arial"/>
                <w:color w:val="000000"/>
                <w:sz w:val="20"/>
              </w:rPr>
              <w:t>Refer Group_Category_Permissions_Export.xls  - GROUP_CATEGORY – ‘Complaint – FP’ DATA_FIELD_TYPE=” Single Selection”  IS_RADIO_BUTTON_GROUP=1</w:t>
            </w:r>
          </w:p>
          <w:p w14:paraId="2D6C0991" w14:textId="77777777" w:rsidR="004613D1" w:rsidRDefault="00B42D70">
            <w:pPr>
              <w:pBdr>
                <w:top w:val="nil"/>
                <w:left w:val="nil"/>
                <w:bottom w:val="nil"/>
                <w:right w:val="nil"/>
              </w:pBdr>
            </w:pPr>
            <w:r>
              <w:rPr>
                <w:rFonts w:eastAsia="Arial" w:cs="Arial"/>
                <w:color w:val="000000"/>
                <w:sz w:val="20"/>
              </w:rPr>
              <w:t>Refer Group_Category_Permissions_Export.xls  - GROUP_CATEGORY – ‘Intake – FP’ DATA_FIELD_TYPE=” Single Selection”  IS_RADIO_BUTTON_GROUP=1</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992"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993" w14:textId="77777777" w:rsidR="004613D1" w:rsidRDefault="00B42D70">
            <w:pPr>
              <w:pBdr>
                <w:top w:val="nil"/>
                <w:left w:val="nil"/>
                <w:bottom w:val="nil"/>
                <w:right w:val="nil"/>
              </w:pBdr>
            </w:pPr>
            <w:r>
              <w:rPr>
                <w:rFonts w:eastAsia="Arial" w:cs="Arial"/>
                <w:color w:val="000000"/>
                <w:sz w:val="20"/>
              </w:rPr>
              <w:t>FRS-CH-SF-EVAL-078-002, FRS-CH-SF-INTK-034-002</w:t>
            </w:r>
          </w:p>
        </w:tc>
      </w:tr>
      <w:tr w:rsidR="00346335" w14:paraId="2D6C099B"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995" w14:textId="77777777" w:rsidR="004613D1" w:rsidRDefault="00B42D70">
            <w:pPr>
              <w:pBdr>
                <w:top w:val="nil"/>
                <w:left w:val="nil"/>
                <w:bottom w:val="nil"/>
                <w:right w:val="nil"/>
              </w:pBdr>
            </w:pPr>
            <w:r>
              <w:rPr>
                <w:rFonts w:eastAsia="Arial" w:cs="Arial"/>
                <w:color w:val="000000"/>
                <w:sz w:val="20"/>
              </w:rPr>
              <w:t>DS-CH-CS-DATAFIELD-044</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996" w14:textId="77777777" w:rsidR="004613D1" w:rsidRDefault="00B42D70">
            <w:pPr>
              <w:pBdr>
                <w:top w:val="nil"/>
                <w:left w:val="nil"/>
                <w:bottom w:val="nil"/>
                <w:right w:val="nil"/>
              </w:pBdr>
            </w:pPr>
            <w:r>
              <w:rPr>
                <w:rFonts w:eastAsia="Arial" w:cs="Arial"/>
                <w:color w:val="000000"/>
                <w:sz w:val="20"/>
              </w:rPr>
              <w:t>The system shall be configured with field ‘Reported Problem Code L2’ which shall be populated based on selection of ‘Reported Problem Code L1’ field in section ‘Problem Definition’ of tab ‘Problem Definition’ of Complaint record</w:t>
            </w:r>
          </w:p>
          <w:p w14:paraId="2D6C0997" w14:textId="77777777" w:rsidR="004613D1" w:rsidRDefault="00B42D70">
            <w:pPr>
              <w:pBdr>
                <w:top w:val="nil"/>
                <w:left w:val="nil"/>
                <w:bottom w:val="nil"/>
                <w:right w:val="nil"/>
              </w:pBdr>
            </w:pPr>
            <w:r>
              <w:rPr>
                <w:rFonts w:eastAsia="Arial" w:cs="Arial"/>
                <w:color w:val="000000"/>
                <w:sz w:val="20"/>
              </w:rPr>
              <w:t> </w:t>
            </w:r>
          </w:p>
          <w:p w14:paraId="2D6C0998" w14:textId="77777777" w:rsidR="004613D1" w:rsidRDefault="00B42D70">
            <w:pPr>
              <w:pBdr>
                <w:top w:val="nil"/>
                <w:left w:val="nil"/>
                <w:bottom w:val="nil"/>
                <w:right w:val="nil"/>
              </w:pBdr>
            </w:pPr>
            <w:r>
              <w:rPr>
                <w:rFonts w:eastAsia="Arial" w:cs="Arial"/>
                <w:color w:val="000000"/>
                <w:sz w:val="20"/>
              </w:rPr>
              <w:t>Refer QCM TW_Complaint Handling_DesignSpec_ Appendix – 7  – Dependent Values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999"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99A" w14:textId="77777777" w:rsidR="004613D1" w:rsidRDefault="00B42D70">
            <w:pPr>
              <w:pBdr>
                <w:top w:val="nil"/>
                <w:left w:val="nil"/>
                <w:bottom w:val="nil"/>
                <w:right w:val="nil"/>
              </w:pBdr>
            </w:pPr>
            <w:r>
              <w:rPr>
                <w:rFonts w:eastAsia="Arial" w:cs="Arial"/>
                <w:color w:val="000000"/>
                <w:sz w:val="20"/>
              </w:rPr>
              <w:t>FRS-CH-SF-EVAL-073-001, FRS-CH-SF-EVAL-073-006</w:t>
            </w:r>
          </w:p>
        </w:tc>
      </w:tr>
      <w:tr w:rsidR="00346335" w14:paraId="2D6C09A2"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99C" w14:textId="77777777" w:rsidR="004613D1" w:rsidRDefault="00B42D70">
            <w:pPr>
              <w:pBdr>
                <w:top w:val="nil"/>
                <w:left w:val="nil"/>
                <w:bottom w:val="nil"/>
                <w:right w:val="nil"/>
              </w:pBdr>
            </w:pPr>
            <w:r>
              <w:rPr>
                <w:rFonts w:eastAsia="Arial" w:cs="Arial"/>
                <w:color w:val="000000"/>
                <w:sz w:val="20"/>
              </w:rPr>
              <w:t>DS-CH-CS-DATAFIELD-045</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99D" w14:textId="77777777" w:rsidR="004613D1" w:rsidRDefault="00B42D70">
            <w:pPr>
              <w:pBdr>
                <w:top w:val="nil"/>
                <w:left w:val="nil"/>
                <w:bottom w:val="nil"/>
                <w:right w:val="nil"/>
              </w:pBdr>
            </w:pPr>
            <w:r>
              <w:rPr>
                <w:rFonts w:eastAsia="Arial" w:cs="Arial"/>
                <w:color w:val="000000"/>
                <w:sz w:val="20"/>
              </w:rPr>
              <w:t>The system shall be configured with field ‘Reported Problem Code L2’ which shall be populated based on selection of ‘Reported Problem Code L1’ field in section ‘Problem Definition’ of tab ‘Problem Definition’ of Intake record</w:t>
            </w:r>
          </w:p>
          <w:p w14:paraId="2D6C099E" w14:textId="77777777" w:rsidR="004613D1" w:rsidRDefault="00B42D70">
            <w:pPr>
              <w:pBdr>
                <w:top w:val="nil"/>
                <w:left w:val="nil"/>
                <w:bottom w:val="nil"/>
                <w:right w:val="nil"/>
              </w:pBdr>
            </w:pPr>
            <w:r>
              <w:rPr>
                <w:rFonts w:eastAsia="Arial" w:cs="Arial"/>
                <w:color w:val="000000"/>
                <w:sz w:val="20"/>
              </w:rPr>
              <w:t> </w:t>
            </w:r>
          </w:p>
          <w:p w14:paraId="2D6C099F" w14:textId="77777777" w:rsidR="004613D1" w:rsidRDefault="00B42D70">
            <w:pPr>
              <w:pBdr>
                <w:top w:val="nil"/>
                <w:left w:val="nil"/>
                <w:bottom w:val="nil"/>
                <w:right w:val="nil"/>
              </w:pBdr>
            </w:pPr>
            <w:r>
              <w:rPr>
                <w:rFonts w:eastAsia="Arial" w:cs="Arial"/>
                <w:color w:val="000000"/>
                <w:sz w:val="20"/>
              </w:rPr>
              <w:t>Refer QCM TW_Complaint Handling_DesignSpec_ Appendix – 7  – Dependent Values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9A0"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9A1" w14:textId="77777777" w:rsidR="004613D1" w:rsidRDefault="00B42D70">
            <w:pPr>
              <w:pBdr>
                <w:top w:val="nil"/>
                <w:left w:val="nil"/>
                <w:bottom w:val="nil"/>
                <w:right w:val="nil"/>
              </w:pBdr>
            </w:pPr>
            <w:r>
              <w:rPr>
                <w:rFonts w:eastAsia="Arial" w:cs="Arial"/>
                <w:color w:val="000000"/>
                <w:sz w:val="20"/>
              </w:rPr>
              <w:t>FRS-CH-SF-INTK-033-001, FRS-CH-SF-INTK-033-006</w:t>
            </w:r>
          </w:p>
        </w:tc>
      </w:tr>
      <w:tr w:rsidR="00346335" w14:paraId="2D6C09B3"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9A3" w14:textId="77777777" w:rsidR="004613D1" w:rsidRDefault="00B42D70">
            <w:pPr>
              <w:pBdr>
                <w:top w:val="nil"/>
                <w:left w:val="nil"/>
                <w:bottom w:val="nil"/>
                <w:right w:val="nil"/>
              </w:pBdr>
            </w:pPr>
            <w:r>
              <w:rPr>
                <w:rFonts w:eastAsia="Arial" w:cs="Arial"/>
                <w:color w:val="000000"/>
                <w:sz w:val="20"/>
              </w:rPr>
              <w:t>DS-CH-CS-DATAFIELD-047</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9A4" w14:textId="77777777" w:rsidR="004613D1" w:rsidRDefault="00B42D70">
            <w:pPr>
              <w:pBdr>
                <w:top w:val="nil"/>
                <w:left w:val="nil"/>
                <w:bottom w:val="nil"/>
                <w:right w:val="nil"/>
              </w:pBdr>
            </w:pPr>
            <w:r>
              <w:rPr>
                <w:rFonts w:eastAsia="Arial" w:cs="Arial"/>
                <w:color w:val="000000"/>
                <w:sz w:val="20"/>
              </w:rPr>
              <w:t>The system shall be configured with the selection values for the field “Type of Reported Complaint” for the Intake record.</w:t>
            </w:r>
          </w:p>
          <w:p w14:paraId="2D6C09A5" w14:textId="77777777" w:rsidR="004613D1" w:rsidRDefault="00B42D70">
            <w:pPr>
              <w:pBdr>
                <w:top w:val="nil"/>
                <w:left w:val="nil"/>
                <w:bottom w:val="nil"/>
                <w:right w:val="nil"/>
              </w:pBdr>
            </w:pPr>
            <w:r>
              <w:rPr>
                <w:rFonts w:eastAsia="Arial" w:cs="Arial"/>
                <w:color w:val="000000"/>
                <w:sz w:val="20"/>
              </w:rPr>
              <w:t> </w:t>
            </w:r>
          </w:p>
          <w:p w14:paraId="2D6C09A6" w14:textId="77777777" w:rsidR="004613D1" w:rsidRDefault="00B42D70">
            <w:pPr>
              <w:numPr>
                <w:ilvl w:val="0"/>
                <w:numId w:val="25"/>
              </w:numPr>
              <w:pBdr>
                <w:top w:val="nil"/>
                <w:left w:val="nil"/>
                <w:bottom w:val="nil"/>
                <w:right w:val="nil"/>
              </w:pBdr>
              <w:jc w:val="both"/>
            </w:pPr>
            <w:r>
              <w:rPr>
                <w:rFonts w:eastAsia="Arial" w:cs="Arial"/>
                <w:color w:val="000000"/>
                <w:sz w:val="20"/>
              </w:rPr>
              <w:t>Death</w:t>
            </w:r>
          </w:p>
          <w:p w14:paraId="2D6C09A7" w14:textId="77777777" w:rsidR="004613D1" w:rsidRDefault="00B42D70">
            <w:pPr>
              <w:numPr>
                <w:ilvl w:val="0"/>
                <w:numId w:val="25"/>
              </w:numPr>
              <w:pBdr>
                <w:top w:val="nil"/>
                <w:left w:val="nil"/>
                <w:bottom w:val="nil"/>
                <w:right w:val="nil"/>
              </w:pBdr>
              <w:jc w:val="both"/>
            </w:pPr>
            <w:r>
              <w:rPr>
                <w:rFonts w:eastAsia="Arial" w:cs="Arial"/>
                <w:color w:val="000000"/>
                <w:sz w:val="20"/>
              </w:rPr>
              <w:lastRenderedPageBreak/>
              <w:t>Serious Injury</w:t>
            </w:r>
          </w:p>
          <w:p w14:paraId="2D6C09A8" w14:textId="77777777" w:rsidR="004613D1" w:rsidRDefault="00B42D70">
            <w:pPr>
              <w:numPr>
                <w:ilvl w:val="0"/>
                <w:numId w:val="25"/>
              </w:numPr>
              <w:pBdr>
                <w:top w:val="nil"/>
                <w:left w:val="nil"/>
                <w:bottom w:val="nil"/>
                <w:right w:val="nil"/>
              </w:pBdr>
              <w:jc w:val="both"/>
            </w:pPr>
            <w:r>
              <w:rPr>
                <w:rFonts w:eastAsia="Arial" w:cs="Arial"/>
                <w:color w:val="000000"/>
                <w:sz w:val="20"/>
              </w:rPr>
              <w:t>Anticipated Serious Injury</w:t>
            </w:r>
          </w:p>
          <w:p w14:paraId="2D6C09A9" w14:textId="77777777" w:rsidR="004613D1" w:rsidRDefault="00B42D70">
            <w:pPr>
              <w:numPr>
                <w:ilvl w:val="0"/>
                <w:numId w:val="25"/>
              </w:numPr>
              <w:pBdr>
                <w:top w:val="nil"/>
                <w:left w:val="nil"/>
                <w:bottom w:val="nil"/>
                <w:right w:val="nil"/>
              </w:pBdr>
              <w:jc w:val="both"/>
            </w:pPr>
            <w:r>
              <w:rPr>
                <w:rFonts w:eastAsia="Arial" w:cs="Arial"/>
                <w:color w:val="000000"/>
                <w:sz w:val="20"/>
              </w:rPr>
              <w:t>Product Problem</w:t>
            </w:r>
          </w:p>
          <w:p w14:paraId="2D6C09AA" w14:textId="77777777" w:rsidR="004613D1" w:rsidRDefault="00B42D70">
            <w:pPr>
              <w:numPr>
                <w:ilvl w:val="0"/>
                <w:numId w:val="25"/>
              </w:numPr>
              <w:pBdr>
                <w:top w:val="nil"/>
                <w:left w:val="nil"/>
                <w:bottom w:val="nil"/>
                <w:right w:val="nil"/>
              </w:pBdr>
              <w:jc w:val="both"/>
            </w:pPr>
            <w:r>
              <w:rPr>
                <w:rFonts w:eastAsia="Arial" w:cs="Arial"/>
                <w:color w:val="000000"/>
                <w:sz w:val="20"/>
              </w:rPr>
              <w:t>Malfunction</w:t>
            </w:r>
          </w:p>
          <w:p w14:paraId="2D6C09AB" w14:textId="77777777" w:rsidR="004613D1" w:rsidRDefault="00B42D70">
            <w:pPr>
              <w:numPr>
                <w:ilvl w:val="0"/>
                <w:numId w:val="25"/>
              </w:numPr>
              <w:pBdr>
                <w:top w:val="nil"/>
                <w:left w:val="nil"/>
                <w:bottom w:val="nil"/>
                <w:right w:val="nil"/>
              </w:pBdr>
              <w:jc w:val="both"/>
            </w:pPr>
            <w:r>
              <w:rPr>
                <w:rFonts w:eastAsia="Arial" w:cs="Arial"/>
                <w:color w:val="000000"/>
                <w:sz w:val="20"/>
              </w:rPr>
              <w:t>Injury</w:t>
            </w:r>
          </w:p>
          <w:p w14:paraId="2D6C09AC" w14:textId="77777777" w:rsidR="004613D1" w:rsidRDefault="00B42D70">
            <w:pPr>
              <w:numPr>
                <w:ilvl w:val="0"/>
                <w:numId w:val="25"/>
              </w:numPr>
              <w:pBdr>
                <w:top w:val="nil"/>
                <w:left w:val="nil"/>
                <w:bottom w:val="nil"/>
                <w:right w:val="nil"/>
              </w:pBdr>
              <w:jc w:val="both"/>
            </w:pPr>
            <w:r>
              <w:rPr>
                <w:rFonts w:eastAsia="Arial" w:cs="Arial"/>
                <w:color w:val="000000"/>
                <w:sz w:val="20"/>
              </w:rPr>
              <w:t>Other</w:t>
            </w:r>
          </w:p>
          <w:p w14:paraId="2D6C09AD" w14:textId="77777777" w:rsidR="004613D1" w:rsidRDefault="00B42D70">
            <w:pPr>
              <w:numPr>
                <w:ilvl w:val="0"/>
                <w:numId w:val="25"/>
              </w:numPr>
              <w:pBdr>
                <w:top w:val="nil"/>
                <w:left w:val="nil"/>
                <w:bottom w:val="nil"/>
                <w:right w:val="nil"/>
              </w:pBdr>
              <w:jc w:val="both"/>
            </w:pPr>
            <w:r>
              <w:rPr>
                <w:rFonts w:eastAsia="Arial" w:cs="Arial"/>
                <w:color w:val="000000"/>
                <w:sz w:val="20"/>
              </w:rPr>
              <w:t>Non Complaint</w:t>
            </w:r>
          </w:p>
          <w:p w14:paraId="2D6C09AE" w14:textId="77777777" w:rsidR="004613D1" w:rsidRDefault="00B42D70">
            <w:pPr>
              <w:numPr>
                <w:ilvl w:val="0"/>
                <w:numId w:val="25"/>
              </w:numPr>
              <w:pBdr>
                <w:top w:val="nil"/>
                <w:left w:val="nil"/>
                <w:bottom w:val="nil"/>
                <w:right w:val="nil"/>
              </w:pBdr>
              <w:jc w:val="both"/>
            </w:pPr>
            <w:r>
              <w:rPr>
                <w:rFonts w:eastAsia="Arial" w:cs="Arial"/>
                <w:color w:val="000000"/>
                <w:sz w:val="20"/>
              </w:rPr>
              <w:t>Death / Serious Injury</w:t>
            </w:r>
          </w:p>
          <w:p w14:paraId="2D6C09AF" w14:textId="77777777" w:rsidR="004613D1" w:rsidRDefault="00B42D70">
            <w:pPr>
              <w:numPr>
                <w:ilvl w:val="0"/>
                <w:numId w:val="25"/>
              </w:numPr>
              <w:pBdr>
                <w:top w:val="nil"/>
                <w:left w:val="nil"/>
                <w:bottom w:val="nil"/>
                <w:right w:val="nil"/>
              </w:pBdr>
              <w:jc w:val="both"/>
            </w:pPr>
            <w:r>
              <w:rPr>
                <w:rFonts w:eastAsia="Arial" w:cs="Arial"/>
                <w:color w:val="000000"/>
                <w:sz w:val="20"/>
              </w:rPr>
              <w:t>Unanticipated Serious Injury</w:t>
            </w:r>
          </w:p>
          <w:p w14:paraId="2D6C09B0" w14:textId="77777777" w:rsidR="004613D1" w:rsidRDefault="00B42D70">
            <w:pPr>
              <w:pBdr>
                <w:top w:val="nil"/>
                <w:left w:val="nil"/>
                <w:bottom w:val="nil"/>
                <w:right w:val="nil"/>
              </w:pBdr>
              <w:jc w:val="both"/>
            </w:pPr>
            <w:r>
              <w:rPr>
                <w:rFonts w:eastAsia="Arial" w:cs="Arial"/>
                <w:color w:val="000000"/>
                <w:sz w:val="20"/>
              </w:rPr>
              <w:t>Refer QCM TW_Complaint Handling_DesignSpec_ Appendix – 7 tab ‘Selections’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9B1" w14:textId="77777777" w:rsidR="004613D1" w:rsidRDefault="00B42D70">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9B2" w14:textId="77777777" w:rsidR="004613D1" w:rsidRDefault="00B42D70">
            <w:pPr>
              <w:pBdr>
                <w:top w:val="nil"/>
                <w:left w:val="nil"/>
                <w:bottom w:val="nil"/>
                <w:right w:val="nil"/>
              </w:pBdr>
            </w:pPr>
            <w:r>
              <w:rPr>
                <w:rFonts w:eastAsia="Arial" w:cs="Arial"/>
                <w:color w:val="000000"/>
                <w:sz w:val="20"/>
              </w:rPr>
              <w:t>FRS-CH-SF-INTK-001-004</w:t>
            </w:r>
          </w:p>
        </w:tc>
      </w:tr>
      <w:tr w:rsidR="00346335" w14:paraId="2D6C09C1"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9B4" w14:textId="77777777" w:rsidR="004613D1" w:rsidRDefault="00B42D70">
            <w:pPr>
              <w:pBdr>
                <w:top w:val="nil"/>
                <w:left w:val="nil"/>
                <w:bottom w:val="nil"/>
                <w:right w:val="nil"/>
              </w:pBdr>
            </w:pPr>
            <w:r>
              <w:rPr>
                <w:rFonts w:eastAsia="Arial" w:cs="Arial"/>
                <w:color w:val="000000"/>
                <w:sz w:val="20"/>
              </w:rPr>
              <w:t>DS-CH-CS-DATAFIELD-048</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9B5" w14:textId="77777777" w:rsidR="004613D1" w:rsidRDefault="00B42D70">
            <w:pPr>
              <w:pBdr>
                <w:top w:val="nil"/>
                <w:left w:val="nil"/>
                <w:bottom w:val="nil"/>
                <w:right w:val="nil"/>
              </w:pBdr>
            </w:pPr>
            <w:r>
              <w:rPr>
                <w:rFonts w:eastAsia="Arial" w:cs="Arial"/>
                <w:color w:val="000000"/>
                <w:sz w:val="20"/>
              </w:rPr>
              <w:t>The system shall be configured with the below selection values for the field “Type of Reported Complaint” for the Complaint record.</w:t>
            </w:r>
          </w:p>
          <w:p w14:paraId="2D6C09B6" w14:textId="77777777" w:rsidR="004613D1" w:rsidRDefault="00B42D70">
            <w:pPr>
              <w:pBdr>
                <w:top w:val="nil"/>
                <w:left w:val="nil"/>
                <w:bottom w:val="nil"/>
                <w:right w:val="nil"/>
              </w:pBdr>
            </w:pPr>
            <w:r>
              <w:rPr>
                <w:rFonts w:eastAsia="Arial" w:cs="Arial"/>
                <w:color w:val="000000"/>
                <w:sz w:val="20"/>
              </w:rPr>
              <w:t> </w:t>
            </w:r>
          </w:p>
          <w:p w14:paraId="2D6C09B7" w14:textId="77777777" w:rsidR="004613D1" w:rsidRDefault="00B42D70">
            <w:pPr>
              <w:numPr>
                <w:ilvl w:val="0"/>
                <w:numId w:val="25"/>
              </w:numPr>
              <w:pBdr>
                <w:top w:val="nil"/>
                <w:left w:val="nil"/>
                <w:bottom w:val="nil"/>
                <w:right w:val="nil"/>
              </w:pBdr>
              <w:jc w:val="both"/>
            </w:pPr>
            <w:r>
              <w:rPr>
                <w:rFonts w:eastAsia="Arial" w:cs="Arial"/>
                <w:color w:val="000000"/>
                <w:sz w:val="20"/>
              </w:rPr>
              <w:t>Death</w:t>
            </w:r>
          </w:p>
          <w:p w14:paraId="2D6C09B8" w14:textId="77777777" w:rsidR="004613D1" w:rsidRDefault="00B42D70">
            <w:pPr>
              <w:numPr>
                <w:ilvl w:val="0"/>
                <w:numId w:val="25"/>
              </w:numPr>
              <w:pBdr>
                <w:top w:val="nil"/>
                <w:left w:val="nil"/>
                <w:bottom w:val="nil"/>
                <w:right w:val="nil"/>
              </w:pBdr>
              <w:jc w:val="both"/>
            </w:pPr>
            <w:r>
              <w:rPr>
                <w:rFonts w:eastAsia="Arial" w:cs="Arial"/>
                <w:color w:val="000000"/>
                <w:sz w:val="20"/>
              </w:rPr>
              <w:t>Serious Injury</w:t>
            </w:r>
          </w:p>
          <w:p w14:paraId="2D6C09B9" w14:textId="77777777" w:rsidR="004613D1" w:rsidRDefault="00B42D70">
            <w:pPr>
              <w:numPr>
                <w:ilvl w:val="0"/>
                <w:numId w:val="25"/>
              </w:numPr>
              <w:pBdr>
                <w:top w:val="nil"/>
                <w:left w:val="nil"/>
                <w:bottom w:val="nil"/>
                <w:right w:val="nil"/>
              </w:pBdr>
              <w:jc w:val="both"/>
            </w:pPr>
            <w:r>
              <w:rPr>
                <w:rFonts w:eastAsia="Arial" w:cs="Arial"/>
                <w:color w:val="000000"/>
                <w:sz w:val="20"/>
              </w:rPr>
              <w:t>Anticipated Serious Injury</w:t>
            </w:r>
          </w:p>
          <w:p w14:paraId="2D6C09BA" w14:textId="77777777" w:rsidR="004613D1" w:rsidRDefault="00B42D70">
            <w:pPr>
              <w:numPr>
                <w:ilvl w:val="0"/>
                <w:numId w:val="25"/>
              </w:numPr>
              <w:pBdr>
                <w:top w:val="nil"/>
                <w:left w:val="nil"/>
                <w:bottom w:val="nil"/>
                <w:right w:val="nil"/>
              </w:pBdr>
              <w:jc w:val="both"/>
            </w:pPr>
            <w:r>
              <w:rPr>
                <w:rFonts w:eastAsia="Arial" w:cs="Arial"/>
                <w:color w:val="000000"/>
                <w:sz w:val="20"/>
              </w:rPr>
              <w:t>Product Problem</w:t>
            </w:r>
          </w:p>
          <w:p w14:paraId="2D6C09BB" w14:textId="77777777" w:rsidR="004613D1" w:rsidRDefault="00B42D70">
            <w:pPr>
              <w:numPr>
                <w:ilvl w:val="0"/>
                <w:numId w:val="25"/>
              </w:numPr>
              <w:pBdr>
                <w:top w:val="nil"/>
                <w:left w:val="nil"/>
                <w:bottom w:val="nil"/>
                <w:right w:val="nil"/>
              </w:pBdr>
              <w:jc w:val="both"/>
            </w:pPr>
            <w:r>
              <w:rPr>
                <w:rFonts w:eastAsia="Arial" w:cs="Arial"/>
                <w:color w:val="000000"/>
                <w:sz w:val="20"/>
              </w:rPr>
              <w:t>Other</w:t>
            </w:r>
          </w:p>
          <w:p w14:paraId="2D6C09BC" w14:textId="77777777" w:rsidR="004613D1" w:rsidRDefault="00B42D70">
            <w:pPr>
              <w:numPr>
                <w:ilvl w:val="0"/>
                <w:numId w:val="25"/>
              </w:numPr>
              <w:pBdr>
                <w:top w:val="nil"/>
                <w:left w:val="nil"/>
                <w:bottom w:val="nil"/>
                <w:right w:val="nil"/>
              </w:pBdr>
              <w:jc w:val="both"/>
            </w:pPr>
            <w:r>
              <w:rPr>
                <w:rFonts w:eastAsia="Arial" w:cs="Arial"/>
                <w:color w:val="000000"/>
                <w:sz w:val="20"/>
              </w:rPr>
              <w:t>Non Complaint</w:t>
            </w:r>
          </w:p>
          <w:p w14:paraId="2D6C09BD" w14:textId="77777777" w:rsidR="004613D1" w:rsidRDefault="00B42D70">
            <w:pPr>
              <w:numPr>
                <w:ilvl w:val="0"/>
                <w:numId w:val="25"/>
              </w:numPr>
              <w:pBdr>
                <w:top w:val="nil"/>
                <w:left w:val="nil"/>
                <w:bottom w:val="nil"/>
                <w:right w:val="nil"/>
              </w:pBdr>
              <w:jc w:val="both"/>
            </w:pPr>
            <w:r>
              <w:rPr>
                <w:rFonts w:eastAsia="Arial" w:cs="Arial"/>
                <w:color w:val="000000"/>
                <w:sz w:val="20"/>
              </w:rPr>
              <w:t>Unanticipated Serious Injury</w:t>
            </w:r>
          </w:p>
          <w:p w14:paraId="2D6C09BE" w14:textId="77777777" w:rsidR="004613D1" w:rsidRDefault="00B42D70">
            <w:pPr>
              <w:pBdr>
                <w:top w:val="nil"/>
                <w:left w:val="nil"/>
                <w:bottom w:val="nil"/>
                <w:right w:val="nil"/>
              </w:pBdr>
              <w:jc w:val="both"/>
            </w:pPr>
            <w:r>
              <w:rPr>
                <w:rFonts w:eastAsia="Arial" w:cs="Arial"/>
                <w:color w:val="000000"/>
                <w:sz w:val="20"/>
              </w:rPr>
              <w:t>Refer QCM TW_Complaint Handling_DesignSpec_ Appendix – 7 tab ‘Selections’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9BF"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9C0" w14:textId="77777777" w:rsidR="004613D1" w:rsidRDefault="00B42D70">
            <w:pPr>
              <w:pBdr>
                <w:top w:val="nil"/>
                <w:left w:val="nil"/>
                <w:bottom w:val="nil"/>
                <w:right w:val="nil"/>
              </w:pBdr>
            </w:pPr>
            <w:r>
              <w:rPr>
                <w:rFonts w:eastAsia="Arial" w:cs="Arial"/>
                <w:color w:val="000000"/>
                <w:sz w:val="20"/>
              </w:rPr>
              <w:t>FRS-CH-SF-EVAL-001-004</w:t>
            </w:r>
          </w:p>
        </w:tc>
      </w:tr>
      <w:tr w:rsidR="00346335" w14:paraId="2D6C09CE"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9C2" w14:textId="77777777" w:rsidR="004613D1" w:rsidRDefault="00B42D70">
            <w:pPr>
              <w:pBdr>
                <w:top w:val="nil"/>
                <w:left w:val="nil"/>
                <w:bottom w:val="nil"/>
                <w:right w:val="nil"/>
              </w:pBdr>
            </w:pPr>
            <w:commentRangeStart w:id="149"/>
            <w:r>
              <w:rPr>
                <w:rFonts w:eastAsia="Arial" w:cs="Arial"/>
                <w:color w:val="000000"/>
                <w:sz w:val="20"/>
              </w:rPr>
              <w:t>DS-CH-CS-DATAFIELD-049</w:t>
            </w:r>
            <w:commentRangeEnd w:id="149"/>
            <w:r w:rsidR="0094554A">
              <w:rPr>
                <w:rStyle w:val="CommentReference"/>
                <w:sz w:val="18"/>
                <w:szCs w:val="24"/>
              </w:rPr>
              <w:commentReference w:id="149"/>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9C3" w14:textId="77777777" w:rsidR="004613D1" w:rsidRDefault="00B42D70">
            <w:pPr>
              <w:pBdr>
                <w:top w:val="nil"/>
                <w:left w:val="nil"/>
                <w:bottom w:val="nil"/>
                <w:right w:val="nil"/>
              </w:pBdr>
            </w:pPr>
            <w:r>
              <w:rPr>
                <w:rFonts w:eastAsia="Arial" w:cs="Arial"/>
                <w:color w:val="000000"/>
                <w:sz w:val="20"/>
              </w:rPr>
              <w:t>The system shall be configured with the selection values for the field “Type of Reported Complaint” for the MIR record.</w:t>
            </w:r>
          </w:p>
          <w:p w14:paraId="2D6C09C4" w14:textId="77777777" w:rsidR="004613D1" w:rsidRDefault="00B42D70">
            <w:pPr>
              <w:numPr>
                <w:ilvl w:val="0"/>
                <w:numId w:val="25"/>
              </w:numPr>
              <w:pBdr>
                <w:top w:val="nil"/>
                <w:left w:val="nil"/>
                <w:bottom w:val="nil"/>
                <w:right w:val="nil"/>
              </w:pBdr>
              <w:jc w:val="both"/>
            </w:pPr>
            <w:r>
              <w:rPr>
                <w:rFonts w:eastAsia="Arial" w:cs="Arial"/>
                <w:color w:val="000000"/>
                <w:sz w:val="20"/>
              </w:rPr>
              <w:t>Death</w:t>
            </w:r>
          </w:p>
          <w:p w14:paraId="2D6C09C5" w14:textId="77777777" w:rsidR="004613D1" w:rsidRDefault="00B42D70">
            <w:pPr>
              <w:numPr>
                <w:ilvl w:val="0"/>
                <w:numId w:val="25"/>
              </w:numPr>
              <w:pBdr>
                <w:top w:val="nil"/>
                <w:left w:val="nil"/>
                <w:bottom w:val="nil"/>
                <w:right w:val="nil"/>
              </w:pBdr>
              <w:jc w:val="both"/>
            </w:pPr>
            <w:r>
              <w:rPr>
                <w:rFonts w:eastAsia="Arial" w:cs="Arial"/>
                <w:color w:val="000000"/>
                <w:sz w:val="20"/>
              </w:rPr>
              <w:t>Serious Injury</w:t>
            </w:r>
          </w:p>
          <w:p w14:paraId="2D6C09C6" w14:textId="77777777" w:rsidR="004613D1" w:rsidRDefault="00B42D70">
            <w:pPr>
              <w:numPr>
                <w:ilvl w:val="0"/>
                <w:numId w:val="25"/>
              </w:numPr>
              <w:pBdr>
                <w:top w:val="nil"/>
                <w:left w:val="nil"/>
                <w:bottom w:val="nil"/>
                <w:right w:val="nil"/>
              </w:pBdr>
              <w:jc w:val="both"/>
            </w:pPr>
            <w:r>
              <w:rPr>
                <w:rFonts w:eastAsia="Arial" w:cs="Arial"/>
                <w:color w:val="000000"/>
                <w:sz w:val="20"/>
              </w:rPr>
              <w:t>Anticipated Serious Injury</w:t>
            </w:r>
          </w:p>
          <w:p w14:paraId="2D6C09C7" w14:textId="77777777" w:rsidR="004613D1" w:rsidRDefault="00B42D70">
            <w:pPr>
              <w:numPr>
                <w:ilvl w:val="0"/>
                <w:numId w:val="25"/>
              </w:numPr>
              <w:pBdr>
                <w:top w:val="nil"/>
                <w:left w:val="nil"/>
                <w:bottom w:val="nil"/>
                <w:right w:val="nil"/>
              </w:pBdr>
              <w:jc w:val="both"/>
            </w:pPr>
            <w:r>
              <w:rPr>
                <w:rFonts w:eastAsia="Arial" w:cs="Arial"/>
                <w:color w:val="000000"/>
                <w:sz w:val="20"/>
              </w:rPr>
              <w:t>Product Problem</w:t>
            </w:r>
          </w:p>
          <w:p w14:paraId="2D6C09C8" w14:textId="77777777" w:rsidR="004613D1" w:rsidRDefault="00B42D70">
            <w:pPr>
              <w:numPr>
                <w:ilvl w:val="0"/>
                <w:numId w:val="25"/>
              </w:numPr>
              <w:pBdr>
                <w:top w:val="nil"/>
                <w:left w:val="nil"/>
                <w:bottom w:val="nil"/>
                <w:right w:val="nil"/>
              </w:pBdr>
              <w:jc w:val="both"/>
            </w:pPr>
            <w:r>
              <w:rPr>
                <w:rFonts w:eastAsia="Arial" w:cs="Arial"/>
                <w:color w:val="000000"/>
                <w:sz w:val="20"/>
              </w:rPr>
              <w:t>Other</w:t>
            </w:r>
          </w:p>
          <w:p w14:paraId="2D6C09C9" w14:textId="77777777" w:rsidR="004613D1" w:rsidRDefault="00B42D70">
            <w:pPr>
              <w:numPr>
                <w:ilvl w:val="0"/>
                <w:numId w:val="25"/>
              </w:numPr>
              <w:pBdr>
                <w:top w:val="nil"/>
                <w:left w:val="nil"/>
                <w:bottom w:val="nil"/>
                <w:right w:val="nil"/>
              </w:pBdr>
              <w:jc w:val="both"/>
            </w:pPr>
            <w:r>
              <w:rPr>
                <w:rFonts w:eastAsia="Arial" w:cs="Arial"/>
                <w:color w:val="000000"/>
                <w:sz w:val="20"/>
              </w:rPr>
              <w:t>Non Complaint</w:t>
            </w:r>
          </w:p>
          <w:p w14:paraId="2D6C09CA" w14:textId="77777777" w:rsidR="004613D1" w:rsidRDefault="00B42D70">
            <w:pPr>
              <w:numPr>
                <w:ilvl w:val="0"/>
                <w:numId w:val="25"/>
              </w:numPr>
              <w:pBdr>
                <w:top w:val="nil"/>
                <w:left w:val="nil"/>
                <w:bottom w:val="nil"/>
                <w:right w:val="nil"/>
              </w:pBdr>
              <w:jc w:val="both"/>
            </w:pPr>
            <w:r>
              <w:rPr>
                <w:rFonts w:eastAsia="Arial" w:cs="Arial"/>
                <w:color w:val="000000"/>
                <w:sz w:val="20"/>
              </w:rPr>
              <w:t>Serious  Public Health Threat</w:t>
            </w:r>
          </w:p>
          <w:p w14:paraId="5F54E546" w14:textId="77777777" w:rsidR="004613D1" w:rsidRPr="00AA7DEF" w:rsidRDefault="00B42D70">
            <w:pPr>
              <w:numPr>
                <w:ilvl w:val="0"/>
                <w:numId w:val="25"/>
              </w:numPr>
              <w:pBdr>
                <w:top w:val="nil"/>
                <w:left w:val="nil"/>
                <w:bottom w:val="nil"/>
                <w:right w:val="nil"/>
              </w:pBdr>
              <w:jc w:val="both"/>
              <w:rPr>
                <w:ins w:id="150" w:author="Kanungo, Kalpak (Cognizant)" w:date="2026-05-22T19:18:00Z" w16du:dateUtc="2026-05-22T13:48:00Z"/>
                <w:rPrChange w:id="151" w:author="Kanungo, Kalpak (Cognizant)" w:date="2026-05-22T19:18:00Z" w16du:dateUtc="2026-05-22T13:48:00Z">
                  <w:rPr>
                    <w:ins w:id="152" w:author="Kanungo, Kalpak (Cognizant)" w:date="2026-05-22T19:18:00Z" w16du:dateUtc="2026-05-22T13:48:00Z"/>
                    <w:rFonts w:eastAsia="Arial" w:cs="Arial"/>
                    <w:color w:val="000000"/>
                    <w:sz w:val="20"/>
                  </w:rPr>
                </w:rPrChange>
              </w:rPr>
            </w:pPr>
            <w:r>
              <w:rPr>
                <w:rFonts w:eastAsia="Arial" w:cs="Arial"/>
                <w:color w:val="000000"/>
                <w:sz w:val="20"/>
              </w:rPr>
              <w:t>Unanticipated Serious Injury</w:t>
            </w:r>
          </w:p>
          <w:p w14:paraId="2D6C09CB" w14:textId="4E29E7CC" w:rsidR="00AA7DEF" w:rsidRPr="00A065B6" w:rsidRDefault="00A065B6">
            <w:pPr>
              <w:numPr>
                <w:ilvl w:val="0"/>
                <w:numId w:val="25"/>
              </w:numPr>
              <w:pBdr>
                <w:top w:val="nil"/>
                <w:left w:val="nil"/>
                <w:bottom w:val="nil"/>
                <w:right w:val="nil"/>
              </w:pBdr>
              <w:jc w:val="both"/>
              <w:rPr>
                <w:sz w:val="20"/>
                <w:szCs w:val="20"/>
                <w:rPrChange w:id="153" w:author="Kanungo, Kalpak (Cognizant)" w:date="2026-05-22T19:19:00Z" w16du:dateUtc="2026-05-22T13:49:00Z">
                  <w:rPr/>
                </w:rPrChange>
              </w:rPr>
            </w:pPr>
            <w:ins w:id="154" w:author="Kanungo, Kalpak (Cognizant)" w:date="2026-05-22T19:18:00Z" w16du:dateUtc="2026-05-22T13:48:00Z">
              <w:r w:rsidRPr="00A065B6">
                <w:rPr>
                  <w:sz w:val="20"/>
                  <w:szCs w:val="20"/>
                  <w:rPrChange w:id="155" w:author="Kanungo, Kalpak (Cognizant)" w:date="2026-05-22T19:19:00Z" w16du:dateUtc="2026-05-22T13:49:00Z">
                    <w:rPr/>
                  </w:rPrChange>
                </w:rPr>
                <w:t>Unanticipated serious deterioration in state of health</w:t>
              </w:r>
            </w:ins>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9CC"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9CD" w14:textId="77777777" w:rsidR="004613D1" w:rsidRDefault="00B42D70">
            <w:pPr>
              <w:pBdr>
                <w:top w:val="nil"/>
                <w:left w:val="nil"/>
                <w:bottom w:val="nil"/>
                <w:right w:val="nil"/>
              </w:pBdr>
            </w:pPr>
            <w:r>
              <w:rPr>
                <w:rFonts w:eastAsia="Arial" w:cs="Arial"/>
                <w:color w:val="000000"/>
                <w:sz w:val="20"/>
              </w:rPr>
              <w:t>FRS-CH-REG-MIR-001-013</w:t>
            </w:r>
          </w:p>
        </w:tc>
      </w:tr>
      <w:tr w:rsidR="00346335" w14:paraId="2D6C09D6"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9CF" w14:textId="77777777" w:rsidR="004613D1" w:rsidRDefault="00B42D70">
            <w:pPr>
              <w:pBdr>
                <w:top w:val="nil"/>
                <w:left w:val="nil"/>
                <w:bottom w:val="nil"/>
                <w:right w:val="nil"/>
              </w:pBdr>
            </w:pPr>
            <w:commentRangeStart w:id="156"/>
            <w:r>
              <w:rPr>
                <w:rFonts w:eastAsia="Arial" w:cs="Arial"/>
                <w:color w:val="000000"/>
                <w:sz w:val="20"/>
              </w:rPr>
              <w:t>DS-CH-CS-DATAFIELD-050</w:t>
            </w:r>
            <w:commentRangeEnd w:id="156"/>
            <w:r w:rsidR="002376EE">
              <w:rPr>
                <w:rStyle w:val="CommentReference"/>
                <w:sz w:val="18"/>
                <w:szCs w:val="24"/>
              </w:rPr>
              <w:commentReference w:id="156"/>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9D0" w14:textId="77777777" w:rsidR="004613D1" w:rsidRDefault="00B42D70">
            <w:pPr>
              <w:pBdr>
                <w:top w:val="nil"/>
                <w:left w:val="nil"/>
                <w:bottom w:val="nil"/>
                <w:right w:val="nil"/>
              </w:pBdr>
            </w:pPr>
            <w:r>
              <w:rPr>
                <w:rFonts w:eastAsia="Arial" w:cs="Arial"/>
                <w:color w:val="000000"/>
                <w:sz w:val="20"/>
              </w:rPr>
              <w:t>The system shall be configured with the selection values for the field Report Country for Regulatory records.</w:t>
            </w:r>
          </w:p>
          <w:p w14:paraId="2D6C09D1" w14:textId="77777777" w:rsidR="004613D1" w:rsidRDefault="00B42D70">
            <w:pPr>
              <w:pBdr>
                <w:top w:val="nil"/>
                <w:left w:val="nil"/>
                <w:bottom w:val="nil"/>
                <w:right w:val="nil"/>
              </w:pBdr>
            </w:pPr>
            <w:r>
              <w:rPr>
                <w:rFonts w:eastAsia="Arial" w:cs="Arial"/>
                <w:color w:val="000000"/>
                <w:sz w:val="20"/>
              </w:rPr>
              <w:t> </w:t>
            </w:r>
          </w:p>
          <w:p w14:paraId="2D6C09D2" w14:textId="77777777" w:rsidR="004613D1" w:rsidRDefault="00B42D70">
            <w:pPr>
              <w:pBdr>
                <w:top w:val="nil"/>
                <w:left w:val="nil"/>
                <w:bottom w:val="nil"/>
                <w:right w:val="nil"/>
              </w:pBdr>
            </w:pPr>
            <w:r>
              <w:rPr>
                <w:rFonts w:eastAsia="Arial" w:cs="Arial"/>
                <w:color w:val="000000"/>
                <w:sz w:val="20"/>
              </w:rPr>
              <w:t>Refer QCM TW_Complaint Handling_DesignSpec_ Appendix – 7</w:t>
            </w:r>
          </w:p>
          <w:p w14:paraId="2D6C09D3" w14:textId="77777777" w:rsidR="004613D1" w:rsidRDefault="00B42D70">
            <w:pPr>
              <w:pBdr>
                <w:top w:val="nil"/>
                <w:left w:val="nil"/>
                <w:bottom w:val="nil"/>
                <w:right w:val="nil"/>
              </w:pBdr>
            </w:pPr>
            <w:r>
              <w:rPr>
                <w:rFonts w:eastAsia="Arial" w:cs="Arial"/>
                <w:color w:val="000000"/>
                <w:sz w:val="20"/>
              </w:rPr>
              <w:lastRenderedPageBreak/>
              <w:t>Tab – Dependent Field Values - CHILD_FIELD- Report Country</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9D4" w14:textId="77777777" w:rsidR="004613D1" w:rsidRDefault="00B42D70">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9D5" w14:textId="77777777" w:rsidR="004613D1" w:rsidRDefault="00B42D70">
            <w:pPr>
              <w:pBdr>
                <w:top w:val="nil"/>
                <w:left w:val="nil"/>
                <w:bottom w:val="nil"/>
                <w:right w:val="nil"/>
              </w:pBdr>
            </w:pPr>
            <w:r>
              <w:rPr>
                <w:rFonts w:eastAsia="Arial" w:cs="Arial"/>
                <w:color w:val="000000"/>
                <w:sz w:val="20"/>
              </w:rPr>
              <w:t>FRS-CH-CA-GDT-011-001, FRS-CH-REG-MIR-001-002,</w:t>
            </w:r>
          </w:p>
        </w:tc>
      </w:tr>
      <w:tr w:rsidR="00346335" w14:paraId="2D6C09DE"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9D7" w14:textId="77777777" w:rsidR="004613D1" w:rsidRDefault="00B42D70">
            <w:pPr>
              <w:pBdr>
                <w:top w:val="nil"/>
                <w:left w:val="nil"/>
                <w:bottom w:val="nil"/>
                <w:right w:val="nil"/>
              </w:pBdr>
            </w:pPr>
            <w:r>
              <w:rPr>
                <w:rFonts w:eastAsia="Arial" w:cs="Arial"/>
                <w:color w:val="000000"/>
                <w:sz w:val="20"/>
              </w:rPr>
              <w:t>DS-CH-CS-DATAFIELD-051</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9D8" w14:textId="77777777" w:rsidR="004613D1" w:rsidRDefault="00B42D70">
            <w:pPr>
              <w:pBdr>
                <w:top w:val="nil"/>
                <w:left w:val="nil"/>
                <w:bottom w:val="nil"/>
                <w:right w:val="nil"/>
              </w:pBdr>
            </w:pPr>
            <w:r>
              <w:rPr>
                <w:rFonts w:eastAsia="Arial" w:cs="Arial"/>
                <w:color w:val="000000"/>
                <w:sz w:val="20"/>
              </w:rPr>
              <w:t>The system shall be configured with the selection values for the field Report Type for Regulatory records.</w:t>
            </w:r>
          </w:p>
          <w:p w14:paraId="2D6C09D9" w14:textId="77777777" w:rsidR="004613D1" w:rsidRDefault="00B42D70">
            <w:pPr>
              <w:pBdr>
                <w:top w:val="nil"/>
                <w:left w:val="nil"/>
                <w:bottom w:val="nil"/>
                <w:right w:val="nil"/>
              </w:pBdr>
            </w:pPr>
            <w:r>
              <w:rPr>
                <w:rFonts w:eastAsia="Arial" w:cs="Arial"/>
                <w:color w:val="000000"/>
                <w:sz w:val="20"/>
              </w:rPr>
              <w:t> </w:t>
            </w:r>
          </w:p>
          <w:p w14:paraId="2D6C09DA" w14:textId="77777777" w:rsidR="004613D1" w:rsidRDefault="00B42D70">
            <w:pPr>
              <w:pBdr>
                <w:top w:val="nil"/>
                <w:left w:val="nil"/>
                <w:bottom w:val="nil"/>
                <w:right w:val="nil"/>
              </w:pBdr>
            </w:pPr>
            <w:r>
              <w:rPr>
                <w:rFonts w:eastAsia="Arial" w:cs="Arial"/>
                <w:color w:val="000000"/>
                <w:sz w:val="20"/>
              </w:rPr>
              <w:t xml:space="preserve">Refer QCM TW_Complaint Handling_DesignSpec_ Appendix – 7 </w:t>
            </w:r>
          </w:p>
          <w:p w14:paraId="2D6C09DB" w14:textId="77777777" w:rsidR="004613D1" w:rsidRDefault="00B42D70">
            <w:pPr>
              <w:pBdr>
                <w:top w:val="nil"/>
                <w:left w:val="nil"/>
                <w:bottom w:val="nil"/>
                <w:right w:val="nil"/>
              </w:pBdr>
            </w:pPr>
            <w:r>
              <w:rPr>
                <w:rFonts w:eastAsia="Arial" w:cs="Arial"/>
                <w:color w:val="000000"/>
                <w:sz w:val="20"/>
              </w:rPr>
              <w:t>Tab – Dependent Field Values – CHILD_FIELD – Report Type</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9DC"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9DD" w14:textId="77777777" w:rsidR="004613D1" w:rsidRDefault="00B42D70">
            <w:pPr>
              <w:pBdr>
                <w:top w:val="nil"/>
                <w:left w:val="nil"/>
                <w:bottom w:val="nil"/>
                <w:right w:val="nil"/>
              </w:pBdr>
            </w:pPr>
            <w:r>
              <w:rPr>
                <w:rFonts w:eastAsia="Arial" w:cs="Arial"/>
                <w:color w:val="000000"/>
                <w:sz w:val="20"/>
              </w:rPr>
              <w:t>FRS-CH-REG-OTH-010-002</w:t>
            </w:r>
          </w:p>
        </w:tc>
      </w:tr>
      <w:tr w:rsidR="00346335" w14:paraId="2D6C09E5"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9DF" w14:textId="77777777" w:rsidR="004613D1" w:rsidRDefault="00B42D70">
            <w:pPr>
              <w:pBdr>
                <w:top w:val="nil"/>
                <w:left w:val="nil"/>
                <w:bottom w:val="nil"/>
                <w:right w:val="nil"/>
              </w:pBdr>
            </w:pPr>
            <w:r>
              <w:rPr>
                <w:rFonts w:eastAsia="Arial" w:cs="Arial"/>
                <w:color w:val="000000"/>
                <w:sz w:val="20"/>
              </w:rPr>
              <w:t>DS-CH-CS-DATAFIELD-052</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9E0" w14:textId="77777777" w:rsidR="004613D1" w:rsidRDefault="00B42D70">
            <w:pPr>
              <w:pBdr>
                <w:top w:val="nil"/>
                <w:left w:val="nil"/>
                <w:bottom w:val="nil"/>
                <w:right w:val="nil"/>
              </w:pBdr>
            </w:pPr>
            <w:r>
              <w:rPr>
                <w:rFonts w:eastAsia="Arial" w:cs="Arial"/>
                <w:color w:val="000000"/>
                <w:sz w:val="20"/>
              </w:rPr>
              <w:t>The system shall be configured with field ‘Reported Problem Code L3’ which shall be populated based on selection of ‘Reported Problem Code L2’ field in section ‘Problem Definition’ of tab ‘Problem Definition’ of Intake record.</w:t>
            </w:r>
          </w:p>
          <w:p w14:paraId="2D6C09E1" w14:textId="77777777" w:rsidR="004613D1" w:rsidRDefault="00B42D70">
            <w:pPr>
              <w:pBdr>
                <w:top w:val="nil"/>
                <w:left w:val="nil"/>
                <w:bottom w:val="nil"/>
                <w:right w:val="nil"/>
              </w:pBdr>
            </w:pPr>
            <w:r>
              <w:rPr>
                <w:rFonts w:eastAsia="Arial" w:cs="Arial"/>
                <w:color w:val="000000"/>
                <w:sz w:val="20"/>
              </w:rPr>
              <w:t> </w:t>
            </w:r>
          </w:p>
          <w:p w14:paraId="2D6C09E2" w14:textId="77777777" w:rsidR="004613D1" w:rsidRDefault="00B42D70">
            <w:pPr>
              <w:pBdr>
                <w:top w:val="nil"/>
                <w:left w:val="nil"/>
                <w:bottom w:val="nil"/>
                <w:right w:val="nil"/>
              </w:pBdr>
            </w:pPr>
            <w:r>
              <w:rPr>
                <w:rFonts w:eastAsia="Arial" w:cs="Arial"/>
                <w:color w:val="000000"/>
                <w:sz w:val="20"/>
              </w:rPr>
              <w:t>Refer QCM TW_Complaint Handling_DesignSpec_ Appendix – 7  – Dependent Values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9E3"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9E4" w14:textId="77777777" w:rsidR="004613D1" w:rsidRDefault="00B42D70">
            <w:pPr>
              <w:pBdr>
                <w:top w:val="nil"/>
                <w:left w:val="nil"/>
                <w:bottom w:val="nil"/>
                <w:right w:val="nil"/>
              </w:pBdr>
            </w:pPr>
            <w:r>
              <w:rPr>
                <w:rFonts w:eastAsia="Arial" w:cs="Arial"/>
                <w:color w:val="000000"/>
                <w:sz w:val="20"/>
              </w:rPr>
              <w:t>FRS-CH-SF-INTK-033-001, FRS-CH-SF-INTK-033-006</w:t>
            </w:r>
          </w:p>
        </w:tc>
      </w:tr>
      <w:tr w:rsidR="00346335" w14:paraId="2D6C09EC"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9E6" w14:textId="77777777" w:rsidR="004613D1" w:rsidRDefault="00B42D70">
            <w:pPr>
              <w:pBdr>
                <w:top w:val="nil"/>
                <w:left w:val="nil"/>
                <w:bottom w:val="nil"/>
                <w:right w:val="nil"/>
              </w:pBdr>
            </w:pPr>
            <w:r>
              <w:rPr>
                <w:rFonts w:eastAsia="Arial" w:cs="Arial"/>
                <w:color w:val="000000"/>
                <w:sz w:val="20"/>
              </w:rPr>
              <w:t>DS-CH-CS-DATAFIELD-053</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9E7" w14:textId="77777777" w:rsidR="004613D1" w:rsidRDefault="00B42D70">
            <w:pPr>
              <w:pBdr>
                <w:top w:val="nil"/>
                <w:left w:val="nil"/>
                <w:bottom w:val="nil"/>
                <w:right w:val="nil"/>
              </w:pBdr>
            </w:pPr>
            <w:r>
              <w:rPr>
                <w:rFonts w:eastAsia="Arial" w:cs="Arial"/>
                <w:color w:val="000000"/>
                <w:sz w:val="20"/>
              </w:rPr>
              <w:t>The system shall be configured with field ‘Reported Problem Code L3’ which shall be populated based on selection of ‘Reported Problem Code L2’ field in section ‘Problem Definition’ of tab ‘Problem Definition’ of Complaint record.</w:t>
            </w:r>
          </w:p>
          <w:p w14:paraId="2D6C09E8" w14:textId="77777777" w:rsidR="004613D1" w:rsidRDefault="00B42D70">
            <w:pPr>
              <w:pBdr>
                <w:top w:val="nil"/>
                <w:left w:val="nil"/>
                <w:bottom w:val="nil"/>
                <w:right w:val="nil"/>
              </w:pBdr>
            </w:pPr>
            <w:r>
              <w:rPr>
                <w:rFonts w:eastAsia="Arial" w:cs="Arial"/>
                <w:color w:val="000000"/>
                <w:sz w:val="20"/>
              </w:rPr>
              <w:t> </w:t>
            </w:r>
          </w:p>
          <w:p w14:paraId="2D6C09E9" w14:textId="77777777" w:rsidR="004613D1" w:rsidRDefault="00B42D70">
            <w:pPr>
              <w:pBdr>
                <w:top w:val="nil"/>
                <w:left w:val="nil"/>
                <w:bottom w:val="nil"/>
                <w:right w:val="nil"/>
              </w:pBdr>
            </w:pPr>
            <w:r>
              <w:rPr>
                <w:rFonts w:eastAsia="Arial" w:cs="Arial"/>
                <w:color w:val="000000"/>
                <w:sz w:val="20"/>
              </w:rPr>
              <w:t>Refer QCM TW_Complaint Handling_DesignSpec_ Appendix – 7  – Dependent Values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9EA"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9EB" w14:textId="77777777" w:rsidR="004613D1" w:rsidRDefault="00B42D70">
            <w:pPr>
              <w:pBdr>
                <w:top w:val="nil"/>
                <w:left w:val="nil"/>
                <w:bottom w:val="nil"/>
                <w:right w:val="nil"/>
              </w:pBdr>
            </w:pPr>
            <w:r>
              <w:rPr>
                <w:rFonts w:eastAsia="Arial" w:cs="Arial"/>
                <w:color w:val="000000"/>
                <w:sz w:val="20"/>
              </w:rPr>
              <w:t>FRS-CH-SF-EVAL-073-006, FRS-CH-SF-EVAL-073-001</w:t>
            </w:r>
          </w:p>
        </w:tc>
      </w:tr>
      <w:tr w:rsidR="00346335" w:rsidDel="00831B3F" w14:paraId="2D6C09F3" w14:textId="5191F7A5" w:rsidTr="009F3CFA">
        <w:trPr>
          <w:trHeight w:val="324"/>
          <w:del w:id="157" w:author="Kanungo, Kalpak (Cognizant)" w:date="2026-06-02T11:22:00Z" w16du:dateUtc="2026-06-02T05:52:00Z"/>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9ED" w14:textId="4D18CA00" w:rsidR="004613D1" w:rsidDel="00831B3F" w:rsidRDefault="00B42D70">
            <w:pPr>
              <w:pBdr>
                <w:top w:val="nil"/>
                <w:left w:val="nil"/>
                <w:bottom w:val="nil"/>
                <w:right w:val="nil"/>
              </w:pBdr>
              <w:rPr>
                <w:del w:id="158" w:author="Kanungo, Kalpak (Cognizant)" w:date="2026-06-02T11:22:00Z" w16du:dateUtc="2026-06-02T05:52:00Z"/>
              </w:rPr>
            </w:pPr>
            <w:commentRangeStart w:id="159"/>
            <w:commentRangeStart w:id="160"/>
            <w:del w:id="161" w:author="Kanungo, Kalpak (Cognizant)" w:date="2026-06-02T11:22:00Z" w16du:dateUtc="2026-06-02T05:52:00Z">
              <w:r w:rsidDel="00831B3F">
                <w:rPr>
                  <w:rFonts w:eastAsia="Arial" w:cs="Arial"/>
                  <w:color w:val="000000"/>
                  <w:sz w:val="20"/>
                </w:rPr>
                <w:delText>DS-CH-CS-DATAFIELD-054</w:delText>
              </w:r>
              <w:commentRangeEnd w:id="160"/>
              <w:r w:rsidR="00FE7611" w:rsidDel="00831B3F">
                <w:rPr>
                  <w:rStyle w:val="CommentReference"/>
                  <w:sz w:val="18"/>
                  <w:szCs w:val="24"/>
                </w:rPr>
                <w:commentReference w:id="160"/>
              </w:r>
              <w:commentRangeEnd w:id="159"/>
              <w:r w:rsidR="00420ED2" w:rsidDel="00831B3F">
                <w:rPr>
                  <w:rStyle w:val="CommentReference"/>
                  <w:sz w:val="18"/>
                  <w:szCs w:val="24"/>
                </w:rPr>
                <w:commentReference w:id="159"/>
              </w:r>
            </w:del>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9EE" w14:textId="6289BA12" w:rsidR="004613D1" w:rsidDel="00831B3F" w:rsidRDefault="00B42D70">
            <w:pPr>
              <w:pBdr>
                <w:top w:val="nil"/>
                <w:left w:val="nil"/>
                <w:bottom w:val="nil"/>
                <w:right w:val="nil"/>
              </w:pBdr>
              <w:rPr>
                <w:del w:id="162" w:author="Kanungo, Kalpak (Cognizant)" w:date="2026-06-02T11:22:00Z" w16du:dateUtc="2026-06-02T05:52:00Z"/>
              </w:rPr>
            </w:pPr>
            <w:del w:id="163" w:author="Kanungo, Kalpak (Cognizant)" w:date="2026-06-02T11:22:00Z" w16du:dateUtc="2026-06-02T05:52:00Z">
              <w:r w:rsidDel="00831B3F">
                <w:rPr>
                  <w:rFonts w:eastAsia="Arial" w:cs="Arial"/>
                  <w:color w:val="000000"/>
                  <w:sz w:val="20"/>
                </w:rPr>
                <w:delText>The system shall be configured with field Problem Reason Code-L2 which shall be populated based on selection of Problem Source Code-L1 data in section ’Investigation’ of tab ‘Investigation’ of complaint record.</w:delText>
              </w:r>
            </w:del>
          </w:p>
          <w:p w14:paraId="2D6C09EF" w14:textId="115A3CC6" w:rsidR="004613D1" w:rsidDel="00831B3F" w:rsidRDefault="00B42D70">
            <w:pPr>
              <w:pBdr>
                <w:top w:val="nil"/>
                <w:left w:val="nil"/>
                <w:bottom w:val="nil"/>
                <w:right w:val="nil"/>
              </w:pBdr>
              <w:rPr>
                <w:del w:id="164" w:author="Kanungo, Kalpak (Cognizant)" w:date="2026-06-02T11:22:00Z" w16du:dateUtc="2026-06-02T05:52:00Z"/>
              </w:rPr>
            </w:pPr>
            <w:del w:id="165" w:author="Kanungo, Kalpak (Cognizant)" w:date="2026-06-02T11:22:00Z" w16du:dateUtc="2026-06-02T05:52:00Z">
              <w:r w:rsidDel="00831B3F">
                <w:rPr>
                  <w:rFonts w:eastAsia="Arial" w:cs="Arial"/>
                  <w:color w:val="000000"/>
                  <w:sz w:val="20"/>
                </w:rPr>
                <w:delText> </w:delText>
              </w:r>
            </w:del>
          </w:p>
          <w:p w14:paraId="2D6C09F0" w14:textId="48EAA1FC" w:rsidR="004613D1" w:rsidDel="00831B3F" w:rsidRDefault="00B42D70">
            <w:pPr>
              <w:pBdr>
                <w:top w:val="nil"/>
                <w:left w:val="nil"/>
                <w:bottom w:val="nil"/>
                <w:right w:val="nil"/>
              </w:pBdr>
              <w:rPr>
                <w:del w:id="166" w:author="Kanungo, Kalpak (Cognizant)" w:date="2026-06-02T11:22:00Z" w16du:dateUtc="2026-06-02T05:52:00Z"/>
              </w:rPr>
            </w:pPr>
            <w:del w:id="167" w:author="Kanungo, Kalpak (Cognizant)" w:date="2026-06-02T11:22:00Z" w16du:dateUtc="2026-06-02T05:52:00Z">
              <w:r w:rsidDel="00831B3F">
                <w:rPr>
                  <w:rFonts w:eastAsia="Arial" w:cs="Arial"/>
                  <w:color w:val="000000"/>
                  <w:sz w:val="20"/>
                </w:rPr>
                <w:delText>Refer QCM TW_Complaint Handling_DesignSpec_ Appendix – 7  – Dependent Values</w:delText>
              </w:r>
            </w:del>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9F1" w14:textId="1621ADD0" w:rsidR="004613D1" w:rsidDel="00831B3F" w:rsidRDefault="00B42D70">
            <w:pPr>
              <w:pBdr>
                <w:top w:val="nil"/>
                <w:left w:val="nil"/>
                <w:bottom w:val="nil"/>
                <w:right w:val="nil"/>
              </w:pBdr>
              <w:jc w:val="center"/>
              <w:rPr>
                <w:del w:id="168" w:author="Kanungo, Kalpak (Cognizant)" w:date="2026-06-02T11:22:00Z" w16du:dateUtc="2026-06-02T05:52:00Z"/>
              </w:rPr>
            </w:pPr>
            <w:del w:id="169" w:author="Kanungo, Kalpak (Cognizant)" w:date="2026-06-02T11:22:00Z" w16du:dateUtc="2026-06-02T05:52:00Z">
              <w:r w:rsidDel="00831B3F">
                <w:rPr>
                  <w:rFonts w:eastAsia="Arial" w:cs="Arial"/>
                  <w:color w:val="000000"/>
                  <w:sz w:val="20"/>
                </w:rPr>
                <w:delText>N/A*</w:delText>
              </w:r>
            </w:del>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9F2" w14:textId="2515D4D0" w:rsidR="004613D1" w:rsidDel="00831B3F" w:rsidRDefault="00B42D70">
            <w:pPr>
              <w:pBdr>
                <w:top w:val="nil"/>
                <w:left w:val="nil"/>
                <w:bottom w:val="nil"/>
                <w:right w:val="nil"/>
              </w:pBdr>
              <w:rPr>
                <w:del w:id="170" w:author="Kanungo, Kalpak (Cognizant)" w:date="2026-06-02T11:22:00Z" w16du:dateUtc="2026-06-02T05:52:00Z"/>
              </w:rPr>
            </w:pPr>
            <w:del w:id="171" w:author="Kanungo, Kalpak (Cognizant)" w:date="2026-05-22T18:22:00Z" w16du:dateUtc="2026-05-22T12:52:00Z">
              <w:r w:rsidDel="007F5183">
                <w:rPr>
                  <w:rFonts w:eastAsia="Arial" w:cs="Arial"/>
                  <w:color w:val="000000"/>
                  <w:sz w:val="20"/>
                </w:rPr>
                <w:delText>FRS-CH-SF-INVS-036-05</w:delText>
              </w:r>
            </w:del>
          </w:p>
        </w:tc>
      </w:tr>
      <w:tr w:rsidR="00346335" w14:paraId="2D6C09FB"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9F4" w14:textId="77777777" w:rsidR="004613D1" w:rsidRDefault="00B42D70">
            <w:pPr>
              <w:pBdr>
                <w:top w:val="nil"/>
                <w:left w:val="nil"/>
                <w:bottom w:val="nil"/>
                <w:right w:val="nil"/>
              </w:pBdr>
            </w:pPr>
            <w:r>
              <w:rPr>
                <w:rFonts w:eastAsia="Arial" w:cs="Arial"/>
                <w:color w:val="000000"/>
                <w:sz w:val="20"/>
              </w:rPr>
              <w:t>DS-CH-CS-DATAFIELD-055</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9F5" w14:textId="77777777" w:rsidR="004613D1" w:rsidRDefault="00B42D70">
            <w:pPr>
              <w:pBdr>
                <w:top w:val="nil"/>
                <w:left w:val="nil"/>
                <w:bottom w:val="nil"/>
                <w:right w:val="nil"/>
              </w:pBdr>
            </w:pPr>
            <w:r>
              <w:rPr>
                <w:rFonts w:eastAsia="Arial" w:cs="Arial"/>
                <w:color w:val="000000"/>
                <w:sz w:val="20"/>
              </w:rPr>
              <w:t>The system shall be configured with Datafield configuration that will sort selection values in alphabetical order for the fields in complaint process group</w:t>
            </w:r>
          </w:p>
          <w:p w14:paraId="2D6C09F6" w14:textId="77777777" w:rsidR="004613D1" w:rsidRDefault="00B42D70">
            <w:pPr>
              <w:pBdr>
                <w:top w:val="nil"/>
                <w:left w:val="nil"/>
                <w:bottom w:val="nil"/>
                <w:right w:val="nil"/>
              </w:pBdr>
            </w:pPr>
            <w:r>
              <w:rPr>
                <w:rFonts w:eastAsia="Arial" w:cs="Arial"/>
                <w:color w:val="000000"/>
                <w:sz w:val="20"/>
              </w:rPr>
              <w:t> </w:t>
            </w:r>
          </w:p>
          <w:p w14:paraId="2D6C09F7" w14:textId="77777777" w:rsidR="004613D1" w:rsidRDefault="00B42D70">
            <w:pPr>
              <w:pBdr>
                <w:top w:val="nil"/>
                <w:left w:val="nil"/>
                <w:bottom w:val="nil"/>
                <w:right w:val="nil"/>
              </w:pBdr>
            </w:pPr>
            <w:r>
              <w:rPr>
                <w:rFonts w:eastAsia="Arial" w:cs="Arial"/>
                <w:color w:val="000000"/>
                <w:sz w:val="20"/>
              </w:rPr>
              <w:t> </w:t>
            </w:r>
          </w:p>
          <w:p w14:paraId="2D6C09F8" w14:textId="77777777" w:rsidR="004613D1" w:rsidRDefault="00B42D70">
            <w:pPr>
              <w:pBdr>
                <w:top w:val="nil"/>
                <w:left w:val="nil"/>
                <w:bottom w:val="nil"/>
                <w:right w:val="nil"/>
              </w:pBdr>
            </w:pPr>
            <w:r>
              <w:rPr>
                <w:rFonts w:eastAsia="Arial" w:cs="Arial"/>
                <w:color w:val="000000"/>
                <w:sz w:val="20"/>
              </w:rPr>
              <w:t>Refer QCM TW_Complaint Handling_DesignSpec_ Appendix – 6 - Tab - Complaint -Column-Sort By</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9F9"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9FA" w14:textId="77777777" w:rsidR="004613D1" w:rsidRDefault="00B42D70">
            <w:pPr>
              <w:pBdr>
                <w:top w:val="nil"/>
                <w:left w:val="nil"/>
                <w:bottom w:val="nil"/>
                <w:right w:val="nil"/>
              </w:pBdr>
            </w:pPr>
            <w:r>
              <w:rPr>
                <w:rFonts w:eastAsia="Arial" w:cs="Arial"/>
                <w:color w:val="000000"/>
                <w:sz w:val="20"/>
              </w:rPr>
              <w:t>URS-CH-UI-010</w:t>
            </w:r>
          </w:p>
        </w:tc>
      </w:tr>
      <w:tr w:rsidR="00346335" w14:paraId="2D6C0A03"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9FC" w14:textId="77777777" w:rsidR="004613D1" w:rsidRDefault="00B42D70">
            <w:pPr>
              <w:pBdr>
                <w:top w:val="nil"/>
                <w:left w:val="nil"/>
                <w:bottom w:val="nil"/>
                <w:right w:val="nil"/>
              </w:pBdr>
            </w:pPr>
            <w:r>
              <w:rPr>
                <w:rFonts w:eastAsia="Arial" w:cs="Arial"/>
                <w:color w:val="000000"/>
                <w:sz w:val="20"/>
              </w:rPr>
              <w:t>DS-CH-CS-DATAFIELD-056</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9FD" w14:textId="77777777" w:rsidR="004613D1" w:rsidRDefault="00B42D70">
            <w:pPr>
              <w:pBdr>
                <w:top w:val="nil"/>
                <w:left w:val="nil"/>
                <w:bottom w:val="nil"/>
                <w:right w:val="nil"/>
              </w:pBdr>
            </w:pPr>
            <w:r>
              <w:rPr>
                <w:rFonts w:eastAsia="Arial" w:cs="Arial"/>
                <w:color w:val="000000"/>
                <w:sz w:val="20"/>
              </w:rPr>
              <w:t>The system shall be configured with selection values for datafields to enable user to search and select values in form fields in the record.</w:t>
            </w:r>
          </w:p>
          <w:p w14:paraId="2D6C09FE" w14:textId="77777777" w:rsidR="004613D1" w:rsidRDefault="00B42D70">
            <w:pPr>
              <w:pBdr>
                <w:top w:val="nil"/>
                <w:left w:val="nil"/>
                <w:bottom w:val="nil"/>
                <w:right w:val="nil"/>
              </w:pBdr>
            </w:pPr>
            <w:r>
              <w:rPr>
                <w:rFonts w:eastAsia="Arial" w:cs="Arial"/>
                <w:color w:val="000000"/>
                <w:sz w:val="20"/>
              </w:rPr>
              <w:t> </w:t>
            </w:r>
          </w:p>
          <w:p w14:paraId="2D6C09FF" w14:textId="77777777" w:rsidR="004613D1" w:rsidRDefault="00B42D70">
            <w:pPr>
              <w:numPr>
                <w:ilvl w:val="0"/>
                <w:numId w:val="25"/>
              </w:numPr>
              <w:pBdr>
                <w:top w:val="nil"/>
                <w:left w:val="nil"/>
                <w:bottom w:val="nil"/>
                <w:right w:val="nil"/>
              </w:pBdr>
              <w:tabs>
                <w:tab w:val="left" w:pos="720"/>
              </w:tabs>
            </w:pPr>
            <w:r>
              <w:rPr>
                <w:rFonts w:eastAsia="Arial" w:cs="Arial"/>
                <w:color w:val="000000"/>
                <w:sz w:val="20"/>
              </w:rPr>
              <w:t>‘Source System</w:t>
            </w:r>
          </w:p>
          <w:p w14:paraId="2D6C0A00" w14:textId="77777777" w:rsidR="004613D1" w:rsidRDefault="00B42D70">
            <w:pPr>
              <w:pBdr>
                <w:top w:val="nil"/>
                <w:left w:val="nil"/>
                <w:bottom w:val="nil"/>
                <w:right w:val="nil"/>
              </w:pBdr>
            </w:pPr>
            <w:r>
              <w:rPr>
                <w:rFonts w:eastAsia="Arial" w:cs="Arial"/>
                <w:color w:val="000000"/>
                <w:sz w:val="20"/>
              </w:rPr>
              <w:lastRenderedPageBreak/>
              <w:t>Refer QCM TW_Complaint Handling_DesignSpec_ Appendix – 7 tab ‘selections’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A01" w14:textId="77777777" w:rsidR="004613D1" w:rsidRDefault="00B42D70">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A02" w14:textId="77777777" w:rsidR="004613D1" w:rsidRDefault="00B42D70">
            <w:pPr>
              <w:pBdr>
                <w:top w:val="nil"/>
                <w:left w:val="nil"/>
                <w:bottom w:val="nil"/>
                <w:right w:val="nil"/>
              </w:pBdr>
            </w:pPr>
            <w:r>
              <w:rPr>
                <w:rFonts w:eastAsia="Arial" w:cs="Arial"/>
                <w:color w:val="000000"/>
                <w:sz w:val="20"/>
              </w:rPr>
              <w:t>FRS-CH-INT-SAP-002-02</w:t>
            </w:r>
          </w:p>
        </w:tc>
      </w:tr>
      <w:tr w:rsidR="00346335" w14:paraId="2D6C0A0A"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A04" w14:textId="77777777" w:rsidR="004613D1" w:rsidRDefault="00B42D70">
            <w:pPr>
              <w:pBdr>
                <w:top w:val="nil"/>
                <w:left w:val="nil"/>
                <w:bottom w:val="nil"/>
                <w:right w:val="nil"/>
              </w:pBdr>
            </w:pPr>
            <w:r>
              <w:rPr>
                <w:rFonts w:eastAsia="Arial" w:cs="Arial"/>
                <w:color w:val="000000"/>
                <w:sz w:val="20"/>
              </w:rPr>
              <w:t>DS-CH-CS-DATAFIELD-057</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A05" w14:textId="77777777" w:rsidR="004613D1" w:rsidRDefault="00B42D70">
            <w:pPr>
              <w:pBdr>
                <w:top w:val="nil"/>
                <w:left w:val="nil"/>
                <w:bottom w:val="nil"/>
                <w:right w:val="nil"/>
              </w:pBdr>
            </w:pPr>
            <w:r>
              <w:rPr>
                <w:rFonts w:eastAsia="Arial" w:cs="Arial"/>
                <w:color w:val="000000"/>
                <w:sz w:val="20"/>
              </w:rPr>
              <w:t xml:space="preserve">The system shall be configured with Datafield configuration ‘Copy  to child’ that allows </w:t>
            </w:r>
            <w:r>
              <w:rPr>
                <w:rFonts w:ascii="Segoe UI" w:eastAsia="Segoe UI" w:hAnsi="Segoe UI" w:cs="Segoe UI"/>
                <w:color w:val="242424"/>
                <w:sz w:val="21"/>
                <w:highlight w:val="white"/>
              </w:rPr>
              <w:t>fields to be copied from the parent upon creation of children.</w:t>
            </w:r>
          </w:p>
          <w:p w14:paraId="2D6C0A06" w14:textId="77777777" w:rsidR="004613D1" w:rsidRDefault="00B42D70">
            <w:pPr>
              <w:pBdr>
                <w:top w:val="nil"/>
                <w:left w:val="nil"/>
                <w:bottom w:val="nil"/>
                <w:right w:val="nil"/>
              </w:pBdr>
            </w:pPr>
            <w:r>
              <w:rPr>
                <w:rFonts w:eastAsia="Arial" w:cs="Arial"/>
                <w:color w:val="000000"/>
                <w:sz w:val="20"/>
              </w:rPr>
              <w:t> </w:t>
            </w:r>
          </w:p>
          <w:p w14:paraId="2D6C0A07" w14:textId="77777777" w:rsidR="004613D1" w:rsidRDefault="00B42D70">
            <w:pPr>
              <w:pBdr>
                <w:top w:val="nil"/>
                <w:left w:val="nil"/>
                <w:bottom w:val="nil"/>
                <w:right w:val="nil"/>
              </w:pBdr>
            </w:pPr>
            <w:r>
              <w:rPr>
                <w:rFonts w:eastAsia="Arial" w:cs="Arial"/>
                <w:color w:val="000000"/>
                <w:sz w:val="20"/>
              </w:rPr>
              <w:t>Refer QCM TW_Complaint Handling_DesignSpec_ Appendix – 6 – Tab-eMDR-Column-Copy to Child</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A08"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A09" w14:textId="77777777" w:rsidR="004613D1" w:rsidRDefault="00B42D70">
            <w:pPr>
              <w:pBdr>
                <w:top w:val="nil"/>
                <w:left w:val="nil"/>
                <w:bottom w:val="nil"/>
                <w:right w:val="nil"/>
              </w:pBdr>
            </w:pPr>
            <w:r>
              <w:rPr>
                <w:rFonts w:eastAsia="Arial" w:cs="Arial"/>
                <w:color w:val="000000"/>
                <w:sz w:val="20"/>
              </w:rPr>
              <w:t>FRS-CH-REG-GEN-030-02</w:t>
            </w:r>
          </w:p>
        </w:tc>
      </w:tr>
      <w:tr w:rsidR="00346335" w14:paraId="2D6C0A11"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A0B" w14:textId="77777777" w:rsidR="004613D1" w:rsidRDefault="00B42D70">
            <w:pPr>
              <w:pBdr>
                <w:top w:val="nil"/>
                <w:left w:val="nil"/>
                <w:bottom w:val="nil"/>
                <w:right w:val="nil"/>
              </w:pBdr>
            </w:pPr>
            <w:commentRangeStart w:id="172"/>
            <w:commentRangeStart w:id="173"/>
            <w:commentRangeStart w:id="174"/>
            <w:r>
              <w:rPr>
                <w:rFonts w:eastAsia="Arial" w:cs="Arial"/>
                <w:color w:val="000000"/>
                <w:sz w:val="20"/>
              </w:rPr>
              <w:t>DS-CH-CS-DATAFIELD-058</w:t>
            </w:r>
            <w:commentRangeEnd w:id="172"/>
            <w:r w:rsidR="00921D54">
              <w:rPr>
                <w:rStyle w:val="CommentReference"/>
                <w:sz w:val="18"/>
                <w:szCs w:val="24"/>
              </w:rPr>
              <w:commentReference w:id="172"/>
            </w:r>
            <w:commentRangeEnd w:id="173"/>
            <w:r w:rsidR="005D6FDD">
              <w:rPr>
                <w:rStyle w:val="CommentReference"/>
                <w:sz w:val="18"/>
                <w:szCs w:val="24"/>
              </w:rPr>
              <w:commentReference w:id="173"/>
            </w:r>
            <w:commentRangeEnd w:id="174"/>
            <w:r w:rsidR="0036099A">
              <w:rPr>
                <w:rStyle w:val="CommentReference"/>
                <w:sz w:val="18"/>
                <w:szCs w:val="24"/>
              </w:rPr>
              <w:commentReference w:id="174"/>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A0C" w14:textId="77777777" w:rsidR="004613D1" w:rsidRDefault="00B42D70">
            <w:pPr>
              <w:pBdr>
                <w:top w:val="nil"/>
                <w:left w:val="nil"/>
                <w:bottom w:val="nil"/>
                <w:right w:val="nil"/>
              </w:pBdr>
              <w:jc w:val="both"/>
            </w:pPr>
            <w:r>
              <w:rPr>
                <w:rFonts w:eastAsia="Arial" w:cs="Arial"/>
                <w:color w:val="000000"/>
                <w:sz w:val="20"/>
              </w:rPr>
              <w:t>The system shall be configured to enter the mandatory fields to process the MIR record from ‘Opened’ state till closure of the record.</w:t>
            </w:r>
          </w:p>
          <w:p w14:paraId="2D6C0A0D" w14:textId="77777777" w:rsidR="004613D1" w:rsidRDefault="00B42D70">
            <w:pPr>
              <w:pBdr>
                <w:top w:val="nil"/>
                <w:left w:val="nil"/>
                <w:bottom w:val="nil"/>
                <w:right w:val="nil"/>
              </w:pBdr>
            </w:pPr>
            <w:r>
              <w:rPr>
                <w:rFonts w:eastAsia="Arial" w:cs="Arial"/>
                <w:color w:val="000000"/>
                <w:sz w:val="20"/>
              </w:rPr>
              <w:t> </w:t>
            </w:r>
          </w:p>
          <w:p w14:paraId="2D6C0A0E" w14:textId="77777777" w:rsidR="004613D1" w:rsidRDefault="00B42D70">
            <w:pPr>
              <w:pBdr>
                <w:top w:val="nil"/>
                <w:left w:val="nil"/>
                <w:bottom w:val="nil"/>
                <w:right w:val="nil"/>
              </w:pBdr>
            </w:pPr>
            <w:r>
              <w:rPr>
                <w:rFonts w:eastAsia="Arial" w:cs="Arial"/>
                <w:color w:val="000000"/>
                <w:sz w:val="20"/>
              </w:rPr>
              <w:t>Refer QCM TW_Complaint Handling_DesignSpec_ Appendix – 2 Section ‘Required field Classes’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A0F" w14:textId="77777777" w:rsidR="004613D1" w:rsidRDefault="00B42D70">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A10" w14:textId="77777777" w:rsidR="004613D1" w:rsidRDefault="00B42D70">
            <w:pPr>
              <w:pBdr>
                <w:top w:val="nil"/>
                <w:left w:val="nil"/>
                <w:bottom w:val="nil"/>
                <w:right w:val="nil"/>
              </w:pBdr>
            </w:pPr>
            <w:r>
              <w:rPr>
                <w:rFonts w:eastAsia="Arial" w:cs="Arial"/>
                <w:color w:val="000000"/>
                <w:sz w:val="20"/>
              </w:rPr>
              <w:t>FRS-CH-REG-MIR-001-002</w:t>
            </w:r>
          </w:p>
        </w:tc>
      </w:tr>
      <w:tr w:rsidR="00346335" w14:paraId="273C5D73" w14:textId="77777777" w:rsidTr="009F3CFA">
        <w:trPr>
          <w:trHeight w:val="324"/>
          <w:ins w:id="175" w:author="Kanungo, Kalpak (Cognizant)" w:date="2026-05-16T12:46:00Z"/>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0DEF43B8" w14:textId="3818FB7D" w:rsidR="009F3CFA" w:rsidRDefault="009F3CFA">
            <w:pPr>
              <w:pBdr>
                <w:top w:val="nil"/>
                <w:left w:val="nil"/>
                <w:bottom w:val="nil"/>
                <w:right w:val="nil"/>
              </w:pBdr>
              <w:rPr>
                <w:ins w:id="176" w:author="Kanungo, Kalpak (Cognizant)" w:date="2026-05-16T12:46:00Z" w16du:dateUtc="2026-05-16T07:16:00Z"/>
                <w:rFonts w:eastAsia="Arial" w:cs="Arial"/>
                <w:color w:val="000000"/>
                <w:sz w:val="20"/>
              </w:rPr>
            </w:pPr>
            <w:ins w:id="177" w:author="Kanungo, Kalpak (Cognizant)" w:date="2026-05-16T12:46:00Z" w16du:dateUtc="2026-05-16T07:16:00Z">
              <w:r>
                <w:rPr>
                  <w:rFonts w:eastAsia="Arial" w:cs="Arial"/>
                  <w:color w:val="000000"/>
                  <w:sz w:val="20"/>
                </w:rPr>
                <w:t>DS-CH-CS-DATAFIELD</w:t>
              </w:r>
              <w:r w:rsidR="001C4100">
                <w:rPr>
                  <w:rFonts w:eastAsia="Arial" w:cs="Arial"/>
                  <w:color w:val="000000"/>
                  <w:sz w:val="20"/>
                </w:rPr>
                <w:t>-</w:t>
              </w:r>
            </w:ins>
            <w:ins w:id="178" w:author="Kanungo, Kalpak (Cognizant)" w:date="2026-05-16T12:47:00Z" w16du:dateUtc="2026-05-16T07:17:00Z">
              <w:r w:rsidR="001C4100">
                <w:rPr>
                  <w:rFonts w:eastAsia="Arial" w:cs="Arial"/>
                  <w:color w:val="000000"/>
                  <w:sz w:val="20"/>
                </w:rPr>
                <w:t>059</w:t>
              </w:r>
            </w:ins>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0DE22C2B" w14:textId="1D4708A1" w:rsidR="001C4100" w:rsidRPr="001C4100" w:rsidRDefault="001C4100" w:rsidP="001C4100">
            <w:pPr>
              <w:pBdr>
                <w:top w:val="nil"/>
                <w:left w:val="nil"/>
                <w:bottom w:val="nil"/>
                <w:right w:val="nil"/>
              </w:pBdr>
              <w:jc w:val="both"/>
              <w:rPr>
                <w:ins w:id="179" w:author="Kanungo, Kalpak (Cognizant)" w:date="2026-05-16T12:47:00Z" w16du:dateUtc="2026-05-16T07:17:00Z"/>
                <w:rFonts w:eastAsia="Arial" w:cs="Arial"/>
                <w:color w:val="000000"/>
                <w:sz w:val="20"/>
              </w:rPr>
            </w:pPr>
            <w:ins w:id="180" w:author="Kanungo, Kalpak (Cognizant)" w:date="2026-05-16T12:47:00Z" w16du:dateUtc="2026-05-16T07:17:00Z">
              <w:r w:rsidRPr="001C4100">
                <w:rPr>
                  <w:rFonts w:eastAsia="Arial" w:cs="Arial"/>
                  <w:color w:val="000000"/>
                  <w:sz w:val="20"/>
                </w:rPr>
                <w:t xml:space="preserve">The system shall be configured with datafields for </w:t>
              </w:r>
            </w:ins>
            <w:ins w:id="181" w:author="Kanungo, Kalpak (Cognizant)" w:date="2026-05-16T12:48:00Z" w16du:dateUtc="2026-05-16T07:18:00Z">
              <w:r w:rsidR="00EC0BFB">
                <w:rPr>
                  <w:rFonts w:eastAsia="Arial" w:cs="Arial"/>
                  <w:color w:val="000000"/>
                  <w:sz w:val="20"/>
                </w:rPr>
                <w:t>Reg. Reporting Great Britain</w:t>
              </w:r>
            </w:ins>
            <w:ins w:id="182" w:author="Kanungo, Kalpak (Cognizant)" w:date="2026-05-16T12:47:00Z" w16du:dateUtc="2026-05-16T07:17:00Z">
              <w:r w:rsidRPr="001C4100">
                <w:rPr>
                  <w:rFonts w:eastAsia="Arial" w:cs="Arial"/>
                  <w:color w:val="000000"/>
                  <w:sz w:val="20"/>
                </w:rPr>
                <w:t xml:space="preserve"> record.</w:t>
              </w:r>
            </w:ins>
          </w:p>
          <w:p w14:paraId="38C52B23" w14:textId="77777777" w:rsidR="001C4100" w:rsidRPr="001C4100" w:rsidRDefault="001C4100" w:rsidP="001C4100">
            <w:pPr>
              <w:pBdr>
                <w:top w:val="nil"/>
                <w:left w:val="nil"/>
                <w:bottom w:val="nil"/>
                <w:right w:val="nil"/>
              </w:pBdr>
              <w:jc w:val="both"/>
              <w:rPr>
                <w:ins w:id="183" w:author="Kanungo, Kalpak (Cognizant)" w:date="2026-05-16T12:47:00Z" w16du:dateUtc="2026-05-16T07:17:00Z"/>
                <w:rFonts w:eastAsia="Arial" w:cs="Arial"/>
                <w:color w:val="000000"/>
                <w:sz w:val="20"/>
              </w:rPr>
            </w:pPr>
            <w:ins w:id="184" w:author="Kanungo, Kalpak (Cognizant)" w:date="2026-05-16T12:47:00Z" w16du:dateUtc="2026-05-16T07:17:00Z">
              <w:r w:rsidRPr="001C4100">
                <w:rPr>
                  <w:rFonts w:eastAsia="Arial" w:cs="Arial"/>
                  <w:color w:val="000000"/>
                  <w:sz w:val="20"/>
                </w:rPr>
                <w:t xml:space="preserve"> </w:t>
              </w:r>
            </w:ins>
          </w:p>
          <w:p w14:paraId="7F14BC6C" w14:textId="77777777" w:rsidR="001C4100" w:rsidRPr="001C4100" w:rsidRDefault="001C4100" w:rsidP="001C4100">
            <w:pPr>
              <w:pBdr>
                <w:top w:val="nil"/>
                <w:left w:val="nil"/>
                <w:bottom w:val="nil"/>
                <w:right w:val="nil"/>
              </w:pBdr>
              <w:jc w:val="both"/>
              <w:rPr>
                <w:ins w:id="185" w:author="Kanungo, Kalpak (Cognizant)" w:date="2026-05-16T12:47:00Z" w16du:dateUtc="2026-05-16T07:17:00Z"/>
                <w:rFonts w:eastAsia="Arial" w:cs="Arial"/>
                <w:color w:val="000000"/>
                <w:sz w:val="20"/>
              </w:rPr>
            </w:pPr>
            <w:ins w:id="186" w:author="Kanungo, Kalpak (Cognizant)" w:date="2026-05-16T12:47:00Z" w16du:dateUtc="2026-05-16T07:17:00Z">
              <w:r w:rsidRPr="001C4100">
                <w:rPr>
                  <w:rFonts w:eastAsia="Arial" w:cs="Arial"/>
                  <w:color w:val="000000"/>
                  <w:sz w:val="20"/>
                </w:rPr>
                <w:t>Refer Group_Category_Permissions_Export.xls - GROUP_CATEGORY – ‘MIR - FP’</w:t>
              </w:r>
            </w:ins>
          </w:p>
          <w:p w14:paraId="598D6BDA" w14:textId="77777777" w:rsidR="001C4100" w:rsidRPr="001C4100" w:rsidRDefault="001C4100" w:rsidP="001C4100">
            <w:pPr>
              <w:pBdr>
                <w:top w:val="nil"/>
                <w:left w:val="nil"/>
                <w:bottom w:val="nil"/>
                <w:right w:val="nil"/>
              </w:pBdr>
              <w:jc w:val="both"/>
              <w:rPr>
                <w:ins w:id="187" w:author="Kanungo, Kalpak (Cognizant)" w:date="2026-05-16T12:47:00Z" w16du:dateUtc="2026-05-16T07:17:00Z"/>
                <w:rFonts w:eastAsia="Arial" w:cs="Arial"/>
                <w:color w:val="000000"/>
                <w:sz w:val="20"/>
              </w:rPr>
            </w:pPr>
            <w:ins w:id="188" w:author="Kanungo, Kalpak (Cognizant)" w:date="2026-05-16T12:47:00Z" w16du:dateUtc="2026-05-16T07:17:00Z">
              <w:r w:rsidRPr="001C4100">
                <w:rPr>
                  <w:rFonts w:eastAsia="Arial" w:cs="Arial"/>
                  <w:color w:val="000000"/>
                  <w:sz w:val="20"/>
                </w:rPr>
                <w:t xml:space="preserve"> </w:t>
              </w:r>
            </w:ins>
          </w:p>
          <w:p w14:paraId="2F05AEC7" w14:textId="216F6456" w:rsidR="009F3CFA" w:rsidRDefault="001C4100" w:rsidP="001C4100">
            <w:pPr>
              <w:pBdr>
                <w:top w:val="nil"/>
                <w:left w:val="nil"/>
                <w:bottom w:val="nil"/>
                <w:right w:val="nil"/>
              </w:pBdr>
              <w:jc w:val="both"/>
              <w:rPr>
                <w:ins w:id="189" w:author="Kanungo, Kalpak (Cognizant)" w:date="2026-05-16T12:46:00Z" w16du:dateUtc="2026-05-16T07:16:00Z"/>
                <w:rFonts w:eastAsia="Arial" w:cs="Arial"/>
                <w:color w:val="000000"/>
                <w:sz w:val="20"/>
              </w:rPr>
            </w:pPr>
            <w:ins w:id="190" w:author="Kanungo, Kalpak (Cognizant)" w:date="2026-05-16T12:47:00Z" w16du:dateUtc="2026-05-16T07:17:00Z">
              <w:r w:rsidRPr="001C4100">
                <w:rPr>
                  <w:rFonts w:eastAsia="Arial" w:cs="Arial"/>
                  <w:color w:val="000000"/>
                  <w:sz w:val="20"/>
                </w:rPr>
                <w:t>Refer QCM TW_Complaint Handling_DesignSpec_ Appendix – 6</w:t>
              </w:r>
            </w:ins>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080EE655" w14:textId="07D945B3" w:rsidR="009F3CFA" w:rsidRDefault="005B7787">
            <w:pPr>
              <w:pBdr>
                <w:top w:val="nil"/>
                <w:left w:val="nil"/>
                <w:bottom w:val="nil"/>
                <w:right w:val="nil"/>
              </w:pBdr>
              <w:jc w:val="center"/>
              <w:rPr>
                <w:ins w:id="191" w:author="Kanungo, Kalpak (Cognizant)" w:date="2026-05-16T12:46:00Z" w16du:dateUtc="2026-05-16T07:16:00Z"/>
                <w:rFonts w:eastAsia="Arial" w:cs="Arial"/>
                <w:color w:val="000000"/>
                <w:sz w:val="20"/>
              </w:rPr>
            </w:pPr>
            <w:ins w:id="192" w:author="Kanungo, Kalpak (Cognizant)" w:date="2026-05-16T12:48:00Z" w16du:dateUtc="2026-05-16T07:18:00Z">
              <w:r>
                <w:rPr>
                  <w:rFonts w:eastAsia="Arial" w:cs="Arial"/>
                  <w:color w:val="000000"/>
                  <w:sz w:val="20"/>
                </w:rPr>
                <w:t>Config</w:t>
              </w:r>
            </w:ins>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3EA6FCC8" w14:textId="77777777" w:rsidR="009F3CFA" w:rsidRDefault="009F3CFA">
            <w:pPr>
              <w:pBdr>
                <w:top w:val="nil"/>
                <w:left w:val="nil"/>
                <w:bottom w:val="nil"/>
                <w:right w:val="nil"/>
              </w:pBdr>
              <w:rPr>
                <w:ins w:id="193" w:author="Kanungo, Kalpak (Cognizant)" w:date="2026-05-16T12:46:00Z" w16du:dateUtc="2026-05-16T07:16:00Z"/>
                <w:rFonts w:eastAsia="Arial" w:cs="Arial"/>
                <w:color w:val="000000"/>
                <w:sz w:val="20"/>
              </w:rPr>
            </w:pPr>
          </w:p>
        </w:tc>
      </w:tr>
      <w:tr w:rsidR="009C7418" w14:paraId="7FFDC46D" w14:textId="77777777" w:rsidTr="009F3CFA">
        <w:trPr>
          <w:trHeight w:val="324"/>
          <w:ins w:id="194" w:author="Kanungo, Kalpak (Cognizant)" w:date="2026-05-16T12:50:00Z"/>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32FF3AEE" w14:textId="13B56AD6" w:rsidR="009C7418" w:rsidRDefault="009C7418">
            <w:pPr>
              <w:pBdr>
                <w:top w:val="nil"/>
                <w:left w:val="nil"/>
                <w:bottom w:val="nil"/>
                <w:right w:val="nil"/>
              </w:pBdr>
              <w:rPr>
                <w:ins w:id="195" w:author="Kanungo, Kalpak (Cognizant)" w:date="2026-05-16T12:50:00Z" w16du:dateUtc="2026-05-16T07:20:00Z"/>
                <w:rFonts w:eastAsia="Arial" w:cs="Arial"/>
                <w:color w:val="000000"/>
                <w:sz w:val="20"/>
              </w:rPr>
            </w:pPr>
            <w:ins w:id="196" w:author="Kanungo, Kalpak (Cognizant)" w:date="2026-05-16T12:50:00Z" w16du:dateUtc="2026-05-16T07:20:00Z">
              <w:r w:rsidRPr="009C7418">
                <w:rPr>
                  <w:rFonts w:eastAsia="Arial" w:cs="Arial"/>
                  <w:color w:val="000000"/>
                  <w:sz w:val="20"/>
                </w:rPr>
                <w:t>DS-CH-CS-DATAFIELD-0</w:t>
              </w:r>
            </w:ins>
            <w:ins w:id="197" w:author="Kanungo, Kalpak (Cognizant)" w:date="2026-05-16T12:51:00Z" w16du:dateUtc="2026-05-16T07:21:00Z">
              <w:r w:rsidR="0036099A">
                <w:rPr>
                  <w:rFonts w:eastAsia="Arial" w:cs="Arial"/>
                  <w:color w:val="000000"/>
                  <w:sz w:val="20"/>
                </w:rPr>
                <w:t>60</w:t>
              </w:r>
            </w:ins>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7E398638" w14:textId="626BB44C" w:rsidR="009C7418" w:rsidRPr="009C7418" w:rsidRDefault="009C7418" w:rsidP="009C7418">
            <w:pPr>
              <w:pBdr>
                <w:top w:val="nil"/>
                <w:left w:val="nil"/>
                <w:bottom w:val="nil"/>
                <w:right w:val="nil"/>
              </w:pBdr>
              <w:rPr>
                <w:ins w:id="198" w:author="Kanungo, Kalpak (Cognizant)" w:date="2026-05-16T12:50:00Z" w16du:dateUtc="2026-05-16T07:20:00Z"/>
                <w:rFonts w:eastAsia="Arial" w:cs="Arial"/>
                <w:color w:val="000000"/>
                <w:sz w:val="20"/>
              </w:rPr>
            </w:pPr>
            <w:ins w:id="199" w:author="Kanungo, Kalpak (Cognizant)" w:date="2026-05-16T12:50:00Z" w16du:dateUtc="2026-05-16T07:20:00Z">
              <w:r w:rsidRPr="009C7418">
                <w:rPr>
                  <w:rFonts w:eastAsia="Arial" w:cs="Arial"/>
                  <w:color w:val="000000"/>
                  <w:sz w:val="20"/>
                </w:rPr>
                <w:t xml:space="preserve">The system shall be configured to enter the mandatory fields to process the </w:t>
              </w:r>
              <w:r>
                <w:rPr>
                  <w:rFonts w:eastAsia="Arial" w:cs="Arial"/>
                  <w:color w:val="000000"/>
                  <w:sz w:val="20"/>
                </w:rPr>
                <w:t>Reg.</w:t>
              </w:r>
            </w:ins>
            <w:ins w:id="200" w:author="Kanungo, Kalpak (Cognizant)" w:date="2026-05-16T12:51:00Z" w16du:dateUtc="2026-05-16T07:21:00Z">
              <w:r>
                <w:rPr>
                  <w:rFonts w:eastAsia="Arial" w:cs="Arial"/>
                  <w:color w:val="000000"/>
                  <w:sz w:val="20"/>
                </w:rPr>
                <w:t xml:space="preserve"> Reporting Great Britain</w:t>
              </w:r>
            </w:ins>
            <w:ins w:id="201" w:author="Kanungo, Kalpak (Cognizant)" w:date="2026-05-16T12:50:00Z" w16du:dateUtc="2026-05-16T07:20:00Z">
              <w:r w:rsidRPr="009C7418">
                <w:rPr>
                  <w:rFonts w:eastAsia="Arial" w:cs="Arial"/>
                  <w:color w:val="000000"/>
                  <w:sz w:val="20"/>
                </w:rPr>
                <w:t xml:space="preserve"> record from ‘Opened’ state till closure of the record.</w:t>
              </w:r>
            </w:ins>
          </w:p>
          <w:p w14:paraId="7FDF0189" w14:textId="77777777" w:rsidR="009C7418" w:rsidRPr="009C7418" w:rsidRDefault="009C7418" w:rsidP="009C7418">
            <w:pPr>
              <w:pBdr>
                <w:top w:val="nil"/>
                <w:left w:val="nil"/>
                <w:bottom w:val="nil"/>
                <w:right w:val="nil"/>
              </w:pBdr>
              <w:rPr>
                <w:ins w:id="202" w:author="Kanungo, Kalpak (Cognizant)" w:date="2026-05-16T12:50:00Z" w16du:dateUtc="2026-05-16T07:20:00Z"/>
                <w:rFonts w:eastAsia="Arial" w:cs="Arial"/>
                <w:color w:val="000000"/>
                <w:sz w:val="20"/>
              </w:rPr>
            </w:pPr>
            <w:ins w:id="203" w:author="Kanungo, Kalpak (Cognizant)" w:date="2026-05-16T12:50:00Z" w16du:dateUtc="2026-05-16T07:20:00Z">
              <w:r w:rsidRPr="009C7418">
                <w:rPr>
                  <w:rFonts w:eastAsia="Arial" w:cs="Arial"/>
                  <w:color w:val="000000"/>
                  <w:sz w:val="20"/>
                </w:rPr>
                <w:t xml:space="preserve"> </w:t>
              </w:r>
            </w:ins>
          </w:p>
          <w:p w14:paraId="0484793B" w14:textId="294AD3E4" w:rsidR="009C7418" w:rsidRDefault="009C7418" w:rsidP="009C7418">
            <w:pPr>
              <w:pBdr>
                <w:top w:val="nil"/>
                <w:left w:val="nil"/>
                <w:bottom w:val="nil"/>
                <w:right w:val="nil"/>
              </w:pBdr>
              <w:rPr>
                <w:ins w:id="204" w:author="Kanungo, Kalpak (Cognizant)" w:date="2026-05-16T12:50:00Z" w16du:dateUtc="2026-05-16T07:20:00Z"/>
                <w:rFonts w:eastAsia="Arial" w:cs="Arial"/>
                <w:color w:val="000000"/>
                <w:sz w:val="20"/>
              </w:rPr>
            </w:pPr>
            <w:ins w:id="205" w:author="Kanungo, Kalpak (Cognizant)" w:date="2026-05-16T12:50:00Z" w16du:dateUtc="2026-05-16T07:20:00Z">
              <w:r w:rsidRPr="009C7418">
                <w:rPr>
                  <w:rFonts w:eastAsia="Arial" w:cs="Arial"/>
                  <w:color w:val="000000"/>
                  <w:sz w:val="20"/>
                </w:rPr>
                <w:t>Refer QCM TW_Complaint Handling_DesignSpec_ Appendix – 2 Section ‘Required field Classes’</w:t>
              </w:r>
            </w:ins>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692B8BD2" w14:textId="77777777" w:rsidR="009C7418" w:rsidRDefault="009C7418">
            <w:pPr>
              <w:pBdr>
                <w:top w:val="nil"/>
                <w:left w:val="nil"/>
                <w:bottom w:val="nil"/>
                <w:right w:val="nil"/>
              </w:pBdr>
              <w:jc w:val="center"/>
              <w:rPr>
                <w:ins w:id="206" w:author="Kanungo, Kalpak (Cognizant)" w:date="2026-05-16T12:50:00Z" w16du:dateUtc="2026-05-16T07:20:00Z"/>
                <w:rFonts w:eastAsia="Arial" w:cs="Arial"/>
                <w:color w:val="000000"/>
                <w:sz w:val="20"/>
              </w:rPr>
            </w:pP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469FEAC1" w14:textId="77777777" w:rsidR="009C7418" w:rsidRDefault="009C7418">
            <w:pPr>
              <w:pBdr>
                <w:top w:val="nil"/>
                <w:left w:val="nil"/>
                <w:bottom w:val="nil"/>
                <w:right w:val="nil"/>
              </w:pBdr>
              <w:rPr>
                <w:ins w:id="207" w:author="Kanungo, Kalpak (Cognizant)" w:date="2026-05-16T12:50:00Z" w16du:dateUtc="2026-05-16T07:20:00Z"/>
                <w:rFonts w:eastAsia="Arial" w:cs="Arial"/>
                <w:color w:val="000000"/>
                <w:sz w:val="20"/>
              </w:rPr>
            </w:pPr>
          </w:p>
        </w:tc>
      </w:tr>
      <w:tr w:rsidR="00F6126C" w14:paraId="2EB08F45" w14:textId="77777777" w:rsidTr="009F3CFA">
        <w:trPr>
          <w:trHeight w:val="324"/>
          <w:ins w:id="208" w:author="Kanungo, Kalpak (Cognizant)" w:date="2026-05-22T18:24:00Z"/>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78949CF4" w14:textId="6C61F741" w:rsidR="00F6126C" w:rsidRDefault="00F6126C" w:rsidP="00F6126C">
            <w:pPr>
              <w:pBdr>
                <w:top w:val="nil"/>
                <w:left w:val="nil"/>
                <w:bottom w:val="nil"/>
                <w:right w:val="nil"/>
              </w:pBdr>
              <w:rPr>
                <w:ins w:id="209" w:author="Kanungo, Kalpak (Cognizant)" w:date="2026-05-22T18:24:00Z" w16du:dateUtc="2026-05-22T12:54:00Z"/>
                <w:rFonts w:eastAsia="Arial" w:cs="Arial"/>
                <w:color w:val="000000"/>
                <w:sz w:val="20"/>
              </w:rPr>
            </w:pPr>
            <w:ins w:id="210" w:author="Kanungo, Kalpak (Cognizant)" w:date="2026-05-22T18:24:00Z" w16du:dateUtc="2026-05-22T12:54:00Z">
              <w:r w:rsidRPr="00F6126C">
                <w:rPr>
                  <w:rFonts w:eastAsia="Arial" w:cs="Arial"/>
                  <w:color w:val="000000"/>
                  <w:sz w:val="20"/>
                </w:rPr>
                <w:t>DS-CH-CS-DATAFIELD-06</w:t>
              </w:r>
              <w:r>
                <w:rPr>
                  <w:rFonts w:eastAsia="Arial" w:cs="Arial"/>
                  <w:color w:val="000000"/>
                  <w:sz w:val="20"/>
                </w:rPr>
                <w:t>1</w:t>
              </w:r>
            </w:ins>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34B0E5E3" w14:textId="663FB29F" w:rsidR="00F6126C" w:rsidRDefault="00F6126C" w:rsidP="00F6126C">
            <w:pPr>
              <w:pBdr>
                <w:top w:val="nil"/>
                <w:left w:val="nil"/>
                <w:bottom w:val="nil"/>
                <w:right w:val="nil"/>
              </w:pBdr>
              <w:rPr>
                <w:ins w:id="211" w:author="Kanungo, Kalpak (Cognizant)" w:date="2026-05-22T18:24:00Z" w16du:dateUtc="2026-05-22T12:54:00Z"/>
              </w:rPr>
            </w:pPr>
            <w:ins w:id="212" w:author="Kanungo, Kalpak (Cognizant)" w:date="2026-05-22T18:24:00Z" w16du:dateUtc="2026-05-22T12:54:00Z">
              <w:r>
                <w:rPr>
                  <w:rFonts w:eastAsia="Arial" w:cs="Arial"/>
                  <w:color w:val="000000"/>
                  <w:sz w:val="20"/>
                </w:rPr>
                <w:t>The system shall be configured with field</w:t>
              </w:r>
            </w:ins>
            <w:ins w:id="213" w:author="Kanungo, Kalpak (Cognizant)" w:date="2026-05-22T18:26:00Z" w16du:dateUtc="2026-05-22T12:56:00Z">
              <w:r w:rsidR="004D0BE0">
                <w:rPr>
                  <w:rFonts w:eastAsia="Arial" w:cs="Arial"/>
                  <w:color w:val="000000"/>
                  <w:sz w:val="20"/>
                </w:rPr>
                <w:t>s</w:t>
              </w:r>
            </w:ins>
            <w:ins w:id="214" w:author="Kanungo, Kalpak (Cognizant)" w:date="2026-05-22T18:24:00Z" w16du:dateUtc="2026-05-22T12:54:00Z">
              <w:r>
                <w:rPr>
                  <w:rFonts w:eastAsia="Arial" w:cs="Arial"/>
                  <w:color w:val="000000"/>
                  <w:sz w:val="20"/>
                </w:rPr>
                <w:t xml:space="preserve"> </w:t>
              </w:r>
            </w:ins>
            <w:ins w:id="215" w:author="Kanungo, Kalpak (Cognizant)" w:date="2026-05-22T18:26:00Z" w16du:dateUtc="2026-05-22T12:56:00Z">
              <w:r w:rsidR="004D0BE0" w:rsidRPr="004D0BE0">
                <w:rPr>
                  <w:rFonts w:eastAsia="Arial" w:cs="Arial"/>
                  <w:color w:val="000000"/>
                  <w:sz w:val="20"/>
                </w:rPr>
                <w:t>Problem Reason Code2</w:t>
              </w:r>
            </w:ins>
            <w:ins w:id="216" w:author="Kanungo, Kalpak (Cognizant)" w:date="2026-05-22T18:27:00Z" w16du:dateUtc="2026-05-22T12:57:00Z">
              <w:r w:rsidR="00053B4F">
                <w:rPr>
                  <w:rFonts w:eastAsia="Arial" w:cs="Arial"/>
                  <w:color w:val="000000"/>
                  <w:sz w:val="20"/>
                </w:rPr>
                <w:t>,</w:t>
              </w:r>
              <w:r w:rsidR="00053B4F" w:rsidRPr="004D0BE0">
                <w:rPr>
                  <w:rFonts w:eastAsia="Arial" w:cs="Arial"/>
                  <w:color w:val="000000"/>
                  <w:sz w:val="20"/>
                </w:rPr>
                <w:t xml:space="preserve"> Problem Reason Code</w:t>
              </w:r>
              <w:r w:rsidR="00053B4F">
                <w:rPr>
                  <w:rFonts w:eastAsia="Arial" w:cs="Arial"/>
                  <w:color w:val="000000"/>
                  <w:sz w:val="20"/>
                </w:rPr>
                <w:t xml:space="preserve">3 and </w:t>
              </w:r>
              <w:r w:rsidR="00053B4F" w:rsidRPr="004D0BE0">
                <w:rPr>
                  <w:rFonts w:eastAsia="Arial" w:cs="Arial"/>
                  <w:color w:val="000000"/>
                  <w:sz w:val="20"/>
                </w:rPr>
                <w:t>Problem Reason Code</w:t>
              </w:r>
              <w:r w:rsidR="00053B4F">
                <w:rPr>
                  <w:rFonts w:eastAsia="Arial" w:cs="Arial"/>
                  <w:color w:val="000000"/>
                  <w:sz w:val="20"/>
                </w:rPr>
                <w:t xml:space="preserve">4 </w:t>
              </w:r>
            </w:ins>
            <w:ins w:id="217" w:author="Kanungo, Kalpak (Cognizant)" w:date="2026-05-22T18:24:00Z" w16du:dateUtc="2026-05-22T12:54:00Z">
              <w:r>
                <w:rPr>
                  <w:rFonts w:eastAsia="Arial" w:cs="Arial"/>
                  <w:color w:val="000000"/>
                  <w:sz w:val="20"/>
                </w:rPr>
                <w:t>which shall be populated based on</w:t>
              </w:r>
            </w:ins>
            <w:ins w:id="218" w:author="Kanungo, Kalpak (Cognizant)" w:date="2026-05-22T18:29:00Z" w16du:dateUtc="2026-05-22T12:59:00Z">
              <w:r w:rsidR="004315CB">
                <w:rPr>
                  <w:rFonts w:eastAsia="Arial" w:cs="Arial"/>
                  <w:color w:val="000000"/>
                  <w:sz w:val="20"/>
                </w:rPr>
                <w:t xml:space="preserve"> corresponding</w:t>
              </w:r>
            </w:ins>
            <w:ins w:id="219" w:author="Kanungo, Kalpak (Cognizant)" w:date="2026-05-22T18:24:00Z" w16du:dateUtc="2026-05-22T12:54:00Z">
              <w:r>
                <w:rPr>
                  <w:rFonts w:eastAsia="Arial" w:cs="Arial"/>
                  <w:color w:val="000000"/>
                  <w:sz w:val="20"/>
                </w:rPr>
                <w:t xml:space="preserve"> selection of </w:t>
              </w:r>
            </w:ins>
            <w:ins w:id="220" w:author="Kanungo, Kalpak (Cognizant)" w:date="2026-05-22T18:28:00Z" w16du:dateUtc="2026-05-22T12:58:00Z">
              <w:r w:rsidR="00535686" w:rsidRPr="00535686">
                <w:rPr>
                  <w:rFonts w:eastAsia="Arial" w:cs="Arial"/>
                  <w:color w:val="000000"/>
                  <w:sz w:val="20"/>
                </w:rPr>
                <w:t>Problem Source Code2</w:t>
              </w:r>
              <w:r w:rsidR="00535686">
                <w:rPr>
                  <w:rFonts w:eastAsia="Arial" w:cs="Arial"/>
                  <w:color w:val="000000"/>
                  <w:sz w:val="20"/>
                </w:rPr>
                <w:t xml:space="preserve">, </w:t>
              </w:r>
              <w:r w:rsidR="00535686" w:rsidRPr="00535686">
                <w:rPr>
                  <w:rFonts w:eastAsia="Arial" w:cs="Arial"/>
                  <w:color w:val="000000"/>
                  <w:sz w:val="20"/>
                </w:rPr>
                <w:t>Problem Source Code</w:t>
              </w:r>
              <w:r w:rsidR="00535686">
                <w:rPr>
                  <w:rFonts w:eastAsia="Arial" w:cs="Arial"/>
                  <w:color w:val="000000"/>
                  <w:sz w:val="20"/>
                </w:rPr>
                <w:t xml:space="preserve">3 and </w:t>
              </w:r>
              <w:r w:rsidR="00535686" w:rsidRPr="00535686">
                <w:rPr>
                  <w:rFonts w:eastAsia="Arial" w:cs="Arial"/>
                  <w:color w:val="000000"/>
                  <w:sz w:val="20"/>
                </w:rPr>
                <w:t>Problem Source Code</w:t>
              </w:r>
              <w:r w:rsidR="00535686">
                <w:rPr>
                  <w:rFonts w:eastAsia="Arial" w:cs="Arial"/>
                  <w:color w:val="000000"/>
                  <w:sz w:val="20"/>
                </w:rPr>
                <w:t xml:space="preserve">4 </w:t>
              </w:r>
            </w:ins>
            <w:ins w:id="221" w:author="Kanungo, Kalpak (Cognizant)" w:date="2026-05-22T18:24:00Z" w16du:dateUtc="2026-05-22T12:54:00Z">
              <w:r>
                <w:rPr>
                  <w:rFonts w:eastAsia="Arial" w:cs="Arial"/>
                  <w:color w:val="000000"/>
                  <w:sz w:val="20"/>
                </w:rPr>
                <w:t>data in section ’Investigation’ of tab ‘Investigation’ of complaint record.</w:t>
              </w:r>
            </w:ins>
          </w:p>
          <w:p w14:paraId="01700BC9" w14:textId="77777777" w:rsidR="00F6126C" w:rsidRDefault="00F6126C" w:rsidP="00F6126C">
            <w:pPr>
              <w:pBdr>
                <w:top w:val="nil"/>
                <w:left w:val="nil"/>
                <w:bottom w:val="nil"/>
                <w:right w:val="nil"/>
              </w:pBdr>
              <w:rPr>
                <w:ins w:id="222" w:author="Kanungo, Kalpak (Cognizant)" w:date="2026-05-22T18:24:00Z" w16du:dateUtc="2026-05-22T12:54:00Z"/>
              </w:rPr>
            </w:pPr>
            <w:ins w:id="223" w:author="Kanungo, Kalpak (Cognizant)" w:date="2026-05-22T18:24:00Z" w16du:dateUtc="2026-05-22T12:54:00Z">
              <w:r>
                <w:rPr>
                  <w:rFonts w:eastAsia="Arial" w:cs="Arial"/>
                  <w:color w:val="000000"/>
                  <w:sz w:val="20"/>
                </w:rPr>
                <w:t> </w:t>
              </w:r>
            </w:ins>
          </w:p>
          <w:p w14:paraId="78563CC4" w14:textId="4280DB16" w:rsidR="00F6126C" w:rsidRDefault="00F6126C" w:rsidP="00F6126C">
            <w:pPr>
              <w:pBdr>
                <w:top w:val="nil"/>
                <w:left w:val="nil"/>
                <w:bottom w:val="nil"/>
                <w:right w:val="nil"/>
              </w:pBdr>
              <w:rPr>
                <w:ins w:id="224" w:author="Kanungo, Kalpak (Cognizant)" w:date="2026-05-22T18:24:00Z" w16du:dateUtc="2026-05-22T12:54:00Z"/>
                <w:rFonts w:eastAsia="Arial" w:cs="Arial"/>
                <w:color w:val="000000"/>
                <w:sz w:val="20"/>
              </w:rPr>
            </w:pPr>
            <w:ins w:id="225" w:author="Kanungo, Kalpak (Cognizant)" w:date="2026-05-22T18:24:00Z" w16du:dateUtc="2026-05-22T12:54:00Z">
              <w:r>
                <w:rPr>
                  <w:rFonts w:eastAsia="Arial" w:cs="Arial"/>
                  <w:color w:val="000000"/>
                  <w:sz w:val="20"/>
                </w:rPr>
                <w:t>Refer QCM TW_Complaint Handling_DesignSpec_ Appendix – 7  – Dependent Values</w:t>
              </w:r>
            </w:ins>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1F661C6C" w14:textId="6461B641" w:rsidR="00F6126C" w:rsidRDefault="00F6126C" w:rsidP="00F6126C">
            <w:pPr>
              <w:pBdr>
                <w:top w:val="nil"/>
                <w:left w:val="nil"/>
                <w:bottom w:val="nil"/>
                <w:right w:val="nil"/>
              </w:pBdr>
              <w:jc w:val="center"/>
              <w:rPr>
                <w:ins w:id="226" w:author="Kanungo, Kalpak (Cognizant)" w:date="2026-05-22T18:24:00Z" w16du:dateUtc="2026-05-22T12:54:00Z"/>
                <w:rFonts w:eastAsia="Arial" w:cs="Arial"/>
                <w:color w:val="000000"/>
                <w:sz w:val="20"/>
              </w:rPr>
            </w:pPr>
            <w:ins w:id="227" w:author="Kanungo, Kalpak (Cognizant)" w:date="2026-05-22T18:24:00Z" w16du:dateUtc="2026-05-22T12:54:00Z">
              <w:r>
                <w:rPr>
                  <w:rFonts w:eastAsia="Arial" w:cs="Arial"/>
                  <w:color w:val="000000"/>
                  <w:sz w:val="20"/>
                </w:rPr>
                <w:t>N/A*</w:t>
              </w:r>
            </w:ins>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B5D2065" w14:textId="098BA0A8" w:rsidR="00F6126C" w:rsidRDefault="00420ED2" w:rsidP="00F6126C">
            <w:pPr>
              <w:pBdr>
                <w:top w:val="nil"/>
                <w:left w:val="nil"/>
                <w:bottom w:val="nil"/>
                <w:right w:val="nil"/>
              </w:pBdr>
              <w:rPr>
                <w:ins w:id="228" w:author="Kanungo, Kalpak (Cognizant)" w:date="2026-05-22T18:24:00Z" w16du:dateUtc="2026-05-22T12:54:00Z"/>
                <w:rFonts w:eastAsia="Arial" w:cs="Arial"/>
                <w:color w:val="000000"/>
                <w:sz w:val="20"/>
              </w:rPr>
            </w:pPr>
            <w:ins w:id="229" w:author="Kanungo, Kalpak (Cognizant)" w:date="2026-05-22T18:29:00Z" w16du:dateUtc="2026-05-22T12:59:00Z">
              <w:r>
                <w:rPr>
                  <w:rFonts w:eastAsia="Arial" w:cs="Arial"/>
                  <w:color w:val="000000"/>
                  <w:sz w:val="20"/>
                </w:rPr>
                <w:t>NEW FRS</w:t>
              </w:r>
            </w:ins>
          </w:p>
        </w:tc>
      </w:tr>
      <w:tr w:rsidR="00F6126C" w14:paraId="2D6C0A18"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A12" w14:textId="77777777" w:rsidR="00F6126C" w:rsidRDefault="00F6126C" w:rsidP="00F6126C">
            <w:pPr>
              <w:pBdr>
                <w:top w:val="nil"/>
                <w:left w:val="nil"/>
                <w:bottom w:val="nil"/>
                <w:right w:val="nil"/>
              </w:pBdr>
            </w:pPr>
            <w:commentRangeStart w:id="230"/>
            <w:commentRangeStart w:id="231"/>
            <w:commentRangeStart w:id="232"/>
            <w:r>
              <w:rPr>
                <w:rFonts w:eastAsia="Arial" w:cs="Arial"/>
                <w:color w:val="000000"/>
                <w:sz w:val="20"/>
              </w:rPr>
              <w:t>DS-CH-CS-CONFIGF-001</w:t>
            </w:r>
            <w:commentRangeEnd w:id="230"/>
            <w:r>
              <w:rPr>
                <w:rStyle w:val="CommentReference"/>
                <w:sz w:val="18"/>
                <w:szCs w:val="24"/>
              </w:rPr>
              <w:commentReference w:id="230"/>
            </w:r>
            <w:commentRangeEnd w:id="231"/>
            <w:r w:rsidR="00595883">
              <w:rPr>
                <w:rStyle w:val="CommentReference"/>
                <w:sz w:val="18"/>
                <w:szCs w:val="24"/>
              </w:rPr>
              <w:commentReference w:id="231"/>
            </w:r>
            <w:commentRangeEnd w:id="232"/>
            <w:r w:rsidR="00C9382F">
              <w:rPr>
                <w:rStyle w:val="CommentReference"/>
                <w:sz w:val="18"/>
                <w:szCs w:val="24"/>
              </w:rPr>
              <w:commentReference w:id="232"/>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A13" w14:textId="77777777" w:rsidR="00F6126C" w:rsidRDefault="00F6126C" w:rsidP="00F6126C">
            <w:pPr>
              <w:pBdr>
                <w:top w:val="nil"/>
                <w:left w:val="nil"/>
                <w:bottom w:val="nil"/>
                <w:right w:val="nil"/>
              </w:pBdr>
            </w:pPr>
            <w:r>
              <w:rPr>
                <w:rFonts w:eastAsia="Arial" w:cs="Arial"/>
                <w:color w:val="000000"/>
                <w:sz w:val="20"/>
              </w:rPr>
              <w:t>The system shall be configured with Config Form for Complaint record</w:t>
            </w:r>
          </w:p>
          <w:p w14:paraId="2D6C0A14" w14:textId="77777777" w:rsidR="00F6126C" w:rsidRDefault="00F6126C" w:rsidP="00F6126C">
            <w:pPr>
              <w:pBdr>
                <w:top w:val="nil"/>
                <w:left w:val="nil"/>
                <w:bottom w:val="nil"/>
                <w:right w:val="nil"/>
              </w:pBdr>
            </w:pPr>
            <w:r>
              <w:rPr>
                <w:rFonts w:eastAsia="Arial" w:cs="Arial"/>
                <w:color w:val="000000"/>
                <w:sz w:val="20"/>
              </w:rPr>
              <w:t> </w:t>
            </w:r>
          </w:p>
          <w:p w14:paraId="2D6C0A15"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5  Section ‘Config Form - Complaint’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A16"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A17" w14:textId="77D6957B" w:rsidR="00F6126C" w:rsidRDefault="00F6126C" w:rsidP="00F6126C">
            <w:pPr>
              <w:pBdr>
                <w:top w:val="nil"/>
                <w:left w:val="nil"/>
                <w:bottom w:val="nil"/>
                <w:right w:val="nil"/>
              </w:pBdr>
            </w:pPr>
            <w:r>
              <w:rPr>
                <w:rFonts w:eastAsia="Arial" w:cs="Arial"/>
                <w:color w:val="000000"/>
                <w:sz w:val="20"/>
              </w:rPr>
              <w:t>FRS-CH-SF-CLSE-004-003,FRS-CH-SF-EVAL-003-001,FRS-CH-SF-EVAL-035-001,FRS-CH-SF-EVAL-035-</w:t>
            </w:r>
            <w:r>
              <w:rPr>
                <w:rFonts w:eastAsia="Arial" w:cs="Arial"/>
                <w:color w:val="000000"/>
                <w:sz w:val="20"/>
              </w:rPr>
              <w:lastRenderedPageBreak/>
              <w:t>002,FRS-CH-SF-EVAL-035-003,FRS-CH-SF-EVAL-008-001,FRS-CH-SF-INVS-003-001, FRS-CH-INT-TRA-001-002,FRS-CH-SF-INVS-003-008,FRS-CH-SF-INVS-003-010,FRS-CH-CA-GDT-013-001,FRS-CH-SF-EVAL-047-001,FRS-CH-SF-EVAL-047-002,FRS-CH-SF-EVAL-048-001,</w:t>
            </w:r>
            <w:ins w:id="233" w:author="Kanungo, Kalpak (Cognizant)" w:date="2026-05-16T10:22:00Z" w16du:dateUtc="2026-05-16T04:52:00Z">
              <w:r w:rsidDel="004E299A">
                <w:rPr>
                  <w:rFonts w:eastAsia="Arial" w:cs="Arial"/>
                  <w:color w:val="000000"/>
                  <w:sz w:val="20"/>
                </w:rPr>
                <w:t xml:space="preserve"> </w:t>
              </w:r>
            </w:ins>
            <w:del w:id="234" w:author="Kanungo, Kalpak (Cognizant)" w:date="2026-05-16T10:22:00Z" w16du:dateUtc="2026-05-16T04:52:00Z">
              <w:r w:rsidDel="004E299A">
                <w:rPr>
                  <w:rFonts w:eastAsia="Arial" w:cs="Arial"/>
                  <w:color w:val="000000"/>
                  <w:sz w:val="20"/>
                </w:rPr>
                <w:delText>FRS-CH-UI-003-001,</w:delText>
              </w:r>
            </w:del>
            <w:r>
              <w:rPr>
                <w:rFonts w:eastAsia="Arial" w:cs="Arial"/>
                <w:color w:val="000000"/>
                <w:sz w:val="20"/>
              </w:rPr>
              <w:t xml:space="preserve"> </w:t>
            </w:r>
            <w:ins w:id="235" w:author="Kanungo, Kalpak (Cognizant)" w:date="2026-05-16T10:24:00Z" w16du:dateUtc="2026-05-16T04:54:00Z">
              <w:r w:rsidRPr="0051475A">
                <w:rPr>
                  <w:rFonts w:eastAsia="Arial" w:cs="Arial"/>
                  <w:color w:val="000000"/>
                  <w:sz w:val="20"/>
                </w:rPr>
                <w:t>URS-CH-UI-003</w:t>
              </w:r>
              <w:r>
                <w:rPr>
                  <w:rFonts w:eastAsia="Arial" w:cs="Arial"/>
                  <w:color w:val="000000"/>
                  <w:sz w:val="20"/>
                </w:rPr>
                <w:t xml:space="preserve">, </w:t>
              </w:r>
            </w:ins>
            <w:r>
              <w:rPr>
                <w:rFonts w:eastAsia="Arial" w:cs="Arial"/>
                <w:color w:val="000000"/>
                <w:sz w:val="20"/>
              </w:rPr>
              <w:t>FRS-CH-SF-EVAL-069-001,</w:t>
            </w:r>
            <w:ins w:id="236" w:author="Kanungo, Kalpak (Cognizant)" w:date="2026-05-29T11:13:00Z" w16du:dateUtc="2026-05-29T05:43:00Z">
              <w:r w:rsidR="00EA7C64" w:rsidDel="00EA7C64">
                <w:rPr>
                  <w:rFonts w:eastAsia="Arial" w:cs="Arial"/>
                  <w:color w:val="000000"/>
                  <w:sz w:val="20"/>
                </w:rPr>
                <w:t xml:space="preserve"> </w:t>
              </w:r>
            </w:ins>
            <w:del w:id="237" w:author="Kanungo, Kalpak (Cognizant)" w:date="2026-05-29T11:13:00Z" w16du:dateUtc="2026-05-29T05:43:00Z">
              <w:r w:rsidDel="00EA7C64">
                <w:rPr>
                  <w:rFonts w:eastAsia="Arial" w:cs="Arial"/>
                  <w:color w:val="000000"/>
                  <w:sz w:val="20"/>
                </w:rPr>
                <w:delText>FRS-CH-SF-EVAL-046-003,</w:delText>
              </w:r>
            </w:del>
            <w:r>
              <w:rPr>
                <w:rFonts w:eastAsia="Arial" w:cs="Arial"/>
                <w:color w:val="000000"/>
                <w:sz w:val="20"/>
              </w:rPr>
              <w:t xml:space="preserve"> FRS-CH-SF-EVAL-078-001,FRS-CH-INT-TRA-015-02, FRS-CH-SF-EVAL-081-01, FRS-CH-SF-INVS-032-01, FRS-CH-SF-INVS-030-01,</w:t>
            </w:r>
            <w:ins w:id="238" w:author="Kanungo, Kalpak (Cognizant)" w:date="2026-05-18T15:35:00Z" w16du:dateUtc="2026-05-18T10:05:00Z">
              <w:r>
                <w:t xml:space="preserve"> </w:t>
              </w:r>
              <w:r w:rsidRPr="00346335">
                <w:rPr>
                  <w:rFonts w:eastAsia="Arial" w:cs="Arial"/>
                  <w:color w:val="000000"/>
                  <w:sz w:val="20"/>
                </w:rPr>
                <w:t>URS-CH-SF-INVS-036</w:t>
              </w:r>
              <w:r>
                <w:rPr>
                  <w:rFonts w:eastAsia="Arial" w:cs="Arial"/>
                  <w:color w:val="000000"/>
                  <w:sz w:val="20"/>
                </w:rPr>
                <w:t>,</w:t>
              </w:r>
              <w:r w:rsidDel="00346335">
                <w:rPr>
                  <w:rFonts w:eastAsia="Arial" w:cs="Arial"/>
                  <w:color w:val="000000"/>
                  <w:sz w:val="20"/>
                </w:rPr>
                <w:t xml:space="preserve"> </w:t>
              </w:r>
            </w:ins>
            <w:del w:id="239" w:author="Kanungo, Kalpak (Cognizant)" w:date="2026-05-18T15:35:00Z" w16du:dateUtc="2026-05-18T10:05:00Z">
              <w:r w:rsidDel="00346335">
                <w:rPr>
                  <w:rFonts w:eastAsia="Arial" w:cs="Arial"/>
                  <w:color w:val="000000"/>
                  <w:sz w:val="20"/>
                </w:rPr>
                <w:delText>FRS-CH-SF-INVS-036-01,</w:delText>
              </w:r>
            </w:del>
            <w:ins w:id="240" w:author="Kanungo, Kalpak (Cognizant)" w:date="2026-05-18T15:43:00Z" w16du:dateUtc="2026-05-18T10:13:00Z">
              <w:r w:rsidDel="00A246FE">
                <w:rPr>
                  <w:rFonts w:eastAsia="Arial" w:cs="Arial"/>
                  <w:color w:val="000000"/>
                  <w:sz w:val="20"/>
                </w:rPr>
                <w:t xml:space="preserve"> </w:t>
              </w:r>
            </w:ins>
            <w:del w:id="241" w:author="Kanungo, Kalpak (Cognizant)" w:date="2026-05-18T15:43:00Z" w16du:dateUtc="2026-05-18T10:13:00Z">
              <w:r w:rsidDel="00A246FE">
                <w:rPr>
                  <w:rFonts w:eastAsia="Arial" w:cs="Arial"/>
                  <w:color w:val="000000"/>
                  <w:sz w:val="20"/>
                </w:rPr>
                <w:delText>FRS-CH-SF-INVS-036-02</w:delText>
              </w:r>
            </w:del>
            <w:del w:id="242" w:author="Kanungo, Kalpak (Cognizant)" w:date="2026-05-18T15:53:00Z" w16du:dateUtc="2026-05-18T10:23:00Z">
              <w:r w:rsidDel="00042DD1">
                <w:rPr>
                  <w:rFonts w:eastAsia="Arial" w:cs="Arial"/>
                  <w:color w:val="000000"/>
                  <w:sz w:val="20"/>
                </w:rPr>
                <w:delText>,FRS-CH-SF-INVS-036-03</w:delText>
              </w:r>
            </w:del>
            <w:r>
              <w:rPr>
                <w:rFonts w:eastAsia="Arial" w:cs="Arial"/>
                <w:color w:val="000000"/>
                <w:sz w:val="20"/>
              </w:rPr>
              <w:t>,FRS-CH-SF-INVS-035-01,</w:t>
            </w:r>
            <w:ins w:id="243" w:author="Kanungo, Kalpak (Cognizant)" w:date="2026-05-18T18:53:00Z" w16du:dateUtc="2026-05-18T13:23:00Z">
              <w:r w:rsidDel="00853839">
                <w:rPr>
                  <w:rFonts w:eastAsia="Arial" w:cs="Arial"/>
                  <w:color w:val="000000"/>
                  <w:sz w:val="20"/>
                </w:rPr>
                <w:t xml:space="preserve"> </w:t>
              </w:r>
            </w:ins>
            <w:del w:id="244" w:author="Kanungo, Kalpak (Cognizant)" w:date="2026-05-18T18:53:00Z" w16du:dateUtc="2026-05-18T13:23:00Z">
              <w:r w:rsidDel="00853839">
                <w:rPr>
                  <w:rFonts w:eastAsia="Arial" w:cs="Arial"/>
                  <w:color w:val="000000"/>
                  <w:sz w:val="20"/>
                </w:rPr>
                <w:delText>FRS-CH-SF-INVS-034-01,</w:delText>
              </w:r>
            </w:del>
            <w:r>
              <w:rPr>
                <w:rFonts w:eastAsia="Arial" w:cs="Arial"/>
                <w:color w:val="000000"/>
                <w:sz w:val="20"/>
              </w:rPr>
              <w:t>FRS-CH-SF-EVAL-001-001,</w:t>
            </w:r>
            <w:del w:id="245" w:author="Kanungo, Kalpak (Cognizant)" w:date="2026-05-20T14:23:00Z" w16du:dateUtc="2026-05-20T08:53:00Z">
              <w:r w:rsidDel="000719C8">
                <w:rPr>
                  <w:rFonts w:eastAsia="Arial" w:cs="Arial"/>
                  <w:color w:val="000000"/>
                  <w:sz w:val="20"/>
                </w:rPr>
                <w:delText>FRS-CH-SF-INVS-033-05,</w:delText>
              </w:r>
            </w:del>
            <w:ins w:id="246" w:author="Kanungo, Kalpak (Cognizant)" w:date="2026-05-18T15:55:00Z" w16du:dateUtc="2026-05-18T10:25:00Z">
              <w:r w:rsidDel="00475605">
                <w:rPr>
                  <w:rFonts w:eastAsia="Arial" w:cs="Arial"/>
                  <w:color w:val="000000"/>
                  <w:sz w:val="20"/>
                </w:rPr>
                <w:t xml:space="preserve"> </w:t>
              </w:r>
            </w:ins>
            <w:del w:id="247" w:author="Kanungo, Kalpak (Cognizant)" w:date="2026-05-18T15:55:00Z" w16du:dateUtc="2026-05-18T10:25:00Z">
              <w:r w:rsidDel="00475605">
                <w:rPr>
                  <w:rFonts w:eastAsia="Arial" w:cs="Arial"/>
                  <w:color w:val="000000"/>
                  <w:sz w:val="20"/>
                </w:rPr>
                <w:delText>FRS-CH-SF-INVS-036-04,</w:delText>
              </w:r>
            </w:del>
            <w:r>
              <w:rPr>
                <w:rFonts w:eastAsia="Arial" w:cs="Arial"/>
                <w:color w:val="000000"/>
                <w:sz w:val="20"/>
              </w:rPr>
              <w:t>FRS-CH-SF-INVS-030-02,</w:t>
            </w:r>
            <w:del w:id="248" w:author="Kanungo, Kalpak (Cognizant)" w:date="2026-05-18T15:35:00Z" w16du:dateUtc="2026-05-18T10:05:00Z">
              <w:r w:rsidDel="00346335">
                <w:rPr>
                  <w:rFonts w:eastAsia="Arial" w:cs="Arial"/>
                  <w:color w:val="000000"/>
                  <w:sz w:val="20"/>
                </w:rPr>
                <w:delText>FRS-CH-SF-INVS-036-01,</w:delText>
              </w:r>
            </w:del>
            <w:del w:id="249" w:author="Kanungo, Kalpak (Cognizant)" w:date="2026-05-18T15:57:00Z" w16du:dateUtc="2026-05-18T10:27:00Z">
              <w:r w:rsidDel="00DB454F">
                <w:rPr>
                  <w:rFonts w:eastAsia="Arial" w:cs="Arial"/>
                  <w:color w:val="000000"/>
                  <w:sz w:val="20"/>
                </w:rPr>
                <w:delText xml:space="preserve"> FRS-CH-SF-INVS-036-06</w:delText>
              </w:r>
            </w:del>
            <w:r>
              <w:rPr>
                <w:rFonts w:eastAsia="Arial" w:cs="Arial"/>
                <w:color w:val="000000"/>
                <w:sz w:val="20"/>
              </w:rPr>
              <w:t>, FRS-CH-CA-LOG-012-01, FRS-CH-CA-GDT-005-006, FRS-CH-SF-CLSE-020-01</w:t>
            </w:r>
          </w:p>
        </w:tc>
      </w:tr>
      <w:tr w:rsidR="00F6126C" w14:paraId="2D6C0A1F"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A19" w14:textId="77777777" w:rsidR="00F6126C" w:rsidRDefault="00F6126C" w:rsidP="00F6126C">
            <w:pPr>
              <w:pBdr>
                <w:top w:val="nil"/>
                <w:left w:val="nil"/>
                <w:bottom w:val="nil"/>
                <w:right w:val="nil"/>
              </w:pBdr>
            </w:pPr>
            <w:r>
              <w:rPr>
                <w:rFonts w:eastAsia="Arial" w:cs="Arial"/>
                <w:color w:val="000000"/>
                <w:sz w:val="20"/>
              </w:rPr>
              <w:lastRenderedPageBreak/>
              <w:t>DS-CH-CS-CONFIGF-002</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A1A" w14:textId="77777777" w:rsidR="00F6126C" w:rsidRDefault="00F6126C" w:rsidP="00F6126C">
            <w:pPr>
              <w:pBdr>
                <w:top w:val="nil"/>
                <w:left w:val="nil"/>
                <w:bottom w:val="nil"/>
                <w:right w:val="nil"/>
              </w:pBdr>
            </w:pPr>
            <w:r>
              <w:rPr>
                <w:rFonts w:eastAsia="Arial" w:cs="Arial"/>
                <w:color w:val="000000"/>
                <w:sz w:val="20"/>
              </w:rPr>
              <w:t>The system shall be configured with Config Form for Intake record.</w:t>
            </w:r>
          </w:p>
          <w:p w14:paraId="2D6C0A1B" w14:textId="77777777" w:rsidR="00F6126C" w:rsidRDefault="00F6126C" w:rsidP="00F6126C">
            <w:pPr>
              <w:pBdr>
                <w:top w:val="nil"/>
                <w:left w:val="nil"/>
                <w:bottom w:val="nil"/>
                <w:right w:val="nil"/>
              </w:pBdr>
            </w:pPr>
            <w:r>
              <w:rPr>
                <w:rFonts w:eastAsia="Arial" w:cs="Arial"/>
                <w:color w:val="000000"/>
                <w:sz w:val="20"/>
              </w:rPr>
              <w:t> </w:t>
            </w:r>
          </w:p>
          <w:p w14:paraId="2D6C0A1C"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5  Section ‘Config Form – Intake’</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A1D"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A1E" w14:textId="77777777" w:rsidR="00F6126C" w:rsidRDefault="00F6126C" w:rsidP="00F6126C">
            <w:pPr>
              <w:pBdr>
                <w:top w:val="nil"/>
                <w:left w:val="nil"/>
                <w:bottom w:val="nil"/>
                <w:right w:val="nil"/>
              </w:pBdr>
            </w:pPr>
            <w:r>
              <w:rPr>
                <w:rFonts w:eastAsia="Arial" w:cs="Arial"/>
                <w:color w:val="000000"/>
                <w:sz w:val="20"/>
              </w:rPr>
              <w:t xml:space="preserve">FRS-CH-SF-INTK-010-004, FRS-CH-SF-INTK-011-003, FRS-CH-SF-INVS-003-006, FRS-CH-SF-INTK-018-001, FRS-CH-SF-INTK-003-002, FRS-CH-SF-INTK-004-002, </w:t>
            </w:r>
            <w:r>
              <w:rPr>
                <w:rFonts w:eastAsia="Arial" w:cs="Arial"/>
                <w:color w:val="000000"/>
                <w:sz w:val="20"/>
              </w:rPr>
              <w:lastRenderedPageBreak/>
              <w:t>FRS-CH-SF-INTK-018-002, FRS-CH-SF-INTK-018-003, FRS-CH-UI-002-001, FRS-CH-SF-INTK-034-001, FRS-CH-SF-INTK-035-01, FRS-CH-SF-INTK-033-002</w:t>
            </w:r>
          </w:p>
        </w:tc>
      </w:tr>
      <w:tr w:rsidR="00F6126C" w14:paraId="2D6C0A26"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A20" w14:textId="77777777" w:rsidR="00F6126C" w:rsidRDefault="00F6126C" w:rsidP="00F6126C">
            <w:pPr>
              <w:pBdr>
                <w:top w:val="nil"/>
                <w:left w:val="nil"/>
                <w:bottom w:val="nil"/>
                <w:right w:val="nil"/>
              </w:pBdr>
            </w:pPr>
            <w:r>
              <w:rPr>
                <w:rFonts w:eastAsia="Arial" w:cs="Arial"/>
                <w:color w:val="000000"/>
                <w:sz w:val="20"/>
              </w:rPr>
              <w:lastRenderedPageBreak/>
              <w:t>DS-CH-CS-CONFIGF-003</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A21" w14:textId="77777777" w:rsidR="00F6126C" w:rsidRDefault="00F6126C" w:rsidP="00F6126C">
            <w:pPr>
              <w:pBdr>
                <w:top w:val="nil"/>
                <w:left w:val="nil"/>
                <w:bottom w:val="nil"/>
                <w:right w:val="nil"/>
              </w:pBdr>
            </w:pPr>
            <w:r>
              <w:rPr>
                <w:rFonts w:eastAsia="Arial" w:cs="Arial"/>
                <w:color w:val="000000"/>
                <w:sz w:val="20"/>
              </w:rPr>
              <w:t>The system shall be configured with Config Form for Reg. Reporting Australia record.</w:t>
            </w:r>
          </w:p>
          <w:p w14:paraId="2D6C0A22" w14:textId="77777777" w:rsidR="00F6126C" w:rsidRDefault="00F6126C" w:rsidP="00F6126C">
            <w:pPr>
              <w:pBdr>
                <w:top w:val="nil"/>
                <w:left w:val="nil"/>
                <w:bottom w:val="nil"/>
                <w:right w:val="nil"/>
              </w:pBdr>
            </w:pPr>
            <w:r>
              <w:rPr>
                <w:rFonts w:eastAsia="Arial" w:cs="Arial"/>
                <w:b/>
                <w:color w:val="000000"/>
                <w:sz w:val="20"/>
              </w:rPr>
              <w:t> </w:t>
            </w:r>
          </w:p>
          <w:p w14:paraId="2D6C0A23"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5  Section ‘Config Form - Reg. Reporting Australia’</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A24" w14:textId="77777777" w:rsidR="00F6126C" w:rsidRDefault="00F6126C" w:rsidP="00F6126C">
            <w:pPr>
              <w:pBdr>
                <w:top w:val="nil"/>
                <w:left w:val="nil"/>
                <w:bottom w:val="nil"/>
                <w:right w:val="nil"/>
              </w:pBdr>
              <w:jc w:val="center"/>
            </w:pPr>
            <w:r>
              <w:rPr>
                <w:rFonts w:eastAsia="Arial" w:cs="Arial"/>
                <w:color w:val="000000"/>
                <w:sz w:val="20"/>
              </w:rPr>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A25" w14:textId="452D8BEA" w:rsidR="00F6126C" w:rsidRDefault="00F6126C" w:rsidP="00F6126C">
            <w:pPr>
              <w:pBdr>
                <w:top w:val="nil"/>
                <w:left w:val="nil"/>
                <w:bottom w:val="nil"/>
                <w:right w:val="nil"/>
              </w:pBdr>
            </w:pPr>
            <w:r>
              <w:rPr>
                <w:rFonts w:eastAsia="Arial" w:cs="Arial"/>
                <w:color w:val="000000"/>
                <w:sz w:val="20"/>
              </w:rPr>
              <w:t xml:space="preserve">FRS-CH-REG-GEN-003-001, FRS-CH-REG-OTH-036-001, </w:t>
            </w:r>
            <w:del w:id="250" w:author="Kanungo, Kalpak (Cognizant)" w:date="2026-04-14T18:29:00Z" w16du:dateUtc="2026-04-14T12:59:00Z">
              <w:r w:rsidDel="00F14FFE">
                <w:rPr>
                  <w:rFonts w:eastAsia="Arial" w:cs="Arial"/>
                  <w:color w:val="000000"/>
                  <w:sz w:val="20"/>
                </w:rPr>
                <w:delText>FRS-CH-REG-GEN-008-027</w:delText>
              </w:r>
            </w:del>
            <w:r>
              <w:rPr>
                <w:rFonts w:eastAsia="Arial" w:cs="Arial"/>
                <w:color w:val="000000"/>
                <w:sz w:val="20"/>
              </w:rPr>
              <w:t xml:space="preserve">, </w:t>
            </w:r>
            <w:del w:id="251" w:author="Kanungo, Kalpak (Cognizant)" w:date="2026-04-14T18:23:00Z" w16du:dateUtc="2026-04-14T12:53:00Z">
              <w:r w:rsidDel="008E7181">
                <w:rPr>
                  <w:rFonts w:eastAsia="Arial" w:cs="Arial"/>
                  <w:color w:val="000000"/>
                  <w:sz w:val="20"/>
                </w:rPr>
                <w:delText>FRS-CH-REG-GEN-008-032</w:delText>
              </w:r>
            </w:del>
            <w:ins w:id="252" w:author="Kanungo, Kalpak (Cognizant)" w:date="2026-04-14T18:23:00Z" w16du:dateUtc="2026-04-14T12:53:00Z">
              <w:r>
                <w:rPr>
                  <w:rFonts w:eastAsia="Arial" w:cs="Arial"/>
                  <w:color w:val="000000"/>
                  <w:sz w:val="20"/>
                </w:rPr>
                <w:t>URS-CH-REG-GEN-008</w:t>
              </w:r>
            </w:ins>
            <w:r>
              <w:rPr>
                <w:rFonts w:eastAsia="Arial" w:cs="Arial"/>
                <w:color w:val="000000"/>
                <w:sz w:val="20"/>
              </w:rPr>
              <w:t>, URS-CH-UI-004</w:t>
            </w:r>
          </w:p>
        </w:tc>
      </w:tr>
      <w:tr w:rsidR="00F6126C" w14:paraId="2D6C0A2D"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A27" w14:textId="77777777" w:rsidR="00F6126C" w:rsidRDefault="00F6126C" w:rsidP="00F6126C">
            <w:pPr>
              <w:pBdr>
                <w:top w:val="nil"/>
                <w:left w:val="nil"/>
                <w:bottom w:val="nil"/>
                <w:right w:val="nil"/>
              </w:pBdr>
            </w:pPr>
            <w:commentRangeStart w:id="253"/>
            <w:commentRangeStart w:id="254"/>
            <w:r>
              <w:rPr>
                <w:rFonts w:eastAsia="Arial" w:cs="Arial"/>
                <w:color w:val="000000"/>
                <w:sz w:val="20"/>
              </w:rPr>
              <w:t>DS-CH-CS-CONFIGF-004</w:t>
            </w:r>
            <w:commentRangeEnd w:id="253"/>
            <w:r>
              <w:rPr>
                <w:rStyle w:val="CommentReference"/>
                <w:sz w:val="18"/>
                <w:szCs w:val="24"/>
              </w:rPr>
              <w:commentReference w:id="253"/>
            </w:r>
            <w:commentRangeEnd w:id="254"/>
            <w:r w:rsidR="002B3871">
              <w:rPr>
                <w:rStyle w:val="CommentReference"/>
                <w:sz w:val="18"/>
                <w:szCs w:val="24"/>
              </w:rPr>
              <w:commentReference w:id="254"/>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A28" w14:textId="77777777" w:rsidR="00F6126C" w:rsidRDefault="00F6126C" w:rsidP="00F6126C">
            <w:pPr>
              <w:pBdr>
                <w:top w:val="nil"/>
                <w:left w:val="nil"/>
                <w:bottom w:val="nil"/>
                <w:right w:val="nil"/>
              </w:pBdr>
            </w:pPr>
            <w:r>
              <w:rPr>
                <w:rFonts w:eastAsia="Arial" w:cs="Arial"/>
                <w:color w:val="000000"/>
                <w:sz w:val="20"/>
              </w:rPr>
              <w:t>The system shall be configured with Config Form for Reg. Reporting Canada record.</w:t>
            </w:r>
          </w:p>
          <w:p w14:paraId="2D6C0A29" w14:textId="77777777" w:rsidR="00F6126C" w:rsidRDefault="00F6126C" w:rsidP="00F6126C">
            <w:pPr>
              <w:pBdr>
                <w:top w:val="nil"/>
                <w:left w:val="nil"/>
                <w:bottom w:val="nil"/>
                <w:right w:val="nil"/>
              </w:pBdr>
            </w:pPr>
            <w:r>
              <w:rPr>
                <w:rFonts w:eastAsia="Arial" w:cs="Arial"/>
                <w:b/>
                <w:color w:val="000000"/>
                <w:sz w:val="20"/>
              </w:rPr>
              <w:t> </w:t>
            </w:r>
          </w:p>
          <w:p w14:paraId="2D6C0A2A"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5  Section ‘Config Form - Reg. Reporting Canada’</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A2B" w14:textId="77777777" w:rsidR="00F6126C" w:rsidRDefault="00F6126C" w:rsidP="00F6126C">
            <w:pPr>
              <w:pBdr>
                <w:top w:val="nil"/>
                <w:left w:val="nil"/>
                <w:bottom w:val="nil"/>
                <w:right w:val="nil"/>
              </w:pBdr>
              <w:jc w:val="center"/>
            </w:pPr>
            <w:r>
              <w:rPr>
                <w:rFonts w:eastAsia="Arial" w:cs="Arial"/>
                <w:color w:val="000000"/>
                <w:sz w:val="20"/>
              </w:rPr>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A2C" w14:textId="7F5D5A42" w:rsidR="00F6126C" w:rsidRDefault="00F6126C" w:rsidP="00F6126C">
            <w:pPr>
              <w:pBdr>
                <w:top w:val="nil"/>
                <w:left w:val="nil"/>
                <w:bottom w:val="nil"/>
                <w:right w:val="nil"/>
              </w:pBdr>
            </w:pPr>
            <w:r>
              <w:rPr>
                <w:rFonts w:eastAsia="Arial" w:cs="Arial"/>
                <w:color w:val="000000"/>
                <w:sz w:val="20"/>
              </w:rPr>
              <w:t xml:space="preserve">FRS-CH-REG-GEN-003-002, FRS-CH-REG-OTH-008-001, FRS-CH-REG-OTH-037-001, </w:t>
            </w:r>
            <w:del w:id="255" w:author="Kanungo, Kalpak (Cognizant)" w:date="2026-04-14T18:29:00Z" w16du:dateUtc="2026-04-14T12:59:00Z">
              <w:r w:rsidDel="00F14FFE">
                <w:rPr>
                  <w:rFonts w:eastAsia="Arial" w:cs="Arial"/>
                  <w:color w:val="000000"/>
                  <w:sz w:val="20"/>
                </w:rPr>
                <w:delText>FRS-CH-REG-GEN-008-027</w:delText>
              </w:r>
            </w:del>
            <w:r>
              <w:rPr>
                <w:rFonts w:eastAsia="Arial" w:cs="Arial"/>
                <w:color w:val="000000"/>
                <w:sz w:val="20"/>
              </w:rPr>
              <w:t xml:space="preserve">, </w:t>
            </w:r>
            <w:del w:id="256" w:author="Kanungo, Kalpak (Cognizant)" w:date="2026-04-14T18:23:00Z" w16du:dateUtc="2026-04-14T12:53:00Z">
              <w:r w:rsidDel="008E7181">
                <w:rPr>
                  <w:rFonts w:eastAsia="Arial" w:cs="Arial"/>
                  <w:color w:val="000000"/>
                  <w:sz w:val="20"/>
                </w:rPr>
                <w:delText>FRS-CH-REG-GEN-008-032</w:delText>
              </w:r>
            </w:del>
            <w:ins w:id="257" w:author="Kanungo, Kalpak (Cognizant)" w:date="2026-04-14T18:23:00Z" w16du:dateUtc="2026-04-14T12:53:00Z">
              <w:r>
                <w:rPr>
                  <w:rFonts w:eastAsia="Arial" w:cs="Arial"/>
                  <w:color w:val="000000"/>
                  <w:sz w:val="20"/>
                </w:rPr>
                <w:t>URS-CH-REG-GEN-008</w:t>
              </w:r>
            </w:ins>
            <w:r>
              <w:rPr>
                <w:rFonts w:eastAsia="Arial" w:cs="Arial"/>
                <w:color w:val="000000"/>
                <w:sz w:val="20"/>
              </w:rPr>
              <w:t>, URS-CH-UI-004</w:t>
            </w:r>
          </w:p>
        </w:tc>
      </w:tr>
      <w:tr w:rsidR="00F6126C" w14:paraId="2D6C0A34"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A2E" w14:textId="77777777" w:rsidR="00F6126C" w:rsidRDefault="00F6126C" w:rsidP="00F6126C">
            <w:pPr>
              <w:pBdr>
                <w:top w:val="nil"/>
                <w:left w:val="nil"/>
                <w:bottom w:val="nil"/>
                <w:right w:val="nil"/>
              </w:pBdr>
            </w:pPr>
            <w:r>
              <w:rPr>
                <w:rFonts w:eastAsia="Arial" w:cs="Arial"/>
                <w:color w:val="000000"/>
                <w:sz w:val="20"/>
              </w:rPr>
              <w:t>DS-CH-CS-CONFIGF-005</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A2F" w14:textId="77777777" w:rsidR="00F6126C" w:rsidRDefault="00F6126C" w:rsidP="00F6126C">
            <w:pPr>
              <w:pBdr>
                <w:top w:val="nil"/>
                <w:left w:val="nil"/>
                <w:bottom w:val="nil"/>
                <w:right w:val="nil"/>
              </w:pBdr>
            </w:pPr>
            <w:r>
              <w:rPr>
                <w:rFonts w:eastAsia="Arial" w:cs="Arial"/>
                <w:color w:val="000000"/>
                <w:sz w:val="20"/>
              </w:rPr>
              <w:t>The system shall be configured with Config Form for Reg. Reporting China record.</w:t>
            </w:r>
          </w:p>
          <w:p w14:paraId="2D6C0A30" w14:textId="77777777" w:rsidR="00F6126C" w:rsidRDefault="00F6126C" w:rsidP="00F6126C">
            <w:pPr>
              <w:pBdr>
                <w:top w:val="nil"/>
                <w:left w:val="nil"/>
                <w:bottom w:val="nil"/>
                <w:right w:val="nil"/>
              </w:pBdr>
            </w:pPr>
            <w:r>
              <w:rPr>
                <w:rFonts w:eastAsia="Arial" w:cs="Arial"/>
                <w:b/>
                <w:color w:val="000000"/>
                <w:sz w:val="20"/>
              </w:rPr>
              <w:t> </w:t>
            </w:r>
          </w:p>
          <w:p w14:paraId="2D6C0A31"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5  Section ‘Config Form - Reg. Reporting China’</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A32" w14:textId="77777777" w:rsidR="00F6126C" w:rsidRDefault="00F6126C" w:rsidP="00F6126C">
            <w:pPr>
              <w:pBdr>
                <w:top w:val="nil"/>
                <w:left w:val="nil"/>
                <w:bottom w:val="nil"/>
                <w:right w:val="nil"/>
              </w:pBdr>
              <w:jc w:val="center"/>
            </w:pPr>
            <w:r>
              <w:rPr>
                <w:rFonts w:eastAsia="Arial" w:cs="Arial"/>
                <w:color w:val="000000"/>
                <w:sz w:val="20"/>
              </w:rPr>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A33" w14:textId="3B5C9667" w:rsidR="00F6126C" w:rsidRDefault="00F6126C" w:rsidP="00F6126C">
            <w:pPr>
              <w:pBdr>
                <w:top w:val="nil"/>
                <w:left w:val="nil"/>
                <w:bottom w:val="nil"/>
                <w:right w:val="nil"/>
              </w:pBdr>
            </w:pPr>
            <w:r>
              <w:rPr>
                <w:rFonts w:eastAsia="Arial" w:cs="Arial"/>
                <w:color w:val="000000"/>
                <w:sz w:val="20"/>
              </w:rPr>
              <w:t xml:space="preserve">FRS-CH-REG-OTH-038-001, </w:t>
            </w:r>
            <w:del w:id="258" w:author="Kanungo, Kalpak (Cognizant)" w:date="2026-04-14T18:29:00Z" w16du:dateUtc="2026-04-14T12:59:00Z">
              <w:r w:rsidDel="00F14FFE">
                <w:rPr>
                  <w:rFonts w:eastAsia="Arial" w:cs="Arial"/>
                  <w:color w:val="000000"/>
                  <w:sz w:val="20"/>
                </w:rPr>
                <w:delText>FRS-CH-REG-GEN-008-027</w:delText>
              </w:r>
            </w:del>
            <w:r>
              <w:rPr>
                <w:rFonts w:eastAsia="Arial" w:cs="Arial"/>
                <w:color w:val="000000"/>
                <w:sz w:val="20"/>
              </w:rPr>
              <w:t xml:space="preserve">, </w:t>
            </w:r>
            <w:del w:id="259" w:author="Kanungo, Kalpak (Cognizant)" w:date="2026-04-14T18:23:00Z" w16du:dateUtc="2026-04-14T12:53:00Z">
              <w:r w:rsidDel="008E7181">
                <w:rPr>
                  <w:rFonts w:eastAsia="Arial" w:cs="Arial"/>
                  <w:color w:val="000000"/>
                  <w:sz w:val="20"/>
                </w:rPr>
                <w:delText>FRS-CH-REG-GEN-008-032</w:delText>
              </w:r>
            </w:del>
            <w:ins w:id="260" w:author="Kanungo, Kalpak (Cognizant)" w:date="2026-04-14T18:23:00Z" w16du:dateUtc="2026-04-14T12:53:00Z">
              <w:r>
                <w:rPr>
                  <w:rFonts w:eastAsia="Arial" w:cs="Arial"/>
                  <w:color w:val="000000"/>
                  <w:sz w:val="20"/>
                </w:rPr>
                <w:t>URS-CH-REG-GEN-008</w:t>
              </w:r>
            </w:ins>
            <w:r>
              <w:rPr>
                <w:rFonts w:eastAsia="Arial" w:cs="Arial"/>
                <w:color w:val="000000"/>
                <w:sz w:val="20"/>
              </w:rPr>
              <w:t>, URS-CH-UI-004</w:t>
            </w:r>
          </w:p>
        </w:tc>
      </w:tr>
      <w:tr w:rsidR="00F6126C" w14:paraId="2D6C0A3B"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A35" w14:textId="77777777" w:rsidR="00F6126C" w:rsidRDefault="00F6126C" w:rsidP="00F6126C">
            <w:pPr>
              <w:pBdr>
                <w:top w:val="nil"/>
                <w:left w:val="nil"/>
                <w:bottom w:val="nil"/>
                <w:right w:val="nil"/>
              </w:pBdr>
            </w:pPr>
            <w:r>
              <w:rPr>
                <w:rFonts w:eastAsia="Arial" w:cs="Arial"/>
                <w:color w:val="000000"/>
                <w:sz w:val="20"/>
              </w:rPr>
              <w:t>DS-CH-CS-CONFIGF-006</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A36" w14:textId="77777777" w:rsidR="00F6126C" w:rsidRDefault="00F6126C" w:rsidP="00F6126C">
            <w:pPr>
              <w:pBdr>
                <w:top w:val="nil"/>
                <w:left w:val="nil"/>
                <w:bottom w:val="nil"/>
                <w:right w:val="nil"/>
              </w:pBdr>
            </w:pPr>
            <w:r>
              <w:rPr>
                <w:rFonts w:eastAsia="Arial" w:cs="Arial"/>
                <w:color w:val="000000"/>
                <w:sz w:val="20"/>
              </w:rPr>
              <w:t>The system shall be configured with Config Form for  Generic Regulatory reporting record.</w:t>
            </w:r>
          </w:p>
          <w:p w14:paraId="2D6C0A37" w14:textId="77777777" w:rsidR="00F6126C" w:rsidRDefault="00F6126C" w:rsidP="00F6126C">
            <w:pPr>
              <w:pBdr>
                <w:top w:val="nil"/>
                <w:left w:val="nil"/>
                <w:bottom w:val="nil"/>
                <w:right w:val="nil"/>
              </w:pBdr>
            </w:pPr>
            <w:r>
              <w:rPr>
                <w:rFonts w:eastAsia="Arial" w:cs="Arial"/>
                <w:b/>
                <w:color w:val="000000"/>
                <w:sz w:val="20"/>
              </w:rPr>
              <w:t> </w:t>
            </w:r>
          </w:p>
          <w:p w14:paraId="2D6C0A38"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5  Section ‘Config Form - Reg. Reporting General’</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A39" w14:textId="77777777" w:rsidR="00F6126C" w:rsidRDefault="00F6126C" w:rsidP="00F6126C">
            <w:pPr>
              <w:pBdr>
                <w:top w:val="nil"/>
                <w:left w:val="nil"/>
                <w:bottom w:val="nil"/>
                <w:right w:val="nil"/>
              </w:pBdr>
              <w:jc w:val="center"/>
            </w:pPr>
            <w:r>
              <w:rPr>
                <w:rFonts w:eastAsia="Arial" w:cs="Arial"/>
                <w:color w:val="000000"/>
                <w:sz w:val="20"/>
              </w:rPr>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A3A" w14:textId="6A02D424" w:rsidR="00F6126C" w:rsidRDefault="00F6126C" w:rsidP="00F6126C">
            <w:pPr>
              <w:pBdr>
                <w:top w:val="nil"/>
                <w:left w:val="nil"/>
                <w:bottom w:val="nil"/>
                <w:right w:val="nil"/>
              </w:pBdr>
            </w:pPr>
            <w:r>
              <w:rPr>
                <w:rFonts w:eastAsia="Arial" w:cs="Arial"/>
                <w:color w:val="000000"/>
                <w:sz w:val="20"/>
              </w:rPr>
              <w:t xml:space="preserve">FRS-CH-REG-GEN-003-003, FRS-CH-REG-OTH-035-001, </w:t>
            </w:r>
            <w:del w:id="261" w:author="Kanungo, Kalpak (Cognizant)" w:date="2026-04-14T18:29:00Z" w16du:dateUtc="2026-04-14T12:59:00Z">
              <w:r w:rsidDel="00F14FFE">
                <w:rPr>
                  <w:rFonts w:eastAsia="Arial" w:cs="Arial"/>
                  <w:color w:val="000000"/>
                  <w:sz w:val="20"/>
                </w:rPr>
                <w:delText>FRS-CH-REG-GEN-008-027</w:delText>
              </w:r>
            </w:del>
            <w:r>
              <w:rPr>
                <w:rFonts w:eastAsia="Arial" w:cs="Arial"/>
                <w:color w:val="000000"/>
                <w:sz w:val="20"/>
              </w:rPr>
              <w:t xml:space="preserve">, </w:t>
            </w:r>
            <w:del w:id="262" w:author="Kanungo, Kalpak (Cognizant)" w:date="2026-04-14T18:23:00Z" w16du:dateUtc="2026-04-14T12:53:00Z">
              <w:r w:rsidDel="008E7181">
                <w:rPr>
                  <w:rFonts w:eastAsia="Arial" w:cs="Arial"/>
                  <w:color w:val="000000"/>
                  <w:sz w:val="20"/>
                </w:rPr>
                <w:delText>FRS-CH-REG-GEN-008-032</w:delText>
              </w:r>
            </w:del>
            <w:ins w:id="263" w:author="Kanungo, Kalpak (Cognizant)" w:date="2026-04-14T18:23:00Z" w16du:dateUtc="2026-04-14T12:53:00Z">
              <w:r>
                <w:rPr>
                  <w:rFonts w:eastAsia="Arial" w:cs="Arial"/>
                  <w:color w:val="000000"/>
                  <w:sz w:val="20"/>
                </w:rPr>
                <w:t>URS-CH-REG-GEN-008</w:t>
              </w:r>
            </w:ins>
            <w:r>
              <w:rPr>
                <w:rFonts w:eastAsia="Arial" w:cs="Arial"/>
                <w:color w:val="000000"/>
                <w:sz w:val="20"/>
              </w:rPr>
              <w:t>, URS-CH-UI-004</w:t>
            </w:r>
          </w:p>
        </w:tc>
      </w:tr>
      <w:tr w:rsidR="00F6126C" w14:paraId="2D6C0A42"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A3C" w14:textId="77777777" w:rsidR="00F6126C" w:rsidRDefault="00F6126C" w:rsidP="00F6126C">
            <w:pPr>
              <w:pBdr>
                <w:top w:val="nil"/>
                <w:left w:val="nil"/>
                <w:bottom w:val="nil"/>
                <w:right w:val="nil"/>
              </w:pBdr>
            </w:pPr>
            <w:r>
              <w:rPr>
                <w:rFonts w:eastAsia="Arial" w:cs="Arial"/>
                <w:color w:val="000000"/>
                <w:sz w:val="20"/>
              </w:rPr>
              <w:t>DS-CH-CS-CONFIGF-008</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A3D" w14:textId="77777777" w:rsidR="00F6126C" w:rsidRDefault="00F6126C" w:rsidP="00F6126C">
            <w:pPr>
              <w:pBdr>
                <w:top w:val="nil"/>
                <w:left w:val="nil"/>
                <w:bottom w:val="nil"/>
                <w:right w:val="nil"/>
              </w:pBdr>
            </w:pPr>
            <w:r>
              <w:rPr>
                <w:rFonts w:eastAsia="Arial" w:cs="Arial"/>
                <w:color w:val="000000"/>
                <w:sz w:val="20"/>
              </w:rPr>
              <w:t>The system shall be configured with Config Form for Reg. Reporting Japan record.</w:t>
            </w:r>
          </w:p>
          <w:p w14:paraId="2D6C0A3E" w14:textId="77777777" w:rsidR="00F6126C" w:rsidRDefault="00F6126C" w:rsidP="00F6126C">
            <w:pPr>
              <w:pBdr>
                <w:top w:val="nil"/>
                <w:left w:val="nil"/>
                <w:bottom w:val="nil"/>
                <w:right w:val="nil"/>
              </w:pBdr>
            </w:pPr>
            <w:r>
              <w:rPr>
                <w:rFonts w:eastAsia="Arial" w:cs="Arial"/>
                <w:b/>
                <w:color w:val="000000"/>
                <w:sz w:val="20"/>
              </w:rPr>
              <w:t> </w:t>
            </w:r>
          </w:p>
          <w:p w14:paraId="2D6C0A3F"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5  Section ‘Config Form - Reg. Reporting Japan’</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A40" w14:textId="77777777" w:rsidR="00F6126C" w:rsidRDefault="00F6126C" w:rsidP="00F6126C">
            <w:pPr>
              <w:pBdr>
                <w:top w:val="nil"/>
                <w:left w:val="nil"/>
                <w:bottom w:val="nil"/>
                <w:right w:val="nil"/>
              </w:pBdr>
              <w:jc w:val="center"/>
            </w:pPr>
            <w:r>
              <w:rPr>
                <w:rFonts w:eastAsia="Arial" w:cs="Arial"/>
                <w:color w:val="000000"/>
                <w:sz w:val="20"/>
              </w:rPr>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A41" w14:textId="09916A68" w:rsidR="00F6126C" w:rsidRDefault="00F6126C" w:rsidP="00F6126C">
            <w:pPr>
              <w:pBdr>
                <w:top w:val="nil"/>
                <w:left w:val="nil"/>
                <w:bottom w:val="nil"/>
                <w:right w:val="nil"/>
              </w:pBdr>
            </w:pPr>
            <w:r>
              <w:rPr>
                <w:rFonts w:eastAsia="Arial" w:cs="Arial"/>
                <w:color w:val="000000"/>
                <w:sz w:val="20"/>
              </w:rPr>
              <w:t xml:space="preserve">FRS-CH-REG-OTH-040-001, </w:t>
            </w:r>
            <w:del w:id="264" w:author="Kanungo, Kalpak (Cognizant)" w:date="2026-04-14T18:29:00Z" w16du:dateUtc="2026-04-14T12:59:00Z">
              <w:r w:rsidDel="00F14FFE">
                <w:rPr>
                  <w:rFonts w:eastAsia="Arial" w:cs="Arial"/>
                  <w:color w:val="000000"/>
                  <w:sz w:val="20"/>
                </w:rPr>
                <w:delText>FRS-CH-REG-GEN-008-027</w:delText>
              </w:r>
            </w:del>
            <w:r>
              <w:rPr>
                <w:rFonts w:eastAsia="Arial" w:cs="Arial"/>
                <w:color w:val="000000"/>
                <w:sz w:val="20"/>
              </w:rPr>
              <w:t xml:space="preserve">, </w:t>
            </w:r>
            <w:del w:id="265" w:author="Kanungo, Kalpak (Cognizant)" w:date="2026-04-14T18:23:00Z" w16du:dateUtc="2026-04-14T12:53:00Z">
              <w:r w:rsidDel="008E7181">
                <w:rPr>
                  <w:rFonts w:eastAsia="Arial" w:cs="Arial"/>
                  <w:color w:val="000000"/>
                  <w:sz w:val="20"/>
                </w:rPr>
                <w:delText>FRS-CH-REG-GEN-008-032</w:delText>
              </w:r>
            </w:del>
            <w:ins w:id="266" w:author="Kanungo, Kalpak (Cognizant)" w:date="2026-04-14T18:23:00Z" w16du:dateUtc="2026-04-14T12:53:00Z">
              <w:r>
                <w:rPr>
                  <w:rFonts w:eastAsia="Arial" w:cs="Arial"/>
                  <w:color w:val="000000"/>
                  <w:sz w:val="20"/>
                </w:rPr>
                <w:t>URS-CH-REG-GEN-008</w:t>
              </w:r>
            </w:ins>
            <w:r>
              <w:rPr>
                <w:rFonts w:eastAsia="Arial" w:cs="Arial"/>
                <w:color w:val="000000"/>
                <w:sz w:val="20"/>
              </w:rPr>
              <w:t>, URS-CH-UI-004</w:t>
            </w:r>
          </w:p>
        </w:tc>
      </w:tr>
      <w:tr w:rsidR="00F6126C" w14:paraId="2D6C0A49"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A43" w14:textId="77777777" w:rsidR="00F6126C" w:rsidRDefault="00F6126C" w:rsidP="00F6126C">
            <w:pPr>
              <w:pBdr>
                <w:top w:val="nil"/>
                <w:left w:val="nil"/>
                <w:bottom w:val="nil"/>
                <w:right w:val="nil"/>
              </w:pBdr>
            </w:pPr>
            <w:r>
              <w:rPr>
                <w:rFonts w:eastAsia="Arial" w:cs="Arial"/>
                <w:color w:val="000000"/>
                <w:sz w:val="20"/>
              </w:rPr>
              <w:t>DS-CH-CS-CONFIGF-009</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A44" w14:textId="77777777" w:rsidR="00F6126C" w:rsidRDefault="00F6126C" w:rsidP="00F6126C">
            <w:pPr>
              <w:pBdr>
                <w:top w:val="nil"/>
                <w:left w:val="nil"/>
                <w:bottom w:val="nil"/>
                <w:right w:val="nil"/>
              </w:pBdr>
            </w:pPr>
            <w:r>
              <w:rPr>
                <w:rFonts w:eastAsia="Arial" w:cs="Arial"/>
                <w:color w:val="000000"/>
                <w:sz w:val="20"/>
              </w:rPr>
              <w:t>The system shall be configured with Config Form for Reg. Reporting Korea record.</w:t>
            </w:r>
          </w:p>
          <w:p w14:paraId="2D6C0A45" w14:textId="77777777" w:rsidR="00F6126C" w:rsidRDefault="00F6126C" w:rsidP="00F6126C">
            <w:pPr>
              <w:pBdr>
                <w:top w:val="nil"/>
                <w:left w:val="nil"/>
                <w:bottom w:val="nil"/>
                <w:right w:val="nil"/>
              </w:pBdr>
            </w:pPr>
            <w:r>
              <w:rPr>
                <w:rFonts w:eastAsia="Arial" w:cs="Arial"/>
                <w:b/>
                <w:color w:val="000000"/>
                <w:sz w:val="20"/>
              </w:rPr>
              <w:lastRenderedPageBreak/>
              <w:t> </w:t>
            </w:r>
          </w:p>
          <w:p w14:paraId="2D6C0A46"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5  Section ‘Config Form - Reg. Reporting Korea’</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A47" w14:textId="77777777" w:rsidR="00F6126C" w:rsidRDefault="00F6126C" w:rsidP="00F6126C">
            <w:pPr>
              <w:pBdr>
                <w:top w:val="nil"/>
                <w:left w:val="nil"/>
                <w:bottom w:val="nil"/>
                <w:right w:val="nil"/>
              </w:pBdr>
              <w:jc w:val="center"/>
            </w:pPr>
            <w:r>
              <w:rPr>
                <w:rFonts w:eastAsia="Arial" w:cs="Arial"/>
                <w:color w:val="000000"/>
                <w:sz w:val="20"/>
              </w:rPr>
              <w:lastRenderedPageBreak/>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A48" w14:textId="2AABDEE4" w:rsidR="00F6126C" w:rsidRDefault="00F6126C" w:rsidP="00F6126C">
            <w:pPr>
              <w:pBdr>
                <w:top w:val="nil"/>
                <w:left w:val="nil"/>
                <w:bottom w:val="nil"/>
                <w:right w:val="nil"/>
              </w:pBdr>
            </w:pPr>
            <w:r>
              <w:rPr>
                <w:rFonts w:eastAsia="Arial" w:cs="Arial"/>
                <w:color w:val="000000"/>
                <w:sz w:val="20"/>
              </w:rPr>
              <w:t xml:space="preserve">FRS-CH-REG-OTH-041-001, </w:t>
            </w:r>
            <w:del w:id="267" w:author="Kanungo, Kalpak (Cognizant)" w:date="2026-04-14T18:29:00Z" w16du:dateUtc="2026-04-14T12:59:00Z">
              <w:r w:rsidDel="00F14FFE">
                <w:rPr>
                  <w:rFonts w:eastAsia="Arial" w:cs="Arial"/>
                  <w:color w:val="000000"/>
                  <w:sz w:val="20"/>
                </w:rPr>
                <w:delText>FRS-CH-REG-GEN-008-027</w:delText>
              </w:r>
            </w:del>
            <w:r>
              <w:rPr>
                <w:rFonts w:eastAsia="Arial" w:cs="Arial"/>
                <w:color w:val="000000"/>
                <w:sz w:val="20"/>
              </w:rPr>
              <w:t xml:space="preserve">, </w:t>
            </w:r>
            <w:del w:id="268" w:author="Kanungo, Kalpak (Cognizant)" w:date="2026-04-14T18:23:00Z" w16du:dateUtc="2026-04-14T12:53:00Z">
              <w:r w:rsidDel="008E7181">
                <w:rPr>
                  <w:rFonts w:eastAsia="Arial" w:cs="Arial"/>
                  <w:color w:val="000000"/>
                  <w:sz w:val="20"/>
                </w:rPr>
                <w:lastRenderedPageBreak/>
                <w:delText>FRS-CH-REG-GEN-008-032</w:delText>
              </w:r>
            </w:del>
            <w:ins w:id="269" w:author="Kanungo, Kalpak (Cognizant)" w:date="2026-04-14T18:23:00Z" w16du:dateUtc="2026-04-14T12:53:00Z">
              <w:r>
                <w:rPr>
                  <w:rFonts w:eastAsia="Arial" w:cs="Arial"/>
                  <w:color w:val="000000"/>
                  <w:sz w:val="20"/>
                </w:rPr>
                <w:t>URS-CH-REG-GEN-008</w:t>
              </w:r>
            </w:ins>
            <w:r>
              <w:rPr>
                <w:rFonts w:eastAsia="Arial" w:cs="Arial"/>
                <w:color w:val="000000"/>
                <w:sz w:val="20"/>
              </w:rPr>
              <w:t>, URS-CH-UI-004</w:t>
            </w:r>
          </w:p>
        </w:tc>
      </w:tr>
      <w:tr w:rsidR="00F6126C" w14:paraId="2D6C0A50"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A4A" w14:textId="77777777" w:rsidR="00F6126C" w:rsidRDefault="00F6126C" w:rsidP="00F6126C">
            <w:pPr>
              <w:pBdr>
                <w:top w:val="nil"/>
                <w:left w:val="nil"/>
                <w:bottom w:val="nil"/>
                <w:right w:val="nil"/>
              </w:pBdr>
            </w:pPr>
            <w:r>
              <w:rPr>
                <w:rFonts w:eastAsia="Arial" w:cs="Arial"/>
                <w:color w:val="000000"/>
                <w:sz w:val="20"/>
              </w:rPr>
              <w:lastRenderedPageBreak/>
              <w:t>DS-CH-CS-CONFIGF-010</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A4B" w14:textId="77777777" w:rsidR="00F6126C" w:rsidRDefault="00F6126C" w:rsidP="00F6126C">
            <w:pPr>
              <w:pBdr>
                <w:top w:val="nil"/>
                <w:left w:val="nil"/>
                <w:bottom w:val="nil"/>
                <w:right w:val="nil"/>
              </w:pBdr>
            </w:pPr>
            <w:r>
              <w:rPr>
                <w:rFonts w:eastAsia="Arial" w:cs="Arial"/>
                <w:color w:val="000000"/>
                <w:sz w:val="20"/>
              </w:rPr>
              <w:t>The system shall be configured with Config Form for Reg. Reporting Singapore record.</w:t>
            </w:r>
          </w:p>
          <w:p w14:paraId="2D6C0A4C" w14:textId="77777777" w:rsidR="00F6126C" w:rsidRDefault="00F6126C" w:rsidP="00F6126C">
            <w:pPr>
              <w:pBdr>
                <w:top w:val="nil"/>
                <w:left w:val="nil"/>
                <w:bottom w:val="nil"/>
                <w:right w:val="nil"/>
              </w:pBdr>
            </w:pPr>
            <w:r>
              <w:rPr>
                <w:rFonts w:eastAsia="Arial" w:cs="Arial"/>
                <w:b/>
                <w:color w:val="000000"/>
                <w:sz w:val="20"/>
              </w:rPr>
              <w:t> </w:t>
            </w:r>
          </w:p>
          <w:p w14:paraId="2D6C0A4D"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5  Section ‘Config Form - Reg. Reporting Singapore’</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A4E" w14:textId="77777777" w:rsidR="00F6126C" w:rsidRDefault="00F6126C" w:rsidP="00F6126C">
            <w:pPr>
              <w:pBdr>
                <w:top w:val="nil"/>
                <w:left w:val="nil"/>
                <w:bottom w:val="nil"/>
                <w:right w:val="nil"/>
              </w:pBdr>
              <w:jc w:val="center"/>
            </w:pPr>
            <w:r>
              <w:rPr>
                <w:rFonts w:eastAsia="Arial" w:cs="Arial"/>
                <w:color w:val="000000"/>
                <w:sz w:val="20"/>
              </w:rPr>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A4F" w14:textId="1E9292C4" w:rsidR="00F6126C" w:rsidRDefault="00F6126C" w:rsidP="00F6126C">
            <w:pPr>
              <w:pBdr>
                <w:top w:val="nil"/>
                <w:left w:val="nil"/>
                <w:bottom w:val="nil"/>
                <w:right w:val="nil"/>
              </w:pBdr>
            </w:pPr>
            <w:r>
              <w:rPr>
                <w:rFonts w:eastAsia="Arial" w:cs="Arial"/>
                <w:color w:val="000000"/>
                <w:sz w:val="20"/>
              </w:rPr>
              <w:t>FRS-CH-REG-GEN-003-005,FRS-CH-REG-OTH-043-001,</w:t>
            </w:r>
            <w:del w:id="270" w:author="Kanungo, Kalpak (Cognizant)" w:date="2026-04-14T18:29:00Z" w16du:dateUtc="2026-04-14T12:59:00Z">
              <w:r w:rsidDel="00F14FFE">
                <w:rPr>
                  <w:rFonts w:eastAsia="Arial" w:cs="Arial"/>
                  <w:color w:val="000000"/>
                  <w:sz w:val="20"/>
                </w:rPr>
                <w:delText>FRS-CH-REG-GEN-008-027</w:delText>
              </w:r>
            </w:del>
            <w:r>
              <w:rPr>
                <w:rFonts w:eastAsia="Arial" w:cs="Arial"/>
                <w:color w:val="000000"/>
                <w:sz w:val="20"/>
              </w:rPr>
              <w:t>,</w:t>
            </w:r>
            <w:del w:id="271" w:author="Kanungo, Kalpak (Cognizant)" w:date="2026-04-14T18:23:00Z" w16du:dateUtc="2026-04-14T12:53:00Z">
              <w:r w:rsidDel="008E7181">
                <w:rPr>
                  <w:rFonts w:eastAsia="Arial" w:cs="Arial"/>
                  <w:color w:val="000000"/>
                  <w:sz w:val="20"/>
                </w:rPr>
                <w:delText>FRS-CH-REG-GEN-008-032</w:delText>
              </w:r>
            </w:del>
            <w:ins w:id="272" w:author="Kanungo, Kalpak (Cognizant)" w:date="2026-04-14T18:23:00Z" w16du:dateUtc="2026-04-14T12:53:00Z">
              <w:r>
                <w:rPr>
                  <w:rFonts w:eastAsia="Arial" w:cs="Arial"/>
                  <w:color w:val="000000"/>
                  <w:sz w:val="20"/>
                </w:rPr>
                <w:t>URS-CH-REG-GEN-008</w:t>
              </w:r>
            </w:ins>
            <w:r>
              <w:rPr>
                <w:rFonts w:eastAsia="Arial" w:cs="Arial"/>
                <w:color w:val="000000"/>
                <w:sz w:val="20"/>
              </w:rPr>
              <w:t>,URS-CH-UI-004</w:t>
            </w:r>
          </w:p>
        </w:tc>
      </w:tr>
      <w:tr w:rsidR="00F6126C" w14:paraId="2D6C0A57"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A51" w14:textId="77777777" w:rsidR="00F6126C" w:rsidRDefault="00F6126C" w:rsidP="00F6126C">
            <w:pPr>
              <w:pBdr>
                <w:top w:val="nil"/>
                <w:left w:val="nil"/>
                <w:bottom w:val="nil"/>
                <w:right w:val="nil"/>
              </w:pBdr>
            </w:pPr>
            <w:r>
              <w:rPr>
                <w:rFonts w:eastAsia="Arial" w:cs="Arial"/>
                <w:color w:val="000000"/>
                <w:sz w:val="20"/>
              </w:rPr>
              <w:t>DS-CH-CS-CONFIGF-011</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A52" w14:textId="77777777" w:rsidR="00F6126C" w:rsidRDefault="00F6126C" w:rsidP="00F6126C">
            <w:pPr>
              <w:pBdr>
                <w:top w:val="nil"/>
                <w:left w:val="nil"/>
                <w:bottom w:val="nil"/>
                <w:right w:val="nil"/>
              </w:pBdr>
            </w:pPr>
            <w:r>
              <w:rPr>
                <w:rFonts w:eastAsia="Arial" w:cs="Arial"/>
                <w:color w:val="000000"/>
                <w:sz w:val="20"/>
              </w:rPr>
              <w:t>The system shall be configured with Config Form for Reg. Reporting Taiwan record.</w:t>
            </w:r>
          </w:p>
          <w:p w14:paraId="2D6C0A53" w14:textId="77777777" w:rsidR="00F6126C" w:rsidRDefault="00F6126C" w:rsidP="00F6126C">
            <w:pPr>
              <w:pBdr>
                <w:top w:val="nil"/>
                <w:left w:val="nil"/>
                <w:bottom w:val="nil"/>
                <w:right w:val="nil"/>
              </w:pBdr>
            </w:pPr>
            <w:r>
              <w:rPr>
                <w:rFonts w:eastAsia="Arial" w:cs="Arial"/>
                <w:b/>
                <w:color w:val="000000"/>
                <w:sz w:val="20"/>
              </w:rPr>
              <w:t> </w:t>
            </w:r>
          </w:p>
          <w:p w14:paraId="2D6C0A54"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5  Section ‘Config Form - Reg. Reporting Taiwan’</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A55" w14:textId="77777777" w:rsidR="00F6126C" w:rsidRDefault="00F6126C" w:rsidP="00F6126C">
            <w:pPr>
              <w:pBdr>
                <w:top w:val="nil"/>
                <w:left w:val="nil"/>
                <w:bottom w:val="nil"/>
                <w:right w:val="nil"/>
              </w:pBdr>
              <w:jc w:val="center"/>
            </w:pPr>
            <w:r>
              <w:rPr>
                <w:rFonts w:eastAsia="Arial" w:cs="Arial"/>
                <w:color w:val="000000"/>
                <w:sz w:val="20"/>
              </w:rPr>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A56" w14:textId="78153D0B" w:rsidR="00F6126C" w:rsidRDefault="00F6126C" w:rsidP="00F6126C">
            <w:pPr>
              <w:pBdr>
                <w:top w:val="nil"/>
                <w:left w:val="nil"/>
                <w:bottom w:val="nil"/>
                <w:right w:val="nil"/>
              </w:pBdr>
            </w:pPr>
            <w:r>
              <w:rPr>
                <w:rFonts w:eastAsia="Arial" w:cs="Arial"/>
                <w:color w:val="000000"/>
                <w:sz w:val="20"/>
              </w:rPr>
              <w:t>FRS-CH-REG-GEN-003-006,FRS-CH-REG-OTH-042-001,</w:t>
            </w:r>
            <w:del w:id="273" w:author="Kanungo, Kalpak (Cognizant)" w:date="2026-04-14T18:29:00Z" w16du:dateUtc="2026-04-14T12:59:00Z">
              <w:r w:rsidDel="00F14FFE">
                <w:rPr>
                  <w:rFonts w:eastAsia="Arial" w:cs="Arial"/>
                  <w:color w:val="000000"/>
                  <w:sz w:val="20"/>
                </w:rPr>
                <w:delText>FRS-CH-REG-GEN-008-027</w:delText>
              </w:r>
            </w:del>
            <w:r>
              <w:rPr>
                <w:rFonts w:eastAsia="Arial" w:cs="Arial"/>
                <w:color w:val="000000"/>
                <w:sz w:val="20"/>
              </w:rPr>
              <w:t>,</w:t>
            </w:r>
            <w:del w:id="274" w:author="Kanungo, Kalpak (Cognizant)" w:date="2026-04-14T18:23:00Z" w16du:dateUtc="2026-04-14T12:53:00Z">
              <w:r w:rsidDel="008E7181">
                <w:rPr>
                  <w:rFonts w:eastAsia="Arial" w:cs="Arial"/>
                  <w:color w:val="000000"/>
                  <w:sz w:val="20"/>
                </w:rPr>
                <w:delText>FRS-CH-REG-GEN-008-032</w:delText>
              </w:r>
            </w:del>
            <w:ins w:id="275" w:author="Kanungo, Kalpak (Cognizant)" w:date="2026-04-14T18:23:00Z" w16du:dateUtc="2026-04-14T12:53:00Z">
              <w:r>
                <w:rPr>
                  <w:rFonts w:eastAsia="Arial" w:cs="Arial"/>
                  <w:color w:val="000000"/>
                  <w:sz w:val="20"/>
                </w:rPr>
                <w:t>URS-CH-REG-GEN-008</w:t>
              </w:r>
            </w:ins>
            <w:r>
              <w:rPr>
                <w:rFonts w:eastAsia="Arial" w:cs="Arial"/>
                <w:color w:val="000000"/>
                <w:sz w:val="20"/>
              </w:rPr>
              <w:t>,URS-CH-UI-004</w:t>
            </w:r>
          </w:p>
        </w:tc>
      </w:tr>
      <w:tr w:rsidR="00F6126C" w14:paraId="2D6C0A5E"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A58" w14:textId="77777777" w:rsidR="00F6126C" w:rsidRDefault="00F6126C" w:rsidP="00F6126C">
            <w:pPr>
              <w:pBdr>
                <w:top w:val="nil"/>
                <w:left w:val="nil"/>
                <w:bottom w:val="nil"/>
                <w:right w:val="nil"/>
              </w:pBdr>
            </w:pPr>
            <w:commentRangeStart w:id="276"/>
            <w:r>
              <w:rPr>
                <w:rFonts w:eastAsia="Arial" w:cs="Arial"/>
                <w:color w:val="000000"/>
                <w:sz w:val="20"/>
              </w:rPr>
              <w:t>DS-CH-CS-CONFIGF-012</w:t>
            </w:r>
            <w:commentRangeEnd w:id="276"/>
            <w:r>
              <w:rPr>
                <w:rStyle w:val="CommentReference"/>
                <w:sz w:val="18"/>
                <w:szCs w:val="24"/>
              </w:rPr>
              <w:commentReference w:id="276"/>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A59" w14:textId="77777777" w:rsidR="00F6126C" w:rsidRDefault="00F6126C" w:rsidP="00F6126C">
            <w:pPr>
              <w:pBdr>
                <w:top w:val="nil"/>
                <w:left w:val="nil"/>
                <w:bottom w:val="nil"/>
                <w:right w:val="nil"/>
              </w:pBdr>
            </w:pPr>
            <w:r>
              <w:rPr>
                <w:rFonts w:eastAsia="Arial" w:cs="Arial"/>
                <w:color w:val="000000"/>
                <w:sz w:val="20"/>
              </w:rPr>
              <w:t>The system shall be configured with Config Form for MIR record.</w:t>
            </w:r>
          </w:p>
          <w:p w14:paraId="2D6C0A5A" w14:textId="77777777" w:rsidR="00F6126C" w:rsidRDefault="00F6126C" w:rsidP="00F6126C">
            <w:pPr>
              <w:pBdr>
                <w:top w:val="nil"/>
                <w:left w:val="nil"/>
                <w:bottom w:val="nil"/>
                <w:right w:val="nil"/>
              </w:pBdr>
            </w:pPr>
            <w:r>
              <w:rPr>
                <w:rFonts w:eastAsia="Arial" w:cs="Arial"/>
                <w:b/>
                <w:color w:val="000000"/>
                <w:sz w:val="20"/>
              </w:rPr>
              <w:t> </w:t>
            </w:r>
          </w:p>
          <w:p w14:paraId="2D6C0A5B"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5  Section ‘Config Form – MIR’</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A5C" w14:textId="77777777" w:rsidR="00F6126C" w:rsidRDefault="00F6126C" w:rsidP="00F6126C">
            <w:pPr>
              <w:pBdr>
                <w:top w:val="nil"/>
                <w:left w:val="nil"/>
                <w:bottom w:val="nil"/>
                <w:right w:val="nil"/>
              </w:pBdr>
              <w:jc w:val="center"/>
            </w:pPr>
            <w:r>
              <w:rPr>
                <w:rFonts w:eastAsia="Arial" w:cs="Arial"/>
                <w:color w:val="000000"/>
                <w:sz w:val="20"/>
              </w:rPr>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A5D" w14:textId="61D3D903" w:rsidR="00F6126C" w:rsidRDefault="00F6126C" w:rsidP="00F6126C">
            <w:pPr>
              <w:pBdr>
                <w:top w:val="nil"/>
                <w:left w:val="nil"/>
                <w:bottom w:val="nil"/>
                <w:right w:val="nil"/>
              </w:pBdr>
            </w:pPr>
            <w:r>
              <w:rPr>
                <w:rFonts w:eastAsia="Arial" w:cs="Arial"/>
                <w:color w:val="000000"/>
                <w:sz w:val="20"/>
              </w:rPr>
              <w:t>FRS-CH-REG-MIR-003-001,FRS-CH-REG-MIR-011-001,</w:t>
            </w:r>
            <w:del w:id="277" w:author="Kanungo, Kalpak (Cognizant)" w:date="2026-04-14T18:29:00Z" w16du:dateUtc="2026-04-14T12:59:00Z">
              <w:r w:rsidDel="00F14FFE">
                <w:rPr>
                  <w:rFonts w:eastAsia="Arial" w:cs="Arial"/>
                  <w:color w:val="000000"/>
                  <w:sz w:val="20"/>
                </w:rPr>
                <w:delText>FRS-CH-REG-GEN-008-027</w:delText>
              </w:r>
            </w:del>
            <w:r>
              <w:rPr>
                <w:rFonts w:eastAsia="Arial" w:cs="Arial"/>
                <w:color w:val="000000"/>
                <w:sz w:val="20"/>
              </w:rPr>
              <w:t>,</w:t>
            </w:r>
            <w:del w:id="278" w:author="Kanungo, Kalpak (Cognizant)" w:date="2026-04-14T18:23:00Z" w16du:dateUtc="2026-04-14T12:53:00Z">
              <w:r w:rsidDel="008E7181">
                <w:rPr>
                  <w:rFonts w:eastAsia="Arial" w:cs="Arial"/>
                  <w:color w:val="000000"/>
                  <w:sz w:val="20"/>
                </w:rPr>
                <w:delText>FRS-CH-REG-GEN-008-032</w:delText>
              </w:r>
            </w:del>
            <w:ins w:id="279" w:author="Kanungo, Kalpak (Cognizant)" w:date="2026-04-14T18:23:00Z" w16du:dateUtc="2026-04-14T12:53:00Z">
              <w:r>
                <w:rPr>
                  <w:rFonts w:eastAsia="Arial" w:cs="Arial"/>
                  <w:color w:val="000000"/>
                  <w:sz w:val="20"/>
                </w:rPr>
                <w:t>URS-CH-REG-GEN-008</w:t>
              </w:r>
            </w:ins>
            <w:r>
              <w:rPr>
                <w:rFonts w:eastAsia="Arial" w:cs="Arial"/>
                <w:color w:val="000000"/>
                <w:sz w:val="20"/>
              </w:rPr>
              <w:t>,URS-CH-UI-004,URS-CH-UI-007</w:t>
            </w:r>
          </w:p>
        </w:tc>
      </w:tr>
      <w:tr w:rsidR="00F6126C" w14:paraId="2D6C0A65"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A5F" w14:textId="77777777" w:rsidR="00F6126C" w:rsidRDefault="00F6126C" w:rsidP="00F6126C">
            <w:pPr>
              <w:pBdr>
                <w:top w:val="nil"/>
                <w:left w:val="nil"/>
                <w:bottom w:val="nil"/>
                <w:right w:val="nil"/>
              </w:pBdr>
            </w:pPr>
            <w:r>
              <w:rPr>
                <w:rFonts w:eastAsia="Arial" w:cs="Arial"/>
                <w:color w:val="000000"/>
                <w:sz w:val="20"/>
              </w:rPr>
              <w:t>DS-CH-CS-CONFIGF-013</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A60" w14:textId="77777777" w:rsidR="00F6126C" w:rsidRDefault="00F6126C" w:rsidP="00F6126C">
            <w:pPr>
              <w:pBdr>
                <w:top w:val="nil"/>
                <w:left w:val="nil"/>
                <w:bottom w:val="nil"/>
                <w:right w:val="nil"/>
              </w:pBdr>
            </w:pPr>
            <w:r>
              <w:rPr>
                <w:rFonts w:eastAsia="Arial" w:cs="Arial"/>
                <w:color w:val="000000"/>
                <w:sz w:val="20"/>
              </w:rPr>
              <w:t>The system shall be configured with Config Form for eMDR record.</w:t>
            </w:r>
          </w:p>
          <w:p w14:paraId="2D6C0A61" w14:textId="77777777" w:rsidR="00F6126C" w:rsidRDefault="00F6126C" w:rsidP="00F6126C">
            <w:pPr>
              <w:pBdr>
                <w:top w:val="nil"/>
                <w:left w:val="nil"/>
                <w:bottom w:val="nil"/>
                <w:right w:val="nil"/>
              </w:pBdr>
            </w:pPr>
            <w:r>
              <w:rPr>
                <w:rFonts w:eastAsia="Arial" w:cs="Arial"/>
                <w:b/>
                <w:color w:val="000000"/>
                <w:sz w:val="20"/>
              </w:rPr>
              <w:t> </w:t>
            </w:r>
          </w:p>
          <w:p w14:paraId="2D6C0A62"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5  Section ‘Config Form - eMDR’.</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A63" w14:textId="77777777" w:rsidR="00F6126C" w:rsidRDefault="00F6126C" w:rsidP="00F6126C">
            <w:pPr>
              <w:pBdr>
                <w:top w:val="nil"/>
                <w:left w:val="nil"/>
                <w:bottom w:val="nil"/>
                <w:right w:val="nil"/>
              </w:pBdr>
              <w:jc w:val="center"/>
            </w:pPr>
            <w:r>
              <w:rPr>
                <w:rFonts w:eastAsia="Arial" w:cs="Arial"/>
                <w:color w:val="000000"/>
                <w:sz w:val="20"/>
              </w:rPr>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A64" w14:textId="17393869" w:rsidR="00F6126C" w:rsidRDefault="00F6126C" w:rsidP="00F6126C">
            <w:pPr>
              <w:pBdr>
                <w:top w:val="nil"/>
                <w:left w:val="nil"/>
                <w:bottom w:val="nil"/>
                <w:right w:val="nil"/>
              </w:pBdr>
            </w:pPr>
            <w:r>
              <w:rPr>
                <w:rFonts w:eastAsia="Arial" w:cs="Arial"/>
                <w:color w:val="000000"/>
                <w:sz w:val="20"/>
              </w:rPr>
              <w:t>FRS-CH-REG-MDR-011-002,FRS-CH-REG-MDR-011-003,FRS-CH-REG-MDR-012-002,FRS-CH-REG-MDR-013-002,FRS-CH-REG-MDR-018-001,</w:t>
            </w:r>
            <w:del w:id="280" w:author="Kanungo, Kalpak (Cognizant)" w:date="2026-04-14T18:29:00Z" w16du:dateUtc="2026-04-14T12:59:00Z">
              <w:r w:rsidDel="00F14FFE">
                <w:rPr>
                  <w:rFonts w:eastAsia="Arial" w:cs="Arial"/>
                  <w:color w:val="000000"/>
                  <w:sz w:val="20"/>
                </w:rPr>
                <w:delText>FRS-CH-REG-GEN-008-027</w:delText>
              </w:r>
            </w:del>
            <w:r>
              <w:rPr>
                <w:rFonts w:eastAsia="Arial" w:cs="Arial"/>
                <w:color w:val="000000"/>
                <w:sz w:val="20"/>
              </w:rPr>
              <w:t>,</w:t>
            </w:r>
            <w:del w:id="281" w:author="Kanungo, Kalpak (Cognizant)" w:date="2026-04-14T18:23:00Z" w16du:dateUtc="2026-04-14T12:53:00Z">
              <w:r w:rsidDel="008E7181">
                <w:rPr>
                  <w:rFonts w:eastAsia="Arial" w:cs="Arial"/>
                  <w:color w:val="000000"/>
                  <w:sz w:val="20"/>
                </w:rPr>
                <w:delText>FRS-CH-REG-GEN-008-032</w:delText>
              </w:r>
            </w:del>
            <w:ins w:id="282" w:author="Kanungo, Kalpak (Cognizant)" w:date="2026-04-14T18:23:00Z" w16du:dateUtc="2026-04-14T12:53:00Z">
              <w:r>
                <w:rPr>
                  <w:rFonts w:eastAsia="Arial" w:cs="Arial"/>
                  <w:color w:val="000000"/>
                  <w:sz w:val="20"/>
                </w:rPr>
                <w:t>URS-CH-REG-GEN-008</w:t>
              </w:r>
            </w:ins>
            <w:r>
              <w:rPr>
                <w:rFonts w:eastAsia="Arial" w:cs="Arial"/>
                <w:color w:val="000000"/>
                <w:sz w:val="20"/>
              </w:rPr>
              <w:t>,URS-CH-UI-004,FRS-CH-REG-MDR-019-001,FRS-CH-REG-MDR-001-001</w:t>
            </w:r>
          </w:p>
        </w:tc>
      </w:tr>
      <w:tr w:rsidR="00F6126C" w14:paraId="2D6C0A6C"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A66" w14:textId="77777777" w:rsidR="00F6126C" w:rsidRDefault="00F6126C" w:rsidP="00F6126C">
            <w:pPr>
              <w:pBdr>
                <w:top w:val="nil"/>
                <w:left w:val="nil"/>
                <w:bottom w:val="nil"/>
                <w:right w:val="nil"/>
              </w:pBdr>
            </w:pPr>
            <w:r>
              <w:rPr>
                <w:rFonts w:eastAsia="Arial" w:cs="Arial"/>
                <w:color w:val="000000"/>
                <w:sz w:val="20"/>
              </w:rPr>
              <w:t>DS-CH-CS-CONFIGF-016</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A67" w14:textId="77777777" w:rsidR="00F6126C" w:rsidRDefault="00F6126C" w:rsidP="00F6126C">
            <w:pPr>
              <w:pBdr>
                <w:top w:val="nil"/>
                <w:left w:val="nil"/>
                <w:bottom w:val="nil"/>
                <w:right w:val="nil"/>
              </w:pBdr>
            </w:pPr>
            <w:r>
              <w:rPr>
                <w:rFonts w:eastAsia="Arial" w:cs="Arial"/>
                <w:color w:val="000000"/>
                <w:sz w:val="20"/>
              </w:rPr>
              <w:t>The system shall be configured to suppress displaying list of privacy fields on Config Form for RR-Australia record.</w:t>
            </w:r>
          </w:p>
          <w:p w14:paraId="2D6C0A68" w14:textId="77777777" w:rsidR="00F6126C" w:rsidRDefault="00F6126C" w:rsidP="00F6126C">
            <w:pPr>
              <w:pBdr>
                <w:top w:val="nil"/>
                <w:left w:val="nil"/>
                <w:bottom w:val="nil"/>
                <w:right w:val="nil"/>
              </w:pBdr>
            </w:pPr>
            <w:r>
              <w:rPr>
                <w:rFonts w:eastAsia="Arial" w:cs="Arial"/>
                <w:color w:val="000000"/>
                <w:sz w:val="20"/>
              </w:rPr>
              <w:t> </w:t>
            </w:r>
          </w:p>
          <w:p w14:paraId="2D6C0A69" w14:textId="77777777" w:rsidR="00F6126C" w:rsidRDefault="00F6126C" w:rsidP="00F6126C">
            <w:pPr>
              <w:pBdr>
                <w:top w:val="nil"/>
                <w:left w:val="nil"/>
                <w:bottom w:val="nil"/>
                <w:right w:val="nil"/>
              </w:pBdr>
            </w:pPr>
            <w:r>
              <w:rPr>
                <w:rFonts w:eastAsia="Arial" w:cs="Arial"/>
                <w:color w:val="000000"/>
                <w:sz w:val="20"/>
              </w:rPr>
              <w:lastRenderedPageBreak/>
              <w:t>Refer QCM TW_Complaint Handling_DesignSpec_ Appendix – 6– Tab ‘RR-Australia – Group category – View Only – select blank’ for list of privacy fields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A6A" w14:textId="77777777" w:rsidR="00F6126C" w:rsidRDefault="00F6126C" w:rsidP="00F6126C">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A6B" w14:textId="77777777" w:rsidR="00F6126C" w:rsidRDefault="00F6126C" w:rsidP="00F6126C">
            <w:pPr>
              <w:pBdr>
                <w:top w:val="nil"/>
                <w:left w:val="nil"/>
                <w:bottom w:val="nil"/>
                <w:right w:val="nil"/>
              </w:pBdr>
            </w:pPr>
            <w:r>
              <w:rPr>
                <w:rFonts w:eastAsia="Arial" w:cs="Arial"/>
                <w:color w:val="000000"/>
                <w:sz w:val="20"/>
              </w:rPr>
              <w:t>FRS-CH-REG-PRI-008-001</w:t>
            </w:r>
          </w:p>
        </w:tc>
      </w:tr>
      <w:tr w:rsidR="00F6126C" w14:paraId="2D6C0A74"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A6D" w14:textId="77777777" w:rsidR="00F6126C" w:rsidRDefault="00F6126C" w:rsidP="00F6126C">
            <w:pPr>
              <w:pBdr>
                <w:top w:val="nil"/>
                <w:left w:val="nil"/>
                <w:bottom w:val="nil"/>
                <w:right w:val="nil"/>
              </w:pBdr>
            </w:pPr>
            <w:r>
              <w:rPr>
                <w:rFonts w:eastAsia="Arial" w:cs="Arial"/>
                <w:color w:val="000000"/>
                <w:sz w:val="20"/>
              </w:rPr>
              <w:t>DS-CH-CS-CONFIGF-017</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A6E" w14:textId="77777777" w:rsidR="00F6126C" w:rsidRDefault="00F6126C" w:rsidP="00F6126C">
            <w:pPr>
              <w:pBdr>
                <w:top w:val="nil"/>
                <w:left w:val="nil"/>
                <w:bottom w:val="nil"/>
                <w:right w:val="nil"/>
              </w:pBdr>
            </w:pPr>
            <w:r>
              <w:rPr>
                <w:rFonts w:eastAsia="Arial" w:cs="Arial"/>
                <w:color w:val="000000"/>
                <w:sz w:val="20"/>
              </w:rPr>
              <w:t>The system shall be configured to suppress displaying list of privacy fields on Config Form for RR-China record.</w:t>
            </w:r>
          </w:p>
          <w:p w14:paraId="2D6C0A6F" w14:textId="77777777" w:rsidR="00F6126C" w:rsidRDefault="00F6126C" w:rsidP="00F6126C">
            <w:pPr>
              <w:pBdr>
                <w:top w:val="nil"/>
                <w:left w:val="nil"/>
                <w:bottom w:val="nil"/>
                <w:right w:val="nil"/>
              </w:pBdr>
            </w:pPr>
            <w:r>
              <w:rPr>
                <w:rFonts w:eastAsia="Arial" w:cs="Arial"/>
                <w:color w:val="000000"/>
                <w:sz w:val="20"/>
              </w:rPr>
              <w:t> </w:t>
            </w:r>
          </w:p>
          <w:p w14:paraId="2D6C0A70"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6– Tab ‘RR-China – Group category – View Only – select blank’ for list of privacy fields</w:t>
            </w:r>
          </w:p>
          <w:p w14:paraId="2D6C0A71" w14:textId="77777777" w:rsidR="00F6126C" w:rsidRDefault="00F6126C" w:rsidP="00F6126C">
            <w:pPr>
              <w:pBdr>
                <w:top w:val="nil"/>
                <w:left w:val="nil"/>
                <w:bottom w:val="nil"/>
                <w:right w:val="nil"/>
              </w:pBdr>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A72"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A73" w14:textId="77777777" w:rsidR="00F6126C" w:rsidRDefault="00F6126C" w:rsidP="00F6126C">
            <w:pPr>
              <w:pBdr>
                <w:top w:val="nil"/>
                <w:left w:val="nil"/>
                <w:bottom w:val="nil"/>
                <w:right w:val="nil"/>
              </w:pBdr>
            </w:pPr>
            <w:r>
              <w:rPr>
                <w:rFonts w:eastAsia="Arial" w:cs="Arial"/>
                <w:color w:val="000000"/>
                <w:sz w:val="20"/>
              </w:rPr>
              <w:t>FRS-CH-REG-PRI-008-002</w:t>
            </w:r>
          </w:p>
        </w:tc>
      </w:tr>
      <w:tr w:rsidR="00F6126C" w14:paraId="2D6C0A7C"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A75" w14:textId="77777777" w:rsidR="00F6126C" w:rsidRDefault="00F6126C" w:rsidP="00F6126C">
            <w:pPr>
              <w:pBdr>
                <w:top w:val="nil"/>
                <w:left w:val="nil"/>
                <w:bottom w:val="nil"/>
                <w:right w:val="nil"/>
              </w:pBdr>
            </w:pPr>
            <w:r>
              <w:rPr>
                <w:rFonts w:eastAsia="Arial" w:cs="Arial"/>
                <w:color w:val="000000"/>
                <w:sz w:val="20"/>
              </w:rPr>
              <w:t>DS-CH-CS-CONFIGF-018</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A76" w14:textId="77777777" w:rsidR="00F6126C" w:rsidRDefault="00F6126C" w:rsidP="00F6126C">
            <w:pPr>
              <w:pBdr>
                <w:top w:val="nil"/>
                <w:left w:val="nil"/>
                <w:bottom w:val="nil"/>
                <w:right w:val="nil"/>
              </w:pBdr>
            </w:pPr>
            <w:r>
              <w:rPr>
                <w:rFonts w:eastAsia="Arial" w:cs="Arial"/>
                <w:color w:val="000000"/>
                <w:sz w:val="20"/>
              </w:rPr>
              <w:t>The system shall be configured to suppress displaying list of privacy fields on Config Form for RR-Japan record.</w:t>
            </w:r>
          </w:p>
          <w:p w14:paraId="2D6C0A77" w14:textId="77777777" w:rsidR="00F6126C" w:rsidRDefault="00F6126C" w:rsidP="00F6126C">
            <w:pPr>
              <w:pBdr>
                <w:top w:val="nil"/>
                <w:left w:val="nil"/>
                <w:bottom w:val="nil"/>
                <w:right w:val="nil"/>
              </w:pBdr>
            </w:pPr>
            <w:r>
              <w:rPr>
                <w:rFonts w:eastAsia="Arial" w:cs="Arial"/>
                <w:color w:val="000000"/>
                <w:sz w:val="20"/>
              </w:rPr>
              <w:t> </w:t>
            </w:r>
          </w:p>
          <w:p w14:paraId="2D6C0A78"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6– Tab ‘RR-Japan – Group category – View Only – select blank’ for list of privacy fields</w:t>
            </w:r>
          </w:p>
          <w:p w14:paraId="2D6C0A79" w14:textId="77777777" w:rsidR="00F6126C" w:rsidRDefault="00F6126C" w:rsidP="00F6126C">
            <w:pPr>
              <w:pBdr>
                <w:top w:val="nil"/>
                <w:left w:val="nil"/>
                <w:bottom w:val="nil"/>
                <w:right w:val="nil"/>
              </w:pBdr>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A7A"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A7B" w14:textId="77777777" w:rsidR="00F6126C" w:rsidRDefault="00F6126C" w:rsidP="00F6126C">
            <w:pPr>
              <w:pBdr>
                <w:top w:val="nil"/>
                <w:left w:val="nil"/>
                <w:bottom w:val="nil"/>
                <w:right w:val="nil"/>
              </w:pBdr>
            </w:pPr>
            <w:r>
              <w:rPr>
                <w:rFonts w:eastAsia="Arial" w:cs="Arial"/>
                <w:color w:val="000000"/>
                <w:sz w:val="20"/>
              </w:rPr>
              <w:t>FRS-CH-REG-PRI-008-003</w:t>
            </w:r>
          </w:p>
        </w:tc>
      </w:tr>
      <w:tr w:rsidR="00F6126C" w14:paraId="2D6C0A84"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A7D" w14:textId="77777777" w:rsidR="00F6126C" w:rsidRDefault="00F6126C" w:rsidP="00F6126C">
            <w:pPr>
              <w:pBdr>
                <w:top w:val="nil"/>
                <w:left w:val="nil"/>
                <w:bottom w:val="nil"/>
                <w:right w:val="nil"/>
              </w:pBdr>
            </w:pPr>
            <w:r>
              <w:rPr>
                <w:rFonts w:eastAsia="Arial" w:cs="Arial"/>
                <w:color w:val="000000"/>
                <w:sz w:val="20"/>
              </w:rPr>
              <w:t>DS-CH-CS-CONFIGF-019</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A7E" w14:textId="77777777" w:rsidR="00F6126C" w:rsidRDefault="00F6126C" w:rsidP="00F6126C">
            <w:pPr>
              <w:pBdr>
                <w:top w:val="nil"/>
                <w:left w:val="nil"/>
                <w:bottom w:val="nil"/>
                <w:right w:val="nil"/>
              </w:pBdr>
            </w:pPr>
            <w:r>
              <w:rPr>
                <w:rFonts w:eastAsia="Arial" w:cs="Arial"/>
                <w:color w:val="000000"/>
                <w:sz w:val="20"/>
              </w:rPr>
              <w:t>The system shall be configured to suppress displaying list of privacy fields on Config Form for RR-Korea record.</w:t>
            </w:r>
          </w:p>
          <w:p w14:paraId="2D6C0A7F" w14:textId="77777777" w:rsidR="00F6126C" w:rsidRDefault="00F6126C" w:rsidP="00F6126C">
            <w:pPr>
              <w:pBdr>
                <w:top w:val="nil"/>
                <w:left w:val="nil"/>
                <w:bottom w:val="nil"/>
                <w:right w:val="nil"/>
              </w:pBdr>
            </w:pPr>
            <w:r>
              <w:rPr>
                <w:rFonts w:eastAsia="Arial" w:cs="Arial"/>
                <w:color w:val="000000"/>
                <w:sz w:val="20"/>
              </w:rPr>
              <w:t> </w:t>
            </w:r>
          </w:p>
          <w:p w14:paraId="2D6C0A80"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6– Tab ‘RR-Korea – Group category – View Only – select blank’ for list of privacy fields</w:t>
            </w:r>
          </w:p>
          <w:p w14:paraId="2D6C0A81" w14:textId="77777777" w:rsidR="00F6126C" w:rsidRDefault="00F6126C" w:rsidP="00F6126C">
            <w:pPr>
              <w:pBdr>
                <w:top w:val="nil"/>
                <w:left w:val="nil"/>
                <w:bottom w:val="nil"/>
                <w:right w:val="nil"/>
              </w:pBdr>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A82"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A83" w14:textId="77777777" w:rsidR="00F6126C" w:rsidRDefault="00F6126C" w:rsidP="00F6126C">
            <w:pPr>
              <w:pBdr>
                <w:top w:val="nil"/>
                <w:left w:val="nil"/>
                <w:bottom w:val="nil"/>
                <w:right w:val="nil"/>
              </w:pBdr>
            </w:pPr>
            <w:r>
              <w:rPr>
                <w:rFonts w:eastAsia="Arial" w:cs="Arial"/>
                <w:color w:val="000000"/>
                <w:sz w:val="20"/>
              </w:rPr>
              <w:t>FRS-CH-REG-PRI-008-004</w:t>
            </w:r>
          </w:p>
        </w:tc>
      </w:tr>
      <w:tr w:rsidR="00F6126C" w14:paraId="2D6C0A8C"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A85" w14:textId="77777777" w:rsidR="00F6126C" w:rsidRDefault="00F6126C" w:rsidP="00F6126C">
            <w:pPr>
              <w:pBdr>
                <w:top w:val="nil"/>
                <w:left w:val="nil"/>
                <w:bottom w:val="nil"/>
                <w:right w:val="nil"/>
              </w:pBdr>
            </w:pPr>
            <w:r>
              <w:rPr>
                <w:rFonts w:eastAsia="Arial" w:cs="Arial"/>
                <w:color w:val="000000"/>
                <w:sz w:val="20"/>
              </w:rPr>
              <w:t>DS-CH-CS-CONFIGF-020</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A86" w14:textId="77777777" w:rsidR="00F6126C" w:rsidRDefault="00F6126C" w:rsidP="00F6126C">
            <w:pPr>
              <w:pBdr>
                <w:top w:val="nil"/>
                <w:left w:val="nil"/>
                <w:bottom w:val="nil"/>
                <w:right w:val="nil"/>
              </w:pBdr>
            </w:pPr>
            <w:r>
              <w:rPr>
                <w:rFonts w:eastAsia="Arial" w:cs="Arial"/>
                <w:color w:val="000000"/>
                <w:sz w:val="20"/>
              </w:rPr>
              <w:t>The system shall be configured to suppress displaying list of privacy fields on Config Form for RR- Singapore record.</w:t>
            </w:r>
          </w:p>
          <w:p w14:paraId="2D6C0A87" w14:textId="77777777" w:rsidR="00F6126C" w:rsidRDefault="00F6126C" w:rsidP="00F6126C">
            <w:pPr>
              <w:pBdr>
                <w:top w:val="nil"/>
                <w:left w:val="nil"/>
                <w:bottom w:val="nil"/>
                <w:right w:val="nil"/>
              </w:pBdr>
            </w:pPr>
            <w:r>
              <w:rPr>
                <w:rFonts w:eastAsia="Arial" w:cs="Arial"/>
                <w:color w:val="000000"/>
                <w:sz w:val="20"/>
              </w:rPr>
              <w:t> </w:t>
            </w:r>
          </w:p>
          <w:p w14:paraId="2D6C0A88"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6– Tab ‘RR- Singapore – Group category – View Only – select blank’ for list of privacy fields</w:t>
            </w:r>
          </w:p>
          <w:p w14:paraId="2D6C0A89" w14:textId="77777777" w:rsidR="00F6126C" w:rsidRDefault="00F6126C" w:rsidP="00F6126C">
            <w:pPr>
              <w:pBdr>
                <w:top w:val="nil"/>
                <w:left w:val="nil"/>
                <w:bottom w:val="nil"/>
                <w:right w:val="nil"/>
              </w:pBdr>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A8A"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A8B" w14:textId="77777777" w:rsidR="00F6126C" w:rsidRDefault="00F6126C" w:rsidP="00F6126C">
            <w:pPr>
              <w:pBdr>
                <w:top w:val="nil"/>
                <w:left w:val="nil"/>
                <w:bottom w:val="nil"/>
                <w:right w:val="nil"/>
              </w:pBdr>
            </w:pPr>
            <w:r>
              <w:rPr>
                <w:rFonts w:eastAsia="Arial" w:cs="Arial"/>
                <w:color w:val="000000"/>
                <w:sz w:val="20"/>
              </w:rPr>
              <w:t>FRS-CH-REG-PRI-008-005</w:t>
            </w:r>
          </w:p>
        </w:tc>
      </w:tr>
      <w:tr w:rsidR="00F6126C" w14:paraId="2D6C0A93"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A8D" w14:textId="77777777" w:rsidR="00F6126C" w:rsidRDefault="00F6126C" w:rsidP="00F6126C">
            <w:pPr>
              <w:pBdr>
                <w:top w:val="nil"/>
                <w:left w:val="nil"/>
                <w:bottom w:val="nil"/>
                <w:right w:val="nil"/>
              </w:pBdr>
            </w:pPr>
            <w:r>
              <w:rPr>
                <w:rFonts w:eastAsia="Arial" w:cs="Arial"/>
                <w:color w:val="000000"/>
                <w:sz w:val="20"/>
              </w:rPr>
              <w:t>DS-CH-CS-CONFIGF-021</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A8E" w14:textId="77777777" w:rsidR="00F6126C" w:rsidRDefault="00F6126C" w:rsidP="00F6126C">
            <w:pPr>
              <w:pBdr>
                <w:top w:val="nil"/>
                <w:left w:val="nil"/>
                <w:bottom w:val="nil"/>
                <w:right w:val="nil"/>
              </w:pBdr>
            </w:pPr>
            <w:r>
              <w:rPr>
                <w:rFonts w:eastAsia="Arial" w:cs="Arial"/>
                <w:color w:val="000000"/>
                <w:sz w:val="20"/>
              </w:rPr>
              <w:t>The system shall be configured to suppress displaying list of privacy fields on Config Form for RR- Taiwan record.</w:t>
            </w:r>
          </w:p>
          <w:p w14:paraId="2D6C0A8F" w14:textId="77777777" w:rsidR="00F6126C" w:rsidRDefault="00F6126C" w:rsidP="00F6126C">
            <w:pPr>
              <w:pBdr>
                <w:top w:val="nil"/>
                <w:left w:val="nil"/>
                <w:bottom w:val="nil"/>
                <w:right w:val="nil"/>
              </w:pBdr>
            </w:pPr>
            <w:r>
              <w:rPr>
                <w:rFonts w:eastAsia="Arial" w:cs="Arial"/>
                <w:color w:val="000000"/>
                <w:sz w:val="20"/>
              </w:rPr>
              <w:t> </w:t>
            </w:r>
          </w:p>
          <w:p w14:paraId="2D6C0A90"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6– Tab ‘RR- Taiwan – Group category – View Only – select blank’ for list of privacy fields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A91"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A92" w14:textId="77777777" w:rsidR="00F6126C" w:rsidRDefault="00F6126C" w:rsidP="00F6126C">
            <w:pPr>
              <w:pBdr>
                <w:top w:val="nil"/>
                <w:left w:val="nil"/>
                <w:bottom w:val="nil"/>
                <w:right w:val="nil"/>
              </w:pBdr>
            </w:pPr>
            <w:r>
              <w:rPr>
                <w:rFonts w:eastAsia="Arial" w:cs="Arial"/>
                <w:color w:val="000000"/>
                <w:sz w:val="20"/>
              </w:rPr>
              <w:t>FRS-CH-REG-PRI-008-006</w:t>
            </w:r>
          </w:p>
        </w:tc>
      </w:tr>
      <w:tr w:rsidR="00F6126C" w14:paraId="2D6C0A9A"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A94" w14:textId="77777777" w:rsidR="00F6126C" w:rsidRDefault="00F6126C" w:rsidP="00F6126C">
            <w:pPr>
              <w:pBdr>
                <w:top w:val="nil"/>
                <w:left w:val="nil"/>
                <w:bottom w:val="nil"/>
                <w:right w:val="nil"/>
              </w:pBdr>
            </w:pPr>
            <w:r>
              <w:rPr>
                <w:rFonts w:eastAsia="Arial" w:cs="Arial"/>
                <w:color w:val="000000"/>
                <w:sz w:val="20"/>
              </w:rPr>
              <w:t>DS-CH-CS-CONFIGF-022</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A95" w14:textId="77777777" w:rsidR="00F6126C" w:rsidRDefault="00F6126C" w:rsidP="00F6126C">
            <w:pPr>
              <w:pBdr>
                <w:top w:val="nil"/>
                <w:left w:val="nil"/>
                <w:bottom w:val="nil"/>
                <w:right w:val="nil"/>
              </w:pBdr>
            </w:pPr>
            <w:r>
              <w:rPr>
                <w:rFonts w:eastAsia="Arial" w:cs="Arial"/>
                <w:color w:val="000000"/>
                <w:sz w:val="20"/>
              </w:rPr>
              <w:t>The system shall be configured to suppress displaying list of privacy fields on Config Form for RR- Generic record.</w:t>
            </w:r>
          </w:p>
          <w:p w14:paraId="2D6C0A96" w14:textId="77777777" w:rsidR="00F6126C" w:rsidRDefault="00F6126C" w:rsidP="00F6126C">
            <w:pPr>
              <w:pBdr>
                <w:top w:val="nil"/>
                <w:left w:val="nil"/>
                <w:bottom w:val="nil"/>
                <w:right w:val="nil"/>
              </w:pBdr>
            </w:pPr>
            <w:r>
              <w:rPr>
                <w:rFonts w:eastAsia="Arial" w:cs="Arial"/>
                <w:color w:val="000000"/>
                <w:sz w:val="20"/>
              </w:rPr>
              <w:t> </w:t>
            </w:r>
          </w:p>
          <w:p w14:paraId="2D6C0A97" w14:textId="77777777" w:rsidR="00F6126C" w:rsidRDefault="00F6126C" w:rsidP="00F6126C">
            <w:pPr>
              <w:pBdr>
                <w:top w:val="nil"/>
                <w:left w:val="nil"/>
                <w:bottom w:val="nil"/>
                <w:right w:val="nil"/>
              </w:pBdr>
            </w:pPr>
            <w:r>
              <w:rPr>
                <w:rFonts w:eastAsia="Arial" w:cs="Arial"/>
                <w:color w:val="000000"/>
                <w:sz w:val="20"/>
              </w:rPr>
              <w:lastRenderedPageBreak/>
              <w:t>Refer QCM TW_Complaint Handling_DesignSpec_ Appendix – 6– Tab ‘Generic Reg. Reporting – Group category – View Only – select blank’ for list of privacy fields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A98" w14:textId="77777777" w:rsidR="00F6126C" w:rsidRDefault="00F6126C" w:rsidP="00F6126C">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A99" w14:textId="77777777" w:rsidR="00F6126C" w:rsidRDefault="00F6126C" w:rsidP="00F6126C">
            <w:pPr>
              <w:pBdr>
                <w:top w:val="nil"/>
                <w:left w:val="nil"/>
                <w:bottom w:val="nil"/>
                <w:right w:val="nil"/>
              </w:pBdr>
            </w:pPr>
            <w:r>
              <w:rPr>
                <w:rFonts w:eastAsia="Arial" w:cs="Arial"/>
                <w:color w:val="000000"/>
                <w:sz w:val="20"/>
              </w:rPr>
              <w:t>FRS-CH-REG-PRI-008-007</w:t>
            </w:r>
          </w:p>
        </w:tc>
      </w:tr>
      <w:tr w:rsidR="00F6126C" w14:paraId="2D6C0AA2"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A9B" w14:textId="77777777" w:rsidR="00F6126C" w:rsidRDefault="00F6126C" w:rsidP="00F6126C">
            <w:pPr>
              <w:pBdr>
                <w:top w:val="nil"/>
                <w:left w:val="nil"/>
                <w:bottom w:val="nil"/>
                <w:right w:val="nil"/>
              </w:pBdr>
            </w:pPr>
            <w:r>
              <w:rPr>
                <w:rFonts w:eastAsia="Arial" w:cs="Arial"/>
                <w:color w:val="000000"/>
                <w:sz w:val="20"/>
              </w:rPr>
              <w:t>DS-CH-CS-CONFIGF-023</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A9C" w14:textId="77777777" w:rsidR="00F6126C" w:rsidRDefault="00F6126C" w:rsidP="00F6126C">
            <w:pPr>
              <w:pBdr>
                <w:top w:val="nil"/>
                <w:left w:val="nil"/>
                <w:bottom w:val="nil"/>
                <w:right w:val="nil"/>
              </w:pBdr>
            </w:pPr>
            <w:r>
              <w:rPr>
                <w:rFonts w:eastAsia="Arial" w:cs="Arial"/>
                <w:color w:val="000000"/>
                <w:sz w:val="20"/>
              </w:rPr>
              <w:t>The system shall be configured to suppress displaying list of privacy fields on Config Form for MIR record.</w:t>
            </w:r>
          </w:p>
          <w:p w14:paraId="2D6C0A9D" w14:textId="77777777" w:rsidR="00F6126C" w:rsidRDefault="00F6126C" w:rsidP="00F6126C">
            <w:pPr>
              <w:pBdr>
                <w:top w:val="nil"/>
                <w:left w:val="nil"/>
                <w:bottom w:val="nil"/>
                <w:right w:val="nil"/>
              </w:pBdr>
            </w:pPr>
            <w:r>
              <w:rPr>
                <w:rFonts w:eastAsia="Arial" w:cs="Arial"/>
                <w:color w:val="000000"/>
                <w:sz w:val="20"/>
              </w:rPr>
              <w:t> </w:t>
            </w:r>
          </w:p>
          <w:p w14:paraId="2D6C0A9E"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6– Tab ‘MIR – Group category – View Only – select blank’ for list of privacy fields</w:t>
            </w:r>
          </w:p>
          <w:p w14:paraId="2D6C0A9F" w14:textId="77777777" w:rsidR="00F6126C" w:rsidRDefault="00F6126C" w:rsidP="00F6126C">
            <w:pPr>
              <w:pBdr>
                <w:top w:val="nil"/>
                <w:left w:val="nil"/>
                <w:bottom w:val="nil"/>
                <w:right w:val="nil"/>
              </w:pBdr>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AA0"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AA1" w14:textId="77777777" w:rsidR="00F6126C" w:rsidRDefault="00F6126C" w:rsidP="00F6126C">
            <w:pPr>
              <w:pBdr>
                <w:top w:val="nil"/>
                <w:left w:val="nil"/>
                <w:bottom w:val="nil"/>
                <w:right w:val="nil"/>
              </w:pBdr>
            </w:pPr>
            <w:r>
              <w:rPr>
                <w:rFonts w:eastAsia="Arial" w:cs="Arial"/>
                <w:color w:val="000000"/>
                <w:sz w:val="20"/>
              </w:rPr>
              <w:t>FRS-CH-REG-PRI-008-008</w:t>
            </w:r>
          </w:p>
        </w:tc>
      </w:tr>
      <w:tr w:rsidR="00F6126C" w14:paraId="2D6C0AA9"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AA3" w14:textId="77777777" w:rsidR="00F6126C" w:rsidRDefault="00F6126C" w:rsidP="00F6126C">
            <w:pPr>
              <w:pBdr>
                <w:top w:val="nil"/>
                <w:left w:val="nil"/>
                <w:bottom w:val="nil"/>
                <w:right w:val="nil"/>
              </w:pBdr>
            </w:pPr>
            <w:r>
              <w:rPr>
                <w:rFonts w:eastAsia="Arial" w:cs="Arial"/>
                <w:color w:val="000000"/>
                <w:sz w:val="20"/>
              </w:rPr>
              <w:t>DS-CH-CS-CONFIGF-024</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AA4" w14:textId="77777777" w:rsidR="00F6126C" w:rsidRDefault="00F6126C" w:rsidP="00F6126C">
            <w:pPr>
              <w:pBdr>
                <w:top w:val="nil"/>
                <w:left w:val="nil"/>
                <w:bottom w:val="nil"/>
                <w:right w:val="nil"/>
              </w:pBdr>
            </w:pPr>
            <w:r>
              <w:rPr>
                <w:rFonts w:eastAsia="Arial" w:cs="Arial"/>
                <w:color w:val="000000"/>
                <w:sz w:val="20"/>
              </w:rPr>
              <w:t>The system shall be configured to suppress displaying list of privacy fields on Config Form for eMDR record.</w:t>
            </w:r>
          </w:p>
          <w:p w14:paraId="2D6C0AA5" w14:textId="77777777" w:rsidR="00F6126C" w:rsidRDefault="00F6126C" w:rsidP="00F6126C">
            <w:pPr>
              <w:pBdr>
                <w:top w:val="nil"/>
                <w:left w:val="nil"/>
                <w:bottom w:val="nil"/>
                <w:right w:val="nil"/>
              </w:pBdr>
            </w:pPr>
            <w:r>
              <w:rPr>
                <w:rFonts w:eastAsia="Arial" w:cs="Arial"/>
                <w:color w:val="000000"/>
                <w:sz w:val="20"/>
              </w:rPr>
              <w:t> </w:t>
            </w:r>
          </w:p>
          <w:p w14:paraId="2D6C0AA6"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6– Tab ‘eMDR – Group category – View Only – select blank’ for list of privacy fields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AA7"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AA8" w14:textId="77777777" w:rsidR="00F6126C" w:rsidRDefault="00F6126C" w:rsidP="00F6126C">
            <w:pPr>
              <w:pBdr>
                <w:top w:val="nil"/>
                <w:left w:val="nil"/>
                <w:bottom w:val="nil"/>
                <w:right w:val="nil"/>
              </w:pBdr>
            </w:pPr>
            <w:r>
              <w:rPr>
                <w:rFonts w:eastAsia="Arial" w:cs="Arial"/>
                <w:color w:val="000000"/>
                <w:sz w:val="20"/>
              </w:rPr>
              <w:t>FRS-CH-REG-PRI-008-009</w:t>
            </w:r>
          </w:p>
        </w:tc>
      </w:tr>
      <w:tr w:rsidR="00F6126C" w14:paraId="2D6C0AB4"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AAA" w14:textId="77777777" w:rsidR="00F6126C" w:rsidRDefault="00F6126C" w:rsidP="00F6126C">
            <w:pPr>
              <w:pBdr>
                <w:top w:val="nil"/>
                <w:left w:val="nil"/>
                <w:bottom w:val="nil"/>
                <w:right w:val="nil"/>
              </w:pBdr>
            </w:pPr>
            <w:r>
              <w:rPr>
                <w:rFonts w:eastAsia="Arial" w:cs="Arial"/>
                <w:color w:val="000000"/>
                <w:sz w:val="20"/>
              </w:rPr>
              <w:t>DS-CH-CS-CONFIGF-025</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AAB" w14:textId="77777777" w:rsidR="00F6126C" w:rsidRDefault="00F6126C" w:rsidP="00F6126C">
            <w:pPr>
              <w:pBdr>
                <w:top w:val="nil"/>
                <w:left w:val="nil"/>
                <w:bottom w:val="nil"/>
                <w:right w:val="nil"/>
              </w:pBdr>
              <w:jc w:val="both"/>
            </w:pPr>
            <w:r>
              <w:rPr>
                <w:rFonts w:eastAsia="Arial" w:cs="Arial"/>
                <w:color w:val="000000"/>
                <w:sz w:val="20"/>
              </w:rPr>
              <w:t>The system shall provide the following failure characteristics in the Investigation tab of Complaint record.</w:t>
            </w:r>
          </w:p>
          <w:p w14:paraId="2D6C0AAC"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Failure code^</w:t>
            </w:r>
          </w:p>
          <w:p w14:paraId="2D6C0AAD"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Failure Code Detail^</w:t>
            </w:r>
          </w:p>
          <w:p w14:paraId="2D6C0AAE"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Failure Monitoring Code^</w:t>
            </w:r>
          </w:p>
          <w:p w14:paraId="2D6C0AAF"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Failure Tracking</w:t>
            </w:r>
          </w:p>
          <w:p w14:paraId="2D6C0AB0" w14:textId="77777777" w:rsidR="00F6126C" w:rsidRDefault="00F6126C" w:rsidP="00F6126C">
            <w:pPr>
              <w:pBdr>
                <w:top w:val="nil"/>
                <w:left w:val="nil"/>
                <w:bottom w:val="nil"/>
                <w:right w:val="nil"/>
              </w:pBdr>
            </w:pPr>
            <w:r>
              <w:rPr>
                <w:rFonts w:eastAsia="Arial" w:cs="Arial"/>
                <w:color w:val="000000"/>
                <w:sz w:val="20"/>
              </w:rPr>
              <w:t> </w:t>
            </w:r>
          </w:p>
          <w:p w14:paraId="2D6C0AB1"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5  Section ‘Config Form - Complaint’ Tab ‘Investigation’</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AB2"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AB3" w14:textId="77777777" w:rsidR="00F6126C" w:rsidRDefault="00F6126C" w:rsidP="00F6126C">
            <w:pPr>
              <w:pBdr>
                <w:top w:val="nil"/>
                <w:left w:val="nil"/>
                <w:bottom w:val="nil"/>
                <w:right w:val="nil"/>
              </w:pBdr>
            </w:pPr>
            <w:r>
              <w:rPr>
                <w:rFonts w:eastAsia="Arial" w:cs="Arial"/>
                <w:color w:val="000000"/>
                <w:sz w:val="20"/>
              </w:rPr>
              <w:t>FRS-CH-SF-EVAL-061-001</w:t>
            </w:r>
          </w:p>
        </w:tc>
      </w:tr>
      <w:tr w:rsidR="00F6126C" w14:paraId="2D6C0ABF"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AB5" w14:textId="77777777" w:rsidR="00F6126C" w:rsidRDefault="00F6126C" w:rsidP="00F6126C">
            <w:pPr>
              <w:pBdr>
                <w:top w:val="nil"/>
                <w:left w:val="nil"/>
                <w:bottom w:val="nil"/>
                <w:right w:val="nil"/>
              </w:pBdr>
            </w:pPr>
            <w:r>
              <w:rPr>
                <w:rFonts w:eastAsia="Arial" w:cs="Arial"/>
                <w:color w:val="000000"/>
                <w:sz w:val="20"/>
              </w:rPr>
              <w:t>DS-CH-CS-CONFIGF-026</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AB6" w14:textId="77777777" w:rsidR="00F6126C" w:rsidRDefault="00F6126C" w:rsidP="00F6126C">
            <w:pPr>
              <w:pBdr>
                <w:top w:val="nil"/>
                <w:left w:val="nil"/>
                <w:bottom w:val="nil"/>
                <w:right w:val="nil"/>
              </w:pBdr>
              <w:jc w:val="both"/>
            </w:pPr>
            <w:r>
              <w:rPr>
                <w:rFonts w:eastAsia="Arial" w:cs="Arial"/>
                <w:color w:val="000000"/>
                <w:sz w:val="20"/>
              </w:rPr>
              <w:t>The system shall be configured with blue text (instructions) for below fields for eMDR or eMDR follow up record.</w:t>
            </w:r>
          </w:p>
          <w:p w14:paraId="2D6C0AB7"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Single Use Device?</w:t>
            </w:r>
          </w:p>
          <w:p w14:paraId="2D6C0AB8" w14:textId="77777777" w:rsidR="00F6126C" w:rsidRDefault="00F6126C" w:rsidP="00F6126C">
            <w:pPr>
              <w:numPr>
                <w:ilvl w:val="0"/>
                <w:numId w:val="25"/>
              </w:numPr>
              <w:pBdr>
                <w:top w:val="nil"/>
                <w:left w:val="nil"/>
                <w:bottom w:val="nil"/>
                <w:right w:val="nil"/>
              </w:pBdr>
              <w:jc w:val="both"/>
            </w:pPr>
            <w:r>
              <w:rPr>
                <w:rFonts w:eastAsia="Arial" w:cs="Arial"/>
                <w:color w:val="000000"/>
                <w:sz w:val="20"/>
                <w:highlight w:val="white"/>
              </w:rPr>
              <w:t>Initial Report Sent to FDA?</w:t>
            </w:r>
          </w:p>
          <w:p w14:paraId="2D6C0AB9" w14:textId="77777777" w:rsidR="00F6126C" w:rsidRDefault="00F6126C" w:rsidP="00F6126C">
            <w:pPr>
              <w:numPr>
                <w:ilvl w:val="0"/>
                <w:numId w:val="25"/>
              </w:numPr>
              <w:pBdr>
                <w:top w:val="nil"/>
                <w:left w:val="nil"/>
                <w:bottom w:val="nil"/>
                <w:right w:val="nil"/>
              </w:pBdr>
              <w:jc w:val="both"/>
            </w:pPr>
            <w:r>
              <w:rPr>
                <w:rFonts w:eastAsia="Arial" w:cs="Arial"/>
                <w:color w:val="000000"/>
                <w:sz w:val="20"/>
                <w:highlight w:val="white"/>
              </w:rPr>
              <w:t>FDA Product Code</w:t>
            </w:r>
          </w:p>
          <w:p w14:paraId="2D6C0ABA" w14:textId="77777777" w:rsidR="00F6126C" w:rsidRDefault="00F6126C" w:rsidP="00F6126C">
            <w:pPr>
              <w:numPr>
                <w:ilvl w:val="0"/>
                <w:numId w:val="25"/>
              </w:numPr>
              <w:pBdr>
                <w:top w:val="nil"/>
                <w:left w:val="nil"/>
                <w:bottom w:val="nil"/>
                <w:right w:val="nil"/>
              </w:pBdr>
              <w:jc w:val="both"/>
            </w:pPr>
            <w:r>
              <w:rPr>
                <w:rFonts w:eastAsia="Arial" w:cs="Arial"/>
                <w:color w:val="000000"/>
                <w:sz w:val="20"/>
                <w:highlight w:val="white"/>
              </w:rPr>
              <w:t>Exemption Number</w:t>
            </w:r>
          </w:p>
          <w:p w14:paraId="2D6C0ABB" w14:textId="77777777" w:rsidR="00F6126C" w:rsidRDefault="00F6126C" w:rsidP="00F6126C">
            <w:pPr>
              <w:pBdr>
                <w:top w:val="nil"/>
                <w:left w:val="nil"/>
                <w:bottom w:val="nil"/>
                <w:right w:val="nil"/>
              </w:pBdr>
              <w:jc w:val="both"/>
            </w:pPr>
            <w:r>
              <w:rPr>
                <w:rFonts w:eastAsia="Arial" w:cs="Arial"/>
                <w:color w:val="000000"/>
                <w:sz w:val="20"/>
              </w:rPr>
              <w:t> </w:t>
            </w:r>
          </w:p>
          <w:p w14:paraId="2D6C0ABC" w14:textId="77777777" w:rsidR="00F6126C" w:rsidRDefault="00F6126C" w:rsidP="00F6126C">
            <w:pPr>
              <w:pBdr>
                <w:top w:val="nil"/>
                <w:left w:val="nil"/>
                <w:bottom w:val="nil"/>
                <w:right w:val="nil"/>
              </w:pBdr>
              <w:jc w:val="both"/>
            </w:pPr>
            <w:r>
              <w:rPr>
                <w:rFonts w:eastAsia="Arial" w:cs="Arial"/>
                <w:color w:val="000000"/>
                <w:sz w:val="20"/>
              </w:rPr>
              <w:t>Refer  QCM TW_Complaint Handling_DesignSpec_ Appendix – 5  Section ‘Config Form – eMDR’ Tab ‘General Information’, ‘Adverse Event Information’</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ABD" w14:textId="77777777" w:rsidR="00F6126C" w:rsidRDefault="00F6126C" w:rsidP="00F6126C">
            <w:pPr>
              <w:pBdr>
                <w:top w:val="nil"/>
                <w:left w:val="nil"/>
                <w:bottom w:val="nil"/>
                <w:right w:val="nil"/>
              </w:pBdr>
              <w:jc w:val="center"/>
            </w:pPr>
            <w:r>
              <w:rPr>
                <w:rFonts w:eastAsia="Arial" w:cs="Arial"/>
                <w:color w:val="000000"/>
                <w:sz w:val="20"/>
              </w:rPr>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ABE" w14:textId="77777777" w:rsidR="00F6126C" w:rsidRDefault="00F6126C" w:rsidP="00F6126C">
            <w:pPr>
              <w:pBdr>
                <w:top w:val="nil"/>
                <w:left w:val="nil"/>
                <w:bottom w:val="nil"/>
                <w:right w:val="nil"/>
              </w:pBdr>
            </w:pPr>
            <w:r>
              <w:rPr>
                <w:rFonts w:eastAsia="Arial" w:cs="Arial"/>
                <w:color w:val="000000"/>
                <w:sz w:val="20"/>
              </w:rPr>
              <w:t>URS-CH-UI-007</w:t>
            </w:r>
          </w:p>
        </w:tc>
      </w:tr>
      <w:tr w:rsidR="00F6126C" w14:paraId="2D6C0ACE"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AC0" w14:textId="77777777" w:rsidR="00F6126C" w:rsidRDefault="00F6126C" w:rsidP="00F6126C">
            <w:pPr>
              <w:pBdr>
                <w:top w:val="nil"/>
                <w:left w:val="nil"/>
                <w:bottom w:val="nil"/>
                <w:right w:val="nil"/>
              </w:pBdr>
            </w:pPr>
            <w:r>
              <w:rPr>
                <w:rFonts w:eastAsia="Arial" w:cs="Arial"/>
                <w:color w:val="000000"/>
                <w:sz w:val="20"/>
              </w:rPr>
              <w:t>DS-CH-CS-CONFIGF-027</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AC1" w14:textId="77777777" w:rsidR="00F6126C" w:rsidRDefault="00F6126C" w:rsidP="00F6126C">
            <w:pPr>
              <w:pBdr>
                <w:top w:val="nil"/>
                <w:left w:val="nil"/>
                <w:bottom w:val="nil"/>
                <w:right w:val="nil"/>
              </w:pBdr>
              <w:jc w:val="both"/>
            </w:pPr>
            <w:r>
              <w:rPr>
                <w:rFonts w:eastAsia="Arial" w:cs="Arial"/>
                <w:color w:val="000000"/>
                <w:sz w:val="20"/>
              </w:rPr>
              <w:t>The system shall be configured with blue text (instructions) for below fields for Complaint or Intake record.</w:t>
            </w:r>
          </w:p>
          <w:p w14:paraId="2D6C0AC2" w14:textId="77777777" w:rsidR="00F6126C" w:rsidRDefault="00F6126C" w:rsidP="00F6126C">
            <w:pPr>
              <w:pBdr>
                <w:top w:val="nil"/>
                <w:left w:val="nil"/>
                <w:bottom w:val="nil"/>
                <w:right w:val="nil"/>
              </w:pBdr>
              <w:jc w:val="both"/>
            </w:pPr>
            <w:r>
              <w:rPr>
                <w:rFonts w:eastAsia="Arial" w:cs="Arial"/>
                <w:color w:val="000000"/>
                <w:sz w:val="20"/>
              </w:rPr>
              <w:t> </w:t>
            </w:r>
          </w:p>
          <w:p w14:paraId="2D6C0AC3" w14:textId="77777777" w:rsidR="00F6126C" w:rsidRDefault="00F6126C" w:rsidP="00F6126C">
            <w:pPr>
              <w:numPr>
                <w:ilvl w:val="0"/>
                <w:numId w:val="25"/>
              </w:numPr>
              <w:pBdr>
                <w:top w:val="nil"/>
                <w:left w:val="nil"/>
                <w:bottom w:val="nil"/>
                <w:right w:val="nil"/>
              </w:pBdr>
            </w:pPr>
            <w:r>
              <w:rPr>
                <w:rFonts w:eastAsia="Arial" w:cs="Arial"/>
                <w:color w:val="000000"/>
                <w:sz w:val="20"/>
              </w:rPr>
              <w:t>Source Catalog Item Identifier</w:t>
            </w:r>
          </w:p>
          <w:p w14:paraId="2D6C0AC4" w14:textId="77777777" w:rsidR="00F6126C" w:rsidRDefault="00F6126C" w:rsidP="00F6126C">
            <w:pPr>
              <w:numPr>
                <w:ilvl w:val="0"/>
                <w:numId w:val="25"/>
              </w:numPr>
              <w:pBdr>
                <w:top w:val="nil"/>
                <w:left w:val="nil"/>
                <w:bottom w:val="nil"/>
                <w:right w:val="nil"/>
              </w:pBdr>
            </w:pPr>
            <w:r>
              <w:rPr>
                <w:rFonts w:eastAsia="Arial" w:cs="Arial"/>
                <w:color w:val="000000"/>
                <w:sz w:val="20"/>
              </w:rPr>
              <w:t>Source Catalog Item Name</w:t>
            </w:r>
          </w:p>
          <w:p w14:paraId="2D6C0AC5" w14:textId="77777777" w:rsidR="00F6126C" w:rsidRDefault="00F6126C" w:rsidP="00F6126C">
            <w:pPr>
              <w:numPr>
                <w:ilvl w:val="0"/>
                <w:numId w:val="25"/>
              </w:numPr>
              <w:pBdr>
                <w:top w:val="nil"/>
                <w:left w:val="nil"/>
                <w:bottom w:val="nil"/>
                <w:right w:val="nil"/>
              </w:pBdr>
            </w:pPr>
            <w:r>
              <w:rPr>
                <w:rFonts w:eastAsia="Arial" w:cs="Arial"/>
                <w:color w:val="000000"/>
                <w:sz w:val="20"/>
              </w:rPr>
              <w:t>Catalog Item Identifier*</w:t>
            </w:r>
          </w:p>
          <w:p w14:paraId="2D6C0AC6" w14:textId="77777777" w:rsidR="00F6126C" w:rsidRDefault="00F6126C" w:rsidP="00F6126C">
            <w:pPr>
              <w:numPr>
                <w:ilvl w:val="0"/>
                <w:numId w:val="25"/>
              </w:numPr>
              <w:pBdr>
                <w:top w:val="nil"/>
                <w:left w:val="nil"/>
                <w:bottom w:val="nil"/>
                <w:right w:val="nil"/>
              </w:pBdr>
            </w:pPr>
            <w:r>
              <w:rPr>
                <w:rFonts w:eastAsia="Arial" w:cs="Arial"/>
                <w:color w:val="000000"/>
                <w:sz w:val="20"/>
              </w:rPr>
              <w:lastRenderedPageBreak/>
              <w:t>Catalog Item Name</w:t>
            </w:r>
          </w:p>
          <w:p w14:paraId="2D6C0AC7"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Catalog Item Name Search*</w:t>
            </w:r>
          </w:p>
          <w:p w14:paraId="2D6C0AC8" w14:textId="77777777" w:rsidR="00F6126C" w:rsidRDefault="00F6126C" w:rsidP="00F6126C">
            <w:pPr>
              <w:pBdr>
                <w:top w:val="nil"/>
                <w:left w:val="nil"/>
                <w:bottom w:val="nil"/>
                <w:right w:val="nil"/>
              </w:pBdr>
              <w:jc w:val="both"/>
            </w:pPr>
            <w:r>
              <w:rPr>
                <w:rFonts w:eastAsia="Arial" w:cs="Arial"/>
                <w:color w:val="000000"/>
                <w:sz w:val="20"/>
              </w:rPr>
              <w:t> </w:t>
            </w:r>
          </w:p>
          <w:p w14:paraId="2D6C0AC9" w14:textId="77777777" w:rsidR="00F6126C" w:rsidRDefault="00F6126C" w:rsidP="00F6126C">
            <w:pPr>
              <w:pBdr>
                <w:top w:val="nil"/>
                <w:left w:val="nil"/>
                <w:bottom w:val="nil"/>
                <w:right w:val="nil"/>
              </w:pBdr>
              <w:jc w:val="both"/>
            </w:pPr>
            <w:r>
              <w:rPr>
                <w:rFonts w:eastAsia="Arial" w:cs="Arial"/>
                <w:color w:val="000000"/>
                <w:sz w:val="20"/>
              </w:rPr>
              <w:t>Refer  QCM TW_Complaint Handling_DesignSpec_ Appendix – 5  Section ‘Config Form - Complaint’ Tab ‘General Information’ ‘Product Information’ section</w:t>
            </w:r>
          </w:p>
          <w:p w14:paraId="2D6C0ACA" w14:textId="77777777" w:rsidR="00F6126C" w:rsidRDefault="00F6126C" w:rsidP="00F6126C">
            <w:pPr>
              <w:pBdr>
                <w:top w:val="nil"/>
                <w:left w:val="nil"/>
                <w:bottom w:val="nil"/>
                <w:right w:val="nil"/>
              </w:pBdr>
              <w:jc w:val="both"/>
            </w:pPr>
            <w:r>
              <w:rPr>
                <w:rFonts w:eastAsia="Arial" w:cs="Arial"/>
                <w:color w:val="000000"/>
                <w:sz w:val="20"/>
              </w:rPr>
              <w:t> </w:t>
            </w:r>
          </w:p>
          <w:p w14:paraId="2D6C0ACB" w14:textId="77777777" w:rsidR="00F6126C" w:rsidRDefault="00F6126C" w:rsidP="00F6126C">
            <w:pPr>
              <w:pBdr>
                <w:top w:val="nil"/>
                <w:left w:val="nil"/>
                <w:bottom w:val="nil"/>
                <w:right w:val="nil"/>
              </w:pBdr>
              <w:jc w:val="both"/>
            </w:pPr>
            <w:r>
              <w:rPr>
                <w:rFonts w:eastAsia="Arial" w:cs="Arial"/>
                <w:color w:val="000000"/>
                <w:sz w:val="20"/>
              </w:rPr>
              <w:t>Refer  QCM TW_Complaint Handling_DesignSpec_ Appendix – 5  Section ‘Config Form - Intake’ Tab ‘General Information’ ‘Product Information’ section</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ACC" w14:textId="77777777" w:rsidR="00F6126C" w:rsidRDefault="00F6126C" w:rsidP="00F6126C">
            <w:pPr>
              <w:pBdr>
                <w:top w:val="nil"/>
                <w:left w:val="nil"/>
                <w:bottom w:val="nil"/>
                <w:right w:val="nil"/>
              </w:pBdr>
              <w:jc w:val="center"/>
            </w:pPr>
            <w:r>
              <w:rPr>
                <w:rFonts w:eastAsia="Arial" w:cs="Arial"/>
                <w:color w:val="000000"/>
                <w:sz w:val="20"/>
              </w:rPr>
              <w:lastRenderedPageBreak/>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ACD" w14:textId="77777777" w:rsidR="00F6126C" w:rsidRDefault="00F6126C" w:rsidP="00F6126C">
            <w:pPr>
              <w:pBdr>
                <w:top w:val="nil"/>
                <w:left w:val="nil"/>
                <w:bottom w:val="nil"/>
                <w:right w:val="nil"/>
              </w:pBdr>
            </w:pPr>
            <w:r>
              <w:rPr>
                <w:rFonts w:eastAsia="Arial" w:cs="Arial"/>
                <w:color w:val="000000"/>
                <w:sz w:val="20"/>
              </w:rPr>
              <w:t>URS-CH-UI-007</w:t>
            </w:r>
          </w:p>
        </w:tc>
      </w:tr>
      <w:tr w:rsidR="00F6126C" w14:paraId="2D6C0ADE"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ACF" w14:textId="77777777" w:rsidR="00F6126C" w:rsidRDefault="00F6126C" w:rsidP="00F6126C">
            <w:pPr>
              <w:pBdr>
                <w:top w:val="nil"/>
                <w:left w:val="nil"/>
                <w:bottom w:val="nil"/>
                <w:right w:val="nil"/>
              </w:pBdr>
            </w:pPr>
            <w:r>
              <w:rPr>
                <w:rFonts w:eastAsia="Arial" w:cs="Arial"/>
                <w:color w:val="000000"/>
                <w:sz w:val="20"/>
              </w:rPr>
              <w:t>DS-CH-CS-CONFIGF-028</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AD0" w14:textId="77777777" w:rsidR="00F6126C" w:rsidRDefault="00F6126C" w:rsidP="00F6126C">
            <w:pPr>
              <w:pBdr>
                <w:top w:val="nil"/>
                <w:left w:val="nil"/>
                <w:bottom w:val="nil"/>
                <w:right w:val="nil"/>
              </w:pBdr>
              <w:jc w:val="both"/>
            </w:pPr>
            <w:r>
              <w:rPr>
                <w:rFonts w:eastAsia="Arial" w:cs="Arial"/>
                <w:color w:val="000000"/>
                <w:sz w:val="20"/>
              </w:rPr>
              <w:t>The system shall be configured with blue text for below fields for Complaint or Intake record.</w:t>
            </w:r>
          </w:p>
          <w:p w14:paraId="2D6C0AD1" w14:textId="77777777" w:rsidR="00F6126C" w:rsidRDefault="00F6126C" w:rsidP="00F6126C">
            <w:pPr>
              <w:pBdr>
                <w:top w:val="nil"/>
                <w:left w:val="nil"/>
                <w:bottom w:val="nil"/>
                <w:right w:val="nil"/>
              </w:pBdr>
              <w:jc w:val="both"/>
            </w:pPr>
            <w:r>
              <w:rPr>
                <w:rFonts w:eastAsia="Arial" w:cs="Arial"/>
                <w:color w:val="000000"/>
                <w:sz w:val="20"/>
              </w:rPr>
              <w:t> </w:t>
            </w:r>
          </w:p>
          <w:p w14:paraId="2D6C0AD2" w14:textId="77777777" w:rsidR="00F6126C" w:rsidRDefault="00F6126C" w:rsidP="00F6126C">
            <w:pPr>
              <w:numPr>
                <w:ilvl w:val="0"/>
                <w:numId w:val="25"/>
              </w:numPr>
              <w:pBdr>
                <w:top w:val="nil"/>
                <w:left w:val="nil"/>
                <w:bottom w:val="nil"/>
                <w:right w:val="nil"/>
              </w:pBdr>
            </w:pPr>
            <w:r>
              <w:rPr>
                <w:rFonts w:eastAsia="Arial" w:cs="Arial"/>
                <w:color w:val="000000"/>
                <w:sz w:val="20"/>
              </w:rPr>
              <w:t>Trade Item (RFB)</w:t>
            </w:r>
          </w:p>
          <w:p w14:paraId="2D6C0AD3" w14:textId="77777777" w:rsidR="00F6126C" w:rsidRDefault="00F6126C" w:rsidP="00F6126C">
            <w:pPr>
              <w:numPr>
                <w:ilvl w:val="0"/>
                <w:numId w:val="25"/>
              </w:numPr>
              <w:pBdr>
                <w:top w:val="nil"/>
                <w:left w:val="nil"/>
                <w:bottom w:val="nil"/>
                <w:right w:val="nil"/>
              </w:pBdr>
            </w:pPr>
            <w:r>
              <w:rPr>
                <w:rFonts w:eastAsia="Arial" w:cs="Arial"/>
                <w:color w:val="000000"/>
                <w:sz w:val="20"/>
              </w:rPr>
              <w:t>Device Source Identifier</w:t>
            </w:r>
          </w:p>
          <w:p w14:paraId="2D6C0AD4" w14:textId="77777777" w:rsidR="00F6126C" w:rsidRDefault="00F6126C" w:rsidP="00F6126C">
            <w:pPr>
              <w:numPr>
                <w:ilvl w:val="0"/>
                <w:numId w:val="25"/>
              </w:numPr>
              <w:pBdr>
                <w:top w:val="nil"/>
                <w:left w:val="nil"/>
                <w:bottom w:val="nil"/>
                <w:right w:val="nil"/>
              </w:pBdr>
            </w:pPr>
            <w:r>
              <w:rPr>
                <w:rFonts w:eastAsia="Arial" w:cs="Arial"/>
                <w:color w:val="000000"/>
                <w:sz w:val="20"/>
              </w:rPr>
              <w:t>Trade Item ID*</w:t>
            </w:r>
          </w:p>
          <w:p w14:paraId="2D6C0AD5" w14:textId="77777777" w:rsidR="00F6126C" w:rsidRDefault="00F6126C" w:rsidP="00F6126C">
            <w:pPr>
              <w:numPr>
                <w:ilvl w:val="0"/>
                <w:numId w:val="25"/>
              </w:numPr>
              <w:pBdr>
                <w:top w:val="nil"/>
                <w:left w:val="nil"/>
                <w:bottom w:val="nil"/>
                <w:right w:val="nil"/>
              </w:pBdr>
            </w:pPr>
            <w:r>
              <w:rPr>
                <w:rFonts w:eastAsia="Arial" w:cs="Arial"/>
                <w:color w:val="000000"/>
                <w:sz w:val="20"/>
              </w:rPr>
              <w:t>Trade Item Name</w:t>
            </w:r>
          </w:p>
          <w:p w14:paraId="2D6C0AD6" w14:textId="77777777" w:rsidR="00F6126C" w:rsidRDefault="00F6126C" w:rsidP="00F6126C">
            <w:pPr>
              <w:numPr>
                <w:ilvl w:val="0"/>
                <w:numId w:val="25"/>
              </w:numPr>
              <w:pBdr>
                <w:top w:val="nil"/>
                <w:left w:val="nil"/>
                <w:bottom w:val="nil"/>
                <w:right w:val="nil"/>
              </w:pBdr>
            </w:pPr>
            <w:r>
              <w:rPr>
                <w:rFonts w:eastAsia="Arial" w:cs="Arial"/>
                <w:color w:val="000000"/>
                <w:sz w:val="20"/>
              </w:rPr>
              <w:t>Trade Item Name Search*</w:t>
            </w:r>
          </w:p>
          <w:p w14:paraId="2D6C0AD7"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Device Identifier (GTIN)</w:t>
            </w:r>
          </w:p>
          <w:p w14:paraId="2D6C0AD8" w14:textId="77777777" w:rsidR="00F6126C" w:rsidRDefault="00F6126C" w:rsidP="00F6126C">
            <w:pPr>
              <w:pBdr>
                <w:top w:val="nil"/>
                <w:left w:val="nil"/>
                <w:bottom w:val="nil"/>
                <w:right w:val="nil"/>
              </w:pBdr>
              <w:jc w:val="both"/>
            </w:pPr>
            <w:r>
              <w:rPr>
                <w:rFonts w:eastAsia="Arial" w:cs="Arial"/>
                <w:color w:val="000000"/>
                <w:sz w:val="20"/>
              </w:rPr>
              <w:t> </w:t>
            </w:r>
          </w:p>
          <w:p w14:paraId="2D6C0AD9" w14:textId="77777777" w:rsidR="00F6126C" w:rsidRDefault="00F6126C" w:rsidP="00F6126C">
            <w:pPr>
              <w:pBdr>
                <w:top w:val="nil"/>
                <w:left w:val="nil"/>
                <w:bottom w:val="nil"/>
                <w:right w:val="nil"/>
              </w:pBdr>
              <w:jc w:val="both"/>
            </w:pPr>
            <w:r>
              <w:rPr>
                <w:rFonts w:eastAsia="Arial" w:cs="Arial"/>
                <w:color w:val="000000"/>
                <w:sz w:val="20"/>
              </w:rPr>
              <w:t>Refer  QCM TW_Complaint Handling_DesignSpec_ Appendix – 5  Section ‘Config Form - Complaint’ Tab ‘General Information’ ‘Product Information’ section</w:t>
            </w:r>
          </w:p>
          <w:p w14:paraId="2D6C0ADA" w14:textId="77777777" w:rsidR="00F6126C" w:rsidRDefault="00F6126C" w:rsidP="00F6126C">
            <w:pPr>
              <w:pBdr>
                <w:top w:val="nil"/>
                <w:left w:val="nil"/>
                <w:bottom w:val="nil"/>
                <w:right w:val="nil"/>
              </w:pBdr>
              <w:jc w:val="both"/>
            </w:pPr>
            <w:r>
              <w:rPr>
                <w:rFonts w:eastAsia="Arial" w:cs="Arial"/>
                <w:color w:val="000000"/>
                <w:sz w:val="20"/>
              </w:rPr>
              <w:t> </w:t>
            </w:r>
          </w:p>
          <w:p w14:paraId="2D6C0ADB" w14:textId="77777777" w:rsidR="00F6126C" w:rsidRDefault="00F6126C" w:rsidP="00F6126C">
            <w:pPr>
              <w:pBdr>
                <w:top w:val="nil"/>
                <w:left w:val="nil"/>
                <w:bottom w:val="nil"/>
                <w:right w:val="nil"/>
              </w:pBdr>
              <w:jc w:val="both"/>
            </w:pPr>
            <w:r>
              <w:rPr>
                <w:rFonts w:eastAsia="Arial" w:cs="Arial"/>
                <w:color w:val="000000"/>
                <w:sz w:val="20"/>
              </w:rPr>
              <w:t>Refer  QCM TW_Complaint Handling_DesignSpec_ Appendix – 5  Section ‘Config Form - Intake’ Tab ‘General Information’ ‘Product Information’ section</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ADC" w14:textId="77777777" w:rsidR="00F6126C" w:rsidRDefault="00F6126C" w:rsidP="00F6126C">
            <w:pPr>
              <w:pBdr>
                <w:top w:val="nil"/>
                <w:left w:val="nil"/>
                <w:bottom w:val="nil"/>
                <w:right w:val="nil"/>
              </w:pBdr>
              <w:jc w:val="center"/>
            </w:pPr>
            <w:r>
              <w:rPr>
                <w:rFonts w:eastAsia="Arial" w:cs="Arial"/>
                <w:color w:val="000000"/>
                <w:sz w:val="20"/>
              </w:rPr>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ADD" w14:textId="77777777" w:rsidR="00F6126C" w:rsidRDefault="00F6126C" w:rsidP="00F6126C">
            <w:pPr>
              <w:pBdr>
                <w:top w:val="nil"/>
                <w:left w:val="nil"/>
                <w:bottom w:val="nil"/>
                <w:right w:val="nil"/>
              </w:pBdr>
            </w:pPr>
            <w:r>
              <w:rPr>
                <w:rFonts w:eastAsia="Arial" w:cs="Arial"/>
                <w:color w:val="000000"/>
                <w:sz w:val="20"/>
              </w:rPr>
              <w:t>URS-CH-UI-007</w:t>
            </w:r>
          </w:p>
        </w:tc>
      </w:tr>
      <w:tr w:rsidR="00F6126C" w14:paraId="2D6C0AEB"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ADF" w14:textId="77777777" w:rsidR="00F6126C" w:rsidRDefault="00F6126C" w:rsidP="00F6126C">
            <w:pPr>
              <w:pBdr>
                <w:top w:val="nil"/>
                <w:left w:val="nil"/>
                <w:bottom w:val="nil"/>
                <w:right w:val="nil"/>
              </w:pBdr>
            </w:pPr>
            <w:commentRangeStart w:id="283"/>
            <w:r>
              <w:rPr>
                <w:rFonts w:eastAsia="Arial" w:cs="Arial"/>
                <w:color w:val="000000"/>
                <w:sz w:val="20"/>
              </w:rPr>
              <w:t>DS-CH-CS-CONFIGF-029</w:t>
            </w:r>
            <w:commentRangeEnd w:id="283"/>
            <w:r>
              <w:rPr>
                <w:rStyle w:val="CommentReference"/>
                <w:sz w:val="18"/>
                <w:szCs w:val="24"/>
              </w:rPr>
              <w:commentReference w:id="283"/>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AE0" w14:textId="77777777" w:rsidR="00F6126C" w:rsidRDefault="00F6126C" w:rsidP="00F6126C">
            <w:pPr>
              <w:pBdr>
                <w:top w:val="nil"/>
                <w:left w:val="nil"/>
                <w:bottom w:val="nil"/>
                <w:right w:val="nil"/>
              </w:pBdr>
              <w:jc w:val="both"/>
            </w:pPr>
            <w:r>
              <w:rPr>
                <w:rFonts w:eastAsia="Arial" w:cs="Arial"/>
                <w:color w:val="000000"/>
                <w:sz w:val="20"/>
              </w:rPr>
              <w:t>The system shall be configured with blue text for below fields for Complaint or Intake record.</w:t>
            </w:r>
          </w:p>
          <w:p w14:paraId="2D6C0AE1" w14:textId="77777777" w:rsidR="00F6126C" w:rsidRDefault="00F6126C" w:rsidP="00F6126C">
            <w:pPr>
              <w:pBdr>
                <w:top w:val="nil"/>
                <w:left w:val="nil"/>
                <w:bottom w:val="nil"/>
                <w:right w:val="nil"/>
              </w:pBdr>
              <w:jc w:val="both"/>
            </w:pPr>
            <w:r>
              <w:rPr>
                <w:rFonts w:eastAsia="Arial" w:cs="Arial"/>
                <w:color w:val="000000"/>
                <w:sz w:val="20"/>
              </w:rPr>
              <w:t> </w:t>
            </w:r>
          </w:p>
          <w:p w14:paraId="2D6C0AE2" w14:textId="77777777" w:rsidR="00F6126C" w:rsidRDefault="00F6126C" w:rsidP="00F6126C">
            <w:pPr>
              <w:numPr>
                <w:ilvl w:val="0"/>
                <w:numId w:val="25"/>
              </w:numPr>
              <w:pBdr>
                <w:top w:val="nil"/>
                <w:left w:val="nil"/>
                <w:bottom w:val="nil"/>
                <w:right w:val="nil"/>
              </w:pBdr>
            </w:pPr>
            <w:r>
              <w:rPr>
                <w:rFonts w:eastAsia="Arial" w:cs="Arial"/>
                <w:color w:val="000000"/>
                <w:sz w:val="20"/>
              </w:rPr>
              <w:t>Technical Product Identifier*</w:t>
            </w:r>
          </w:p>
          <w:p w14:paraId="2D6C0AE3" w14:textId="77777777" w:rsidR="00F6126C" w:rsidRDefault="00F6126C" w:rsidP="00F6126C">
            <w:pPr>
              <w:numPr>
                <w:ilvl w:val="0"/>
                <w:numId w:val="25"/>
              </w:numPr>
              <w:pBdr>
                <w:top w:val="nil"/>
                <w:left w:val="nil"/>
                <w:bottom w:val="nil"/>
                <w:right w:val="nil"/>
              </w:pBdr>
            </w:pPr>
            <w:r>
              <w:rPr>
                <w:rFonts w:eastAsia="Arial" w:cs="Arial"/>
                <w:color w:val="000000"/>
                <w:sz w:val="20"/>
              </w:rPr>
              <w:t>Technical Product Name</w:t>
            </w:r>
          </w:p>
          <w:p w14:paraId="2D6C0AE4" w14:textId="696DF964" w:rsidR="00F6126C" w:rsidRDefault="00F6126C" w:rsidP="00F6126C">
            <w:pPr>
              <w:numPr>
                <w:ilvl w:val="0"/>
                <w:numId w:val="25"/>
              </w:numPr>
              <w:pBdr>
                <w:top w:val="nil"/>
                <w:left w:val="nil"/>
                <w:bottom w:val="nil"/>
                <w:right w:val="nil"/>
              </w:pBdr>
              <w:jc w:val="both"/>
            </w:pPr>
            <w:r>
              <w:rPr>
                <w:rFonts w:eastAsia="Arial" w:cs="Arial"/>
                <w:color w:val="000000"/>
                <w:sz w:val="20"/>
              </w:rPr>
              <w:t>Technical Product Name Search*</w:t>
            </w:r>
          </w:p>
          <w:p w14:paraId="2D6C0AE5" w14:textId="77777777" w:rsidR="00F6126C" w:rsidRDefault="00F6126C" w:rsidP="00F6126C">
            <w:pPr>
              <w:pBdr>
                <w:top w:val="nil"/>
                <w:left w:val="nil"/>
                <w:bottom w:val="nil"/>
                <w:right w:val="nil"/>
              </w:pBdr>
              <w:jc w:val="both"/>
            </w:pPr>
            <w:r>
              <w:rPr>
                <w:rFonts w:eastAsia="Arial" w:cs="Arial"/>
                <w:color w:val="000000"/>
                <w:sz w:val="20"/>
              </w:rPr>
              <w:t> </w:t>
            </w:r>
          </w:p>
          <w:p w14:paraId="2D6C0AE6" w14:textId="77777777" w:rsidR="00F6126C" w:rsidRDefault="00F6126C" w:rsidP="00F6126C">
            <w:pPr>
              <w:pBdr>
                <w:top w:val="nil"/>
                <w:left w:val="nil"/>
                <w:bottom w:val="nil"/>
                <w:right w:val="nil"/>
              </w:pBdr>
              <w:jc w:val="both"/>
            </w:pPr>
            <w:r>
              <w:rPr>
                <w:rFonts w:eastAsia="Arial" w:cs="Arial"/>
                <w:color w:val="000000"/>
                <w:sz w:val="20"/>
              </w:rPr>
              <w:t>Refer  QCM TW_Complaint Handling_DesignSpec_ Appendix – 5  Section ‘Config Form - Complaint’ Tab ‘General Information’ ‘Product Information’ section</w:t>
            </w:r>
          </w:p>
          <w:p w14:paraId="2D6C0AE7" w14:textId="77777777" w:rsidR="00F6126C" w:rsidRDefault="00F6126C" w:rsidP="00F6126C">
            <w:pPr>
              <w:pBdr>
                <w:top w:val="nil"/>
                <w:left w:val="nil"/>
                <w:bottom w:val="nil"/>
                <w:right w:val="nil"/>
              </w:pBdr>
              <w:jc w:val="both"/>
            </w:pPr>
            <w:r>
              <w:rPr>
                <w:rFonts w:eastAsia="Arial" w:cs="Arial"/>
                <w:color w:val="000000"/>
                <w:sz w:val="20"/>
              </w:rPr>
              <w:t> </w:t>
            </w:r>
          </w:p>
          <w:p w14:paraId="2D6C0AE8" w14:textId="77777777" w:rsidR="00F6126C" w:rsidRDefault="00F6126C" w:rsidP="00F6126C">
            <w:pPr>
              <w:pBdr>
                <w:top w:val="nil"/>
                <w:left w:val="nil"/>
                <w:bottom w:val="nil"/>
                <w:right w:val="nil"/>
              </w:pBdr>
              <w:jc w:val="both"/>
            </w:pPr>
            <w:r>
              <w:rPr>
                <w:rFonts w:eastAsia="Arial" w:cs="Arial"/>
                <w:color w:val="000000"/>
                <w:sz w:val="20"/>
              </w:rPr>
              <w:t>Refer  QCM TW_Complaint Handling_DesignSpec_ Appendix – 5  Section ‘Config Form - Intake’ Tab ‘General Information’ ‘Product Information’ section</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AE9" w14:textId="77777777" w:rsidR="00F6126C" w:rsidRDefault="00F6126C" w:rsidP="00F6126C">
            <w:pPr>
              <w:pBdr>
                <w:top w:val="nil"/>
                <w:left w:val="nil"/>
                <w:bottom w:val="nil"/>
                <w:right w:val="nil"/>
              </w:pBdr>
              <w:jc w:val="center"/>
            </w:pPr>
            <w:r>
              <w:rPr>
                <w:rFonts w:eastAsia="Arial" w:cs="Arial"/>
                <w:color w:val="000000"/>
                <w:sz w:val="20"/>
              </w:rPr>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AEA" w14:textId="77777777" w:rsidR="00F6126C" w:rsidRDefault="00F6126C" w:rsidP="00F6126C">
            <w:pPr>
              <w:pBdr>
                <w:top w:val="nil"/>
                <w:left w:val="nil"/>
                <w:bottom w:val="nil"/>
                <w:right w:val="nil"/>
              </w:pBdr>
            </w:pPr>
            <w:r>
              <w:rPr>
                <w:rFonts w:eastAsia="Arial" w:cs="Arial"/>
                <w:color w:val="000000"/>
                <w:sz w:val="20"/>
              </w:rPr>
              <w:t>URS-CH-UI-007</w:t>
            </w:r>
          </w:p>
        </w:tc>
      </w:tr>
      <w:tr w:rsidR="00F6126C" w14:paraId="2D6C0AF8"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AEC" w14:textId="77777777" w:rsidR="00F6126C" w:rsidRDefault="00F6126C" w:rsidP="00F6126C">
            <w:pPr>
              <w:pBdr>
                <w:top w:val="nil"/>
                <w:left w:val="nil"/>
                <w:bottom w:val="nil"/>
                <w:right w:val="nil"/>
              </w:pBdr>
            </w:pPr>
            <w:r>
              <w:rPr>
                <w:rFonts w:eastAsia="Arial" w:cs="Arial"/>
                <w:color w:val="000000"/>
                <w:sz w:val="20"/>
              </w:rPr>
              <w:lastRenderedPageBreak/>
              <w:t>DS-CH-CS-CONFIGF-030</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AED" w14:textId="77777777" w:rsidR="00F6126C" w:rsidRDefault="00F6126C" w:rsidP="00F6126C">
            <w:pPr>
              <w:pBdr>
                <w:top w:val="nil"/>
                <w:left w:val="nil"/>
                <w:bottom w:val="nil"/>
                <w:right w:val="nil"/>
              </w:pBdr>
              <w:jc w:val="both"/>
            </w:pPr>
            <w:r>
              <w:rPr>
                <w:rFonts w:eastAsia="Arial" w:cs="Arial"/>
                <w:color w:val="000000"/>
                <w:sz w:val="20"/>
              </w:rPr>
              <w:t>The system shall be configured with blue text for below fields for Complaint or Intake record.</w:t>
            </w:r>
          </w:p>
          <w:p w14:paraId="2D6C0AEE" w14:textId="77777777" w:rsidR="00F6126C" w:rsidRDefault="00F6126C" w:rsidP="00F6126C">
            <w:pPr>
              <w:pBdr>
                <w:top w:val="nil"/>
                <w:left w:val="nil"/>
                <w:bottom w:val="nil"/>
                <w:right w:val="nil"/>
              </w:pBdr>
              <w:jc w:val="both"/>
            </w:pPr>
            <w:r>
              <w:rPr>
                <w:rFonts w:eastAsia="Arial" w:cs="Arial"/>
                <w:color w:val="000000"/>
                <w:sz w:val="20"/>
              </w:rPr>
              <w:t> </w:t>
            </w:r>
          </w:p>
          <w:p w14:paraId="2D6C0AEF" w14:textId="77777777" w:rsidR="00F6126C" w:rsidRDefault="00F6126C" w:rsidP="00F6126C">
            <w:pPr>
              <w:numPr>
                <w:ilvl w:val="0"/>
                <w:numId w:val="25"/>
              </w:numPr>
              <w:pBdr>
                <w:top w:val="nil"/>
                <w:left w:val="nil"/>
                <w:bottom w:val="nil"/>
                <w:right w:val="nil"/>
              </w:pBdr>
            </w:pPr>
            <w:r>
              <w:rPr>
                <w:rFonts w:eastAsia="Arial" w:cs="Arial"/>
                <w:color w:val="000000"/>
                <w:sz w:val="20"/>
              </w:rPr>
              <w:t>Base Model ID</w:t>
            </w:r>
          </w:p>
          <w:p w14:paraId="2D6C0AF0" w14:textId="77777777" w:rsidR="00F6126C" w:rsidRDefault="00F6126C" w:rsidP="00F6126C">
            <w:pPr>
              <w:numPr>
                <w:ilvl w:val="0"/>
                <w:numId w:val="25"/>
              </w:numPr>
              <w:pBdr>
                <w:top w:val="nil"/>
                <w:left w:val="nil"/>
                <w:bottom w:val="nil"/>
                <w:right w:val="nil"/>
              </w:pBdr>
            </w:pPr>
            <w:r>
              <w:rPr>
                <w:rFonts w:eastAsia="Arial" w:cs="Arial"/>
                <w:color w:val="000000"/>
                <w:sz w:val="20"/>
              </w:rPr>
              <w:t>Base Model Name</w:t>
            </w:r>
          </w:p>
          <w:p w14:paraId="2D6C0AF1"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Global Model Number (BUDI)</w:t>
            </w:r>
          </w:p>
          <w:p w14:paraId="2D6C0AF2" w14:textId="77777777" w:rsidR="00F6126C" w:rsidRDefault="00F6126C" w:rsidP="00F6126C">
            <w:pPr>
              <w:pBdr>
                <w:top w:val="nil"/>
                <w:left w:val="nil"/>
                <w:bottom w:val="nil"/>
                <w:right w:val="nil"/>
              </w:pBdr>
              <w:jc w:val="both"/>
            </w:pPr>
            <w:r>
              <w:rPr>
                <w:rFonts w:eastAsia="Arial" w:cs="Arial"/>
                <w:color w:val="000000"/>
                <w:sz w:val="20"/>
              </w:rPr>
              <w:t> </w:t>
            </w:r>
          </w:p>
          <w:p w14:paraId="2D6C0AF3" w14:textId="77777777" w:rsidR="00F6126C" w:rsidRDefault="00F6126C" w:rsidP="00F6126C">
            <w:pPr>
              <w:pBdr>
                <w:top w:val="nil"/>
                <w:left w:val="nil"/>
                <w:bottom w:val="nil"/>
                <w:right w:val="nil"/>
              </w:pBdr>
              <w:jc w:val="both"/>
            </w:pPr>
            <w:r>
              <w:rPr>
                <w:rFonts w:eastAsia="Arial" w:cs="Arial"/>
                <w:color w:val="000000"/>
                <w:sz w:val="20"/>
              </w:rPr>
              <w:t>Refer  QCM TW_Complaint Handling_DesignSpec_ Appendix – 5  Section ‘Config Form - Complaint’ Tab ‘General Information’ ‘Product Information’ section</w:t>
            </w:r>
          </w:p>
          <w:p w14:paraId="2D6C0AF4" w14:textId="77777777" w:rsidR="00F6126C" w:rsidRDefault="00F6126C" w:rsidP="00F6126C">
            <w:pPr>
              <w:pBdr>
                <w:top w:val="nil"/>
                <w:left w:val="nil"/>
                <w:bottom w:val="nil"/>
                <w:right w:val="nil"/>
              </w:pBdr>
              <w:jc w:val="both"/>
            </w:pPr>
            <w:r>
              <w:rPr>
                <w:rFonts w:eastAsia="Arial" w:cs="Arial"/>
                <w:color w:val="000000"/>
                <w:sz w:val="20"/>
              </w:rPr>
              <w:t> </w:t>
            </w:r>
          </w:p>
          <w:p w14:paraId="2D6C0AF5" w14:textId="77777777" w:rsidR="00F6126C" w:rsidRDefault="00F6126C" w:rsidP="00F6126C">
            <w:pPr>
              <w:pBdr>
                <w:top w:val="nil"/>
                <w:left w:val="nil"/>
                <w:bottom w:val="nil"/>
                <w:right w:val="nil"/>
              </w:pBdr>
              <w:jc w:val="both"/>
            </w:pPr>
            <w:r>
              <w:rPr>
                <w:rFonts w:eastAsia="Arial" w:cs="Arial"/>
                <w:color w:val="000000"/>
                <w:sz w:val="20"/>
              </w:rPr>
              <w:t>Refer  QCM TW_Complaint Handling_DesignSpec_ Appendix – 5  Section ‘Config Form - Intake’ Tab ‘General Information’ ‘Product Information’ section</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AF6" w14:textId="77777777" w:rsidR="00F6126C" w:rsidRDefault="00F6126C" w:rsidP="00F6126C">
            <w:pPr>
              <w:pBdr>
                <w:top w:val="nil"/>
                <w:left w:val="nil"/>
                <w:bottom w:val="nil"/>
                <w:right w:val="nil"/>
              </w:pBdr>
              <w:jc w:val="center"/>
            </w:pPr>
            <w:r>
              <w:rPr>
                <w:rFonts w:eastAsia="Arial" w:cs="Arial"/>
                <w:color w:val="000000"/>
                <w:sz w:val="20"/>
              </w:rPr>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AF7" w14:textId="77777777" w:rsidR="00F6126C" w:rsidRDefault="00F6126C" w:rsidP="00F6126C">
            <w:pPr>
              <w:pBdr>
                <w:top w:val="nil"/>
                <w:left w:val="nil"/>
                <w:bottom w:val="nil"/>
                <w:right w:val="nil"/>
              </w:pBdr>
            </w:pPr>
            <w:r>
              <w:rPr>
                <w:rFonts w:eastAsia="Arial" w:cs="Arial"/>
                <w:color w:val="000000"/>
                <w:sz w:val="20"/>
              </w:rPr>
              <w:t>URS-CH-UI-007</w:t>
            </w:r>
          </w:p>
        </w:tc>
      </w:tr>
      <w:tr w:rsidR="00F6126C" w14:paraId="2D6C0B0A"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AF9" w14:textId="77777777" w:rsidR="00F6126C" w:rsidRDefault="00F6126C" w:rsidP="00F6126C">
            <w:pPr>
              <w:pBdr>
                <w:top w:val="nil"/>
                <w:left w:val="nil"/>
                <w:bottom w:val="nil"/>
                <w:right w:val="nil"/>
              </w:pBdr>
            </w:pPr>
            <w:r>
              <w:rPr>
                <w:rFonts w:eastAsia="Arial" w:cs="Arial"/>
                <w:color w:val="000000"/>
                <w:sz w:val="20"/>
              </w:rPr>
              <w:t>DS-CH-CS-CONFIGF-031</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AFA" w14:textId="77777777" w:rsidR="00F6126C" w:rsidRDefault="00F6126C" w:rsidP="00F6126C">
            <w:pPr>
              <w:pBdr>
                <w:top w:val="nil"/>
                <w:left w:val="nil"/>
                <w:bottom w:val="nil"/>
                <w:right w:val="nil"/>
              </w:pBdr>
              <w:jc w:val="both"/>
            </w:pPr>
            <w:r>
              <w:rPr>
                <w:rFonts w:eastAsia="Arial" w:cs="Arial"/>
                <w:color w:val="000000"/>
                <w:sz w:val="20"/>
              </w:rPr>
              <w:t>The system shall be configured with blue text for below fields for Complaint or Intake record.</w:t>
            </w:r>
          </w:p>
          <w:p w14:paraId="2D6C0AFB" w14:textId="77777777" w:rsidR="00F6126C" w:rsidRDefault="00F6126C" w:rsidP="00F6126C">
            <w:pPr>
              <w:pBdr>
                <w:top w:val="nil"/>
                <w:left w:val="nil"/>
                <w:bottom w:val="nil"/>
                <w:right w:val="nil"/>
              </w:pBdr>
              <w:jc w:val="both"/>
            </w:pPr>
            <w:r>
              <w:rPr>
                <w:rFonts w:eastAsia="Arial" w:cs="Arial"/>
                <w:color w:val="000000"/>
                <w:sz w:val="20"/>
              </w:rPr>
              <w:t> </w:t>
            </w:r>
          </w:p>
          <w:p w14:paraId="2D6C0AFC" w14:textId="77777777" w:rsidR="00F6126C" w:rsidRDefault="00F6126C" w:rsidP="00F6126C">
            <w:pPr>
              <w:numPr>
                <w:ilvl w:val="0"/>
                <w:numId w:val="25"/>
              </w:numPr>
              <w:pBdr>
                <w:top w:val="nil"/>
                <w:left w:val="nil"/>
                <w:bottom w:val="nil"/>
                <w:right w:val="nil"/>
              </w:pBdr>
            </w:pPr>
            <w:r>
              <w:rPr>
                <w:rFonts w:eastAsia="Arial" w:cs="Arial"/>
                <w:color w:val="000000"/>
                <w:sz w:val="20"/>
              </w:rPr>
              <w:t>Medical Device?</w:t>
            </w:r>
          </w:p>
          <w:p w14:paraId="2D6C0AFD" w14:textId="77777777" w:rsidR="00F6126C" w:rsidRDefault="00F6126C" w:rsidP="00F6126C">
            <w:pPr>
              <w:numPr>
                <w:ilvl w:val="0"/>
                <w:numId w:val="25"/>
              </w:numPr>
              <w:pBdr>
                <w:top w:val="nil"/>
                <w:left w:val="nil"/>
                <w:bottom w:val="nil"/>
                <w:right w:val="nil"/>
              </w:pBdr>
            </w:pPr>
            <w:r>
              <w:rPr>
                <w:rFonts w:eastAsia="Arial" w:cs="Arial"/>
                <w:color w:val="000000"/>
                <w:sz w:val="20"/>
              </w:rPr>
              <w:t>Unit of Use UDI-DI</w:t>
            </w:r>
          </w:p>
          <w:p w14:paraId="2D6C0AFE" w14:textId="77777777" w:rsidR="00F6126C" w:rsidRDefault="00F6126C" w:rsidP="00F6126C">
            <w:pPr>
              <w:numPr>
                <w:ilvl w:val="0"/>
                <w:numId w:val="25"/>
              </w:numPr>
              <w:pBdr>
                <w:top w:val="nil"/>
                <w:left w:val="nil"/>
                <w:bottom w:val="nil"/>
                <w:right w:val="nil"/>
              </w:pBdr>
            </w:pPr>
            <w:r>
              <w:rPr>
                <w:rFonts w:eastAsia="Arial" w:cs="Arial"/>
                <w:color w:val="000000"/>
                <w:sz w:val="20"/>
              </w:rPr>
              <w:t>Product Brand Name</w:t>
            </w:r>
          </w:p>
          <w:p w14:paraId="2D6C0AFF" w14:textId="77777777" w:rsidR="00F6126C" w:rsidRDefault="00F6126C" w:rsidP="00F6126C">
            <w:pPr>
              <w:numPr>
                <w:ilvl w:val="0"/>
                <w:numId w:val="25"/>
              </w:numPr>
              <w:pBdr>
                <w:top w:val="nil"/>
                <w:left w:val="nil"/>
                <w:bottom w:val="nil"/>
                <w:right w:val="nil"/>
              </w:pBdr>
            </w:pPr>
            <w:r>
              <w:rPr>
                <w:rFonts w:eastAsia="Arial" w:cs="Arial"/>
                <w:color w:val="000000"/>
                <w:sz w:val="20"/>
              </w:rPr>
              <w:t>Product Software Revision</w:t>
            </w:r>
          </w:p>
          <w:p w14:paraId="2D6C0B00" w14:textId="77777777" w:rsidR="00F6126C" w:rsidRDefault="00F6126C" w:rsidP="00F6126C">
            <w:pPr>
              <w:numPr>
                <w:ilvl w:val="0"/>
                <w:numId w:val="25"/>
              </w:numPr>
              <w:pBdr>
                <w:top w:val="nil"/>
                <w:left w:val="nil"/>
                <w:bottom w:val="nil"/>
                <w:right w:val="nil"/>
              </w:pBdr>
            </w:pPr>
            <w:r>
              <w:rPr>
                <w:rFonts w:eastAsia="Arial" w:cs="Arial"/>
                <w:color w:val="000000"/>
                <w:sz w:val="20"/>
              </w:rPr>
              <w:t>Model Number</w:t>
            </w:r>
          </w:p>
          <w:p w14:paraId="2D6C0B01" w14:textId="77777777" w:rsidR="00F6126C" w:rsidRDefault="00F6126C" w:rsidP="00F6126C">
            <w:pPr>
              <w:numPr>
                <w:ilvl w:val="0"/>
                <w:numId w:val="25"/>
              </w:numPr>
              <w:pBdr>
                <w:top w:val="nil"/>
                <w:left w:val="nil"/>
                <w:bottom w:val="nil"/>
                <w:right w:val="nil"/>
              </w:pBdr>
            </w:pPr>
            <w:r>
              <w:rPr>
                <w:rFonts w:eastAsia="Arial" w:cs="Arial"/>
                <w:color w:val="000000"/>
                <w:sz w:val="20"/>
              </w:rPr>
              <w:t>Unit Descriptor</w:t>
            </w:r>
          </w:p>
          <w:p w14:paraId="2D6C0B02" w14:textId="77777777" w:rsidR="00F6126C" w:rsidRDefault="00F6126C" w:rsidP="00F6126C">
            <w:pPr>
              <w:numPr>
                <w:ilvl w:val="0"/>
                <w:numId w:val="25"/>
              </w:numPr>
              <w:pBdr>
                <w:top w:val="nil"/>
                <w:left w:val="nil"/>
                <w:bottom w:val="nil"/>
                <w:right w:val="nil"/>
              </w:pBdr>
            </w:pPr>
            <w:r>
              <w:rPr>
                <w:rFonts w:eastAsia="Arial" w:cs="Arial"/>
                <w:color w:val="000000"/>
                <w:sz w:val="20"/>
              </w:rPr>
              <w:t>ER Entity</w:t>
            </w:r>
          </w:p>
          <w:p w14:paraId="2D6C0B03"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Firmware Version</w:t>
            </w:r>
          </w:p>
          <w:p w14:paraId="2D6C0B04" w14:textId="77777777" w:rsidR="00F6126C" w:rsidRDefault="00F6126C" w:rsidP="00F6126C">
            <w:pPr>
              <w:pBdr>
                <w:top w:val="nil"/>
                <w:left w:val="nil"/>
                <w:bottom w:val="nil"/>
                <w:right w:val="nil"/>
              </w:pBdr>
              <w:ind w:left="720"/>
              <w:jc w:val="both"/>
            </w:pPr>
            <w:r>
              <w:rPr>
                <w:rFonts w:eastAsia="Arial" w:cs="Arial"/>
                <w:color w:val="000000"/>
                <w:sz w:val="20"/>
              </w:rPr>
              <w:t> </w:t>
            </w:r>
          </w:p>
          <w:p w14:paraId="2D6C0B05" w14:textId="77777777" w:rsidR="00F6126C" w:rsidRDefault="00F6126C" w:rsidP="00F6126C">
            <w:pPr>
              <w:pBdr>
                <w:top w:val="nil"/>
                <w:left w:val="nil"/>
                <w:bottom w:val="nil"/>
                <w:right w:val="nil"/>
              </w:pBdr>
              <w:jc w:val="both"/>
            </w:pPr>
            <w:r>
              <w:rPr>
                <w:rFonts w:eastAsia="Arial" w:cs="Arial"/>
                <w:color w:val="000000"/>
                <w:sz w:val="20"/>
              </w:rPr>
              <w:t>Refer  QCM TW_Complaint Handling_DesignSpec_ Appendix – 5  Section ‘Config Form - Complaint’ Tab ‘General Information’ ‘Product Information’ section</w:t>
            </w:r>
          </w:p>
          <w:p w14:paraId="2D6C0B06" w14:textId="77777777" w:rsidR="00F6126C" w:rsidRDefault="00F6126C" w:rsidP="00F6126C">
            <w:pPr>
              <w:pBdr>
                <w:top w:val="nil"/>
                <w:left w:val="nil"/>
                <w:bottom w:val="nil"/>
                <w:right w:val="nil"/>
              </w:pBdr>
              <w:jc w:val="both"/>
            </w:pPr>
            <w:r>
              <w:rPr>
                <w:rFonts w:eastAsia="Arial" w:cs="Arial"/>
                <w:color w:val="000000"/>
                <w:sz w:val="20"/>
              </w:rPr>
              <w:t> </w:t>
            </w:r>
          </w:p>
          <w:p w14:paraId="2D6C0B07" w14:textId="77777777" w:rsidR="00F6126C" w:rsidRDefault="00F6126C" w:rsidP="00F6126C">
            <w:pPr>
              <w:pBdr>
                <w:top w:val="nil"/>
                <w:left w:val="nil"/>
                <w:bottom w:val="nil"/>
                <w:right w:val="nil"/>
              </w:pBdr>
              <w:jc w:val="both"/>
            </w:pPr>
            <w:r>
              <w:rPr>
                <w:rFonts w:eastAsia="Arial" w:cs="Arial"/>
                <w:color w:val="000000"/>
                <w:sz w:val="20"/>
              </w:rPr>
              <w:t>Refer  QCM TW_Complaint Handling_DesignSpec_ Appendix – 5  Section ‘Config Form - Intake’ Tab ‘General Information’ ‘Product Information’ section</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B08" w14:textId="77777777" w:rsidR="00F6126C" w:rsidRDefault="00F6126C" w:rsidP="00F6126C">
            <w:pPr>
              <w:pBdr>
                <w:top w:val="nil"/>
                <w:left w:val="nil"/>
                <w:bottom w:val="nil"/>
                <w:right w:val="nil"/>
              </w:pBdr>
              <w:jc w:val="center"/>
            </w:pPr>
            <w:r>
              <w:rPr>
                <w:rFonts w:eastAsia="Arial" w:cs="Arial"/>
                <w:color w:val="000000"/>
                <w:sz w:val="20"/>
              </w:rPr>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B09" w14:textId="77777777" w:rsidR="00F6126C" w:rsidRDefault="00F6126C" w:rsidP="00F6126C">
            <w:pPr>
              <w:pBdr>
                <w:top w:val="nil"/>
                <w:left w:val="nil"/>
                <w:bottom w:val="nil"/>
                <w:right w:val="nil"/>
              </w:pBdr>
            </w:pPr>
            <w:r>
              <w:rPr>
                <w:rFonts w:eastAsia="Arial" w:cs="Arial"/>
                <w:color w:val="000000"/>
                <w:sz w:val="20"/>
              </w:rPr>
              <w:t>URS-CH-UI-007</w:t>
            </w:r>
          </w:p>
        </w:tc>
      </w:tr>
      <w:tr w:rsidR="00F6126C" w14:paraId="2D6C0B1F"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B0B" w14:textId="77777777" w:rsidR="00F6126C" w:rsidRDefault="00F6126C" w:rsidP="00F6126C">
            <w:pPr>
              <w:pBdr>
                <w:top w:val="nil"/>
                <w:left w:val="nil"/>
                <w:bottom w:val="nil"/>
                <w:right w:val="nil"/>
              </w:pBdr>
            </w:pPr>
            <w:r>
              <w:rPr>
                <w:rFonts w:eastAsia="Arial" w:cs="Arial"/>
                <w:color w:val="000000"/>
                <w:sz w:val="20"/>
              </w:rPr>
              <w:t>DS-CH-CS-CONFIGF-032</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B0C" w14:textId="77777777" w:rsidR="00F6126C" w:rsidRDefault="00F6126C" w:rsidP="00F6126C">
            <w:pPr>
              <w:pBdr>
                <w:top w:val="nil"/>
                <w:left w:val="nil"/>
                <w:bottom w:val="nil"/>
                <w:right w:val="nil"/>
              </w:pBdr>
              <w:jc w:val="both"/>
            </w:pPr>
            <w:r>
              <w:rPr>
                <w:rFonts w:eastAsia="Arial" w:cs="Arial"/>
                <w:color w:val="000000"/>
                <w:sz w:val="20"/>
              </w:rPr>
              <w:t>The system shall be configured with blue text for below fields for Complaint or Intake record.</w:t>
            </w:r>
          </w:p>
          <w:p w14:paraId="2D6C0B0D" w14:textId="77777777" w:rsidR="00F6126C" w:rsidRDefault="00F6126C" w:rsidP="00F6126C">
            <w:pPr>
              <w:pBdr>
                <w:top w:val="nil"/>
                <w:left w:val="nil"/>
                <w:bottom w:val="nil"/>
                <w:right w:val="nil"/>
              </w:pBdr>
              <w:jc w:val="both"/>
            </w:pPr>
            <w:r>
              <w:rPr>
                <w:rFonts w:eastAsia="Arial" w:cs="Arial"/>
                <w:color w:val="000000"/>
                <w:sz w:val="20"/>
              </w:rPr>
              <w:t> </w:t>
            </w:r>
          </w:p>
          <w:p w14:paraId="2D6C0B0E" w14:textId="77777777" w:rsidR="00F6126C" w:rsidRDefault="00F6126C" w:rsidP="00F6126C">
            <w:pPr>
              <w:numPr>
                <w:ilvl w:val="0"/>
                <w:numId w:val="25"/>
              </w:numPr>
              <w:pBdr>
                <w:top w:val="nil"/>
                <w:left w:val="nil"/>
                <w:bottom w:val="nil"/>
                <w:right w:val="nil"/>
              </w:pBdr>
            </w:pPr>
            <w:r>
              <w:rPr>
                <w:rFonts w:eastAsia="Arial" w:cs="Arial"/>
                <w:color w:val="000000"/>
                <w:sz w:val="20"/>
              </w:rPr>
              <w:t>Serial Number (RFB)</w:t>
            </w:r>
          </w:p>
          <w:p w14:paraId="2D6C0B0F" w14:textId="77777777" w:rsidR="00F6126C" w:rsidRDefault="00F6126C" w:rsidP="00F6126C">
            <w:pPr>
              <w:numPr>
                <w:ilvl w:val="0"/>
                <w:numId w:val="25"/>
              </w:numPr>
              <w:pBdr>
                <w:top w:val="nil"/>
                <w:left w:val="nil"/>
                <w:bottom w:val="nil"/>
                <w:right w:val="nil"/>
              </w:pBdr>
            </w:pPr>
            <w:r>
              <w:rPr>
                <w:rFonts w:eastAsia="Arial" w:cs="Arial"/>
                <w:color w:val="000000"/>
                <w:sz w:val="20"/>
              </w:rPr>
              <w:t>Product UDI (RFB)</w:t>
            </w:r>
          </w:p>
          <w:p w14:paraId="2D6C0B10" w14:textId="77777777" w:rsidR="00F6126C" w:rsidRDefault="00F6126C" w:rsidP="00F6126C">
            <w:pPr>
              <w:numPr>
                <w:ilvl w:val="0"/>
                <w:numId w:val="25"/>
              </w:numPr>
              <w:pBdr>
                <w:top w:val="nil"/>
                <w:left w:val="nil"/>
                <w:bottom w:val="nil"/>
                <w:right w:val="nil"/>
              </w:pBdr>
            </w:pPr>
            <w:r>
              <w:rPr>
                <w:rFonts w:eastAsia="Arial" w:cs="Arial"/>
                <w:color w:val="000000"/>
                <w:sz w:val="20"/>
              </w:rPr>
              <w:t>Manufacture Date</w:t>
            </w:r>
          </w:p>
          <w:p w14:paraId="2D6C0B11" w14:textId="77777777" w:rsidR="00F6126C" w:rsidRDefault="00F6126C" w:rsidP="00F6126C">
            <w:pPr>
              <w:numPr>
                <w:ilvl w:val="0"/>
                <w:numId w:val="25"/>
              </w:numPr>
              <w:pBdr>
                <w:top w:val="nil"/>
                <w:left w:val="nil"/>
                <w:bottom w:val="nil"/>
                <w:right w:val="nil"/>
              </w:pBdr>
            </w:pPr>
            <w:r>
              <w:rPr>
                <w:rFonts w:eastAsia="Arial" w:cs="Arial"/>
                <w:color w:val="000000"/>
                <w:sz w:val="20"/>
              </w:rPr>
              <w:t>Ship Date</w:t>
            </w:r>
          </w:p>
          <w:p w14:paraId="2D6C0B12" w14:textId="77777777" w:rsidR="00F6126C" w:rsidRDefault="00F6126C" w:rsidP="00F6126C">
            <w:pPr>
              <w:numPr>
                <w:ilvl w:val="0"/>
                <w:numId w:val="25"/>
              </w:numPr>
              <w:pBdr>
                <w:top w:val="nil"/>
                <w:left w:val="nil"/>
                <w:bottom w:val="nil"/>
                <w:right w:val="nil"/>
              </w:pBdr>
            </w:pPr>
            <w:r>
              <w:rPr>
                <w:rFonts w:eastAsia="Arial" w:cs="Arial"/>
                <w:color w:val="000000"/>
                <w:sz w:val="20"/>
              </w:rPr>
              <w:lastRenderedPageBreak/>
              <w:t>Expiration Date</w:t>
            </w:r>
          </w:p>
          <w:p w14:paraId="2D6C0B13" w14:textId="77777777" w:rsidR="00F6126C" w:rsidRDefault="00F6126C" w:rsidP="00F6126C">
            <w:pPr>
              <w:numPr>
                <w:ilvl w:val="0"/>
                <w:numId w:val="25"/>
              </w:numPr>
              <w:pBdr>
                <w:top w:val="nil"/>
                <w:left w:val="nil"/>
                <w:bottom w:val="nil"/>
                <w:right w:val="nil"/>
              </w:pBdr>
            </w:pPr>
            <w:r>
              <w:rPr>
                <w:rFonts w:eastAsia="Arial" w:cs="Arial"/>
                <w:color w:val="000000"/>
                <w:sz w:val="20"/>
              </w:rPr>
              <w:t>Serial Number</w:t>
            </w:r>
          </w:p>
          <w:p w14:paraId="2D6C0B14" w14:textId="77777777" w:rsidR="00F6126C" w:rsidRDefault="00F6126C" w:rsidP="00F6126C">
            <w:pPr>
              <w:numPr>
                <w:ilvl w:val="0"/>
                <w:numId w:val="25"/>
              </w:numPr>
              <w:pBdr>
                <w:top w:val="nil"/>
                <w:left w:val="nil"/>
                <w:bottom w:val="nil"/>
                <w:right w:val="nil"/>
              </w:pBdr>
            </w:pPr>
            <w:r>
              <w:rPr>
                <w:rFonts w:eastAsia="Arial" w:cs="Arial"/>
                <w:color w:val="000000"/>
                <w:sz w:val="20"/>
              </w:rPr>
              <w:t>Product UDI</w:t>
            </w:r>
          </w:p>
          <w:p w14:paraId="2D6C0B15" w14:textId="77777777" w:rsidR="00F6126C" w:rsidRDefault="00F6126C" w:rsidP="00F6126C">
            <w:pPr>
              <w:numPr>
                <w:ilvl w:val="0"/>
                <w:numId w:val="25"/>
              </w:numPr>
              <w:pBdr>
                <w:top w:val="nil"/>
                <w:left w:val="nil"/>
                <w:bottom w:val="nil"/>
                <w:right w:val="nil"/>
              </w:pBdr>
            </w:pPr>
            <w:r>
              <w:rPr>
                <w:rFonts w:eastAsia="Arial" w:cs="Arial"/>
                <w:color w:val="000000"/>
                <w:sz w:val="20"/>
              </w:rPr>
              <w:t>Production Identifier</w:t>
            </w:r>
          </w:p>
          <w:p w14:paraId="2D6C0B16" w14:textId="77777777" w:rsidR="00F6126C" w:rsidRDefault="00F6126C" w:rsidP="00F6126C">
            <w:pPr>
              <w:numPr>
                <w:ilvl w:val="0"/>
                <w:numId w:val="25"/>
              </w:numPr>
              <w:pBdr>
                <w:top w:val="nil"/>
                <w:left w:val="nil"/>
                <w:bottom w:val="nil"/>
                <w:right w:val="nil"/>
              </w:pBdr>
            </w:pPr>
            <w:r>
              <w:rPr>
                <w:rFonts w:eastAsia="Arial" w:cs="Arial"/>
                <w:color w:val="000000"/>
                <w:sz w:val="20"/>
              </w:rPr>
              <w:t>Lot Number/Batch Number</w:t>
            </w:r>
          </w:p>
          <w:p w14:paraId="2D6C0B17" w14:textId="77777777" w:rsidR="00F6126C" w:rsidRDefault="00F6126C" w:rsidP="00F6126C">
            <w:pPr>
              <w:numPr>
                <w:ilvl w:val="0"/>
                <w:numId w:val="25"/>
              </w:numPr>
              <w:pBdr>
                <w:top w:val="nil"/>
                <w:left w:val="nil"/>
                <w:bottom w:val="nil"/>
                <w:right w:val="nil"/>
              </w:pBdr>
            </w:pPr>
            <w:r>
              <w:rPr>
                <w:rFonts w:eastAsia="Arial" w:cs="Arial"/>
                <w:color w:val="000000"/>
                <w:sz w:val="20"/>
              </w:rPr>
              <w:t>Secondary Product</w:t>
            </w:r>
          </w:p>
          <w:p w14:paraId="2D6C0B18"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Secondary Product Serial #</w:t>
            </w:r>
          </w:p>
          <w:p w14:paraId="2D6C0B19" w14:textId="77777777" w:rsidR="00F6126C" w:rsidRDefault="00F6126C" w:rsidP="00F6126C">
            <w:pPr>
              <w:pBdr>
                <w:top w:val="nil"/>
                <w:left w:val="nil"/>
                <w:bottom w:val="nil"/>
                <w:right w:val="nil"/>
              </w:pBdr>
              <w:ind w:left="720"/>
              <w:jc w:val="both"/>
            </w:pPr>
            <w:r>
              <w:rPr>
                <w:rFonts w:eastAsia="Arial" w:cs="Arial"/>
                <w:color w:val="000000"/>
                <w:sz w:val="20"/>
              </w:rPr>
              <w:t> </w:t>
            </w:r>
          </w:p>
          <w:p w14:paraId="2D6C0B1A" w14:textId="77777777" w:rsidR="00F6126C" w:rsidRDefault="00F6126C" w:rsidP="00F6126C">
            <w:pPr>
              <w:pBdr>
                <w:top w:val="nil"/>
                <w:left w:val="nil"/>
                <w:bottom w:val="nil"/>
                <w:right w:val="nil"/>
              </w:pBdr>
              <w:jc w:val="both"/>
            </w:pPr>
            <w:r>
              <w:rPr>
                <w:rFonts w:eastAsia="Arial" w:cs="Arial"/>
                <w:color w:val="000000"/>
                <w:sz w:val="20"/>
              </w:rPr>
              <w:t>Refer  QCM TW_Complaint Handling_DesignSpec_ Appendix – 5  Section ‘Config Form - Complaint’ Tab ‘General Information’ ‘Product Information’ section</w:t>
            </w:r>
          </w:p>
          <w:p w14:paraId="2D6C0B1B" w14:textId="77777777" w:rsidR="00F6126C" w:rsidRDefault="00F6126C" w:rsidP="00F6126C">
            <w:pPr>
              <w:pBdr>
                <w:top w:val="nil"/>
                <w:left w:val="nil"/>
                <w:bottom w:val="nil"/>
                <w:right w:val="nil"/>
              </w:pBdr>
              <w:jc w:val="both"/>
            </w:pPr>
            <w:r>
              <w:rPr>
                <w:rFonts w:eastAsia="Arial" w:cs="Arial"/>
                <w:color w:val="000000"/>
                <w:sz w:val="20"/>
              </w:rPr>
              <w:t> </w:t>
            </w:r>
          </w:p>
          <w:p w14:paraId="2D6C0B1C" w14:textId="77777777" w:rsidR="00F6126C" w:rsidRDefault="00F6126C" w:rsidP="00F6126C">
            <w:pPr>
              <w:pBdr>
                <w:top w:val="nil"/>
                <w:left w:val="nil"/>
                <w:bottom w:val="nil"/>
                <w:right w:val="nil"/>
              </w:pBdr>
              <w:jc w:val="both"/>
            </w:pPr>
            <w:r>
              <w:rPr>
                <w:rFonts w:eastAsia="Arial" w:cs="Arial"/>
                <w:color w:val="000000"/>
                <w:sz w:val="20"/>
              </w:rPr>
              <w:t>Refer  QCM TW_Complaint Handling_DesignSpec_ Appendix – 5  Section ‘Config Form - Intake’ Tab ‘General Information’ ‘Product Information’ section</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B1D" w14:textId="77777777" w:rsidR="00F6126C" w:rsidRDefault="00F6126C" w:rsidP="00F6126C">
            <w:pPr>
              <w:pBdr>
                <w:top w:val="nil"/>
                <w:left w:val="nil"/>
                <w:bottom w:val="nil"/>
                <w:right w:val="nil"/>
              </w:pBdr>
              <w:jc w:val="center"/>
            </w:pPr>
            <w:r>
              <w:rPr>
                <w:rFonts w:eastAsia="Arial" w:cs="Arial"/>
                <w:color w:val="000000"/>
                <w:sz w:val="20"/>
              </w:rPr>
              <w:lastRenderedPageBreak/>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B1E" w14:textId="77777777" w:rsidR="00F6126C" w:rsidRDefault="00F6126C" w:rsidP="00F6126C">
            <w:pPr>
              <w:pBdr>
                <w:top w:val="nil"/>
                <w:left w:val="nil"/>
                <w:bottom w:val="nil"/>
                <w:right w:val="nil"/>
              </w:pBdr>
            </w:pPr>
            <w:r>
              <w:rPr>
                <w:rFonts w:eastAsia="Arial" w:cs="Arial"/>
                <w:color w:val="000000"/>
                <w:sz w:val="20"/>
              </w:rPr>
              <w:t>URS-CH-UI-007</w:t>
            </w:r>
          </w:p>
        </w:tc>
      </w:tr>
      <w:tr w:rsidR="00F6126C" w14:paraId="2D6C0B26"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B20" w14:textId="77777777" w:rsidR="00F6126C" w:rsidRDefault="00F6126C" w:rsidP="00F6126C">
            <w:pPr>
              <w:pBdr>
                <w:top w:val="nil"/>
                <w:left w:val="nil"/>
                <w:bottom w:val="nil"/>
                <w:right w:val="nil"/>
              </w:pBdr>
            </w:pPr>
            <w:r>
              <w:rPr>
                <w:rFonts w:eastAsia="Arial" w:cs="Arial"/>
                <w:color w:val="000000"/>
                <w:sz w:val="20"/>
              </w:rPr>
              <w:t>DS-CH-CS-CONFIGF-033</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B21" w14:textId="77777777" w:rsidR="00F6126C" w:rsidRDefault="00F6126C" w:rsidP="00F6126C">
            <w:pPr>
              <w:pBdr>
                <w:top w:val="nil"/>
                <w:left w:val="nil"/>
                <w:bottom w:val="nil"/>
                <w:right w:val="nil"/>
              </w:pBdr>
              <w:jc w:val="both"/>
            </w:pPr>
            <w:r>
              <w:rPr>
                <w:rFonts w:eastAsia="Arial" w:cs="Arial"/>
                <w:color w:val="000000"/>
                <w:sz w:val="20"/>
              </w:rPr>
              <w:t>The system shall be configured with blue text for field “Sent to Competent Authority?” for RR-Korea record.</w:t>
            </w:r>
          </w:p>
          <w:p w14:paraId="2D6C0B22" w14:textId="77777777" w:rsidR="00F6126C" w:rsidRDefault="00F6126C" w:rsidP="00F6126C">
            <w:pPr>
              <w:pBdr>
                <w:top w:val="nil"/>
                <w:left w:val="nil"/>
                <w:bottom w:val="nil"/>
                <w:right w:val="nil"/>
              </w:pBdr>
              <w:jc w:val="both"/>
            </w:pPr>
            <w:r>
              <w:rPr>
                <w:rFonts w:eastAsia="Arial" w:cs="Arial"/>
                <w:color w:val="000000"/>
                <w:sz w:val="20"/>
              </w:rPr>
              <w:t> </w:t>
            </w:r>
          </w:p>
          <w:p w14:paraId="2D6C0B23" w14:textId="77777777" w:rsidR="00F6126C" w:rsidRDefault="00F6126C" w:rsidP="00F6126C">
            <w:pPr>
              <w:pBdr>
                <w:top w:val="nil"/>
                <w:left w:val="nil"/>
                <w:bottom w:val="nil"/>
                <w:right w:val="nil"/>
              </w:pBdr>
              <w:jc w:val="both"/>
            </w:pPr>
            <w:r>
              <w:rPr>
                <w:rFonts w:eastAsia="Arial" w:cs="Arial"/>
                <w:color w:val="000000"/>
                <w:sz w:val="20"/>
              </w:rPr>
              <w:t>Refer  QCM TW_Complaint Handling_DesignSpec_ Appendix – 5  Section ‘Config Form – RR-Korea’ Tab ‘Korea’ ‘Informant’ section</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B24" w14:textId="77777777" w:rsidR="00F6126C" w:rsidRDefault="00F6126C" w:rsidP="00F6126C">
            <w:pPr>
              <w:pBdr>
                <w:top w:val="nil"/>
                <w:left w:val="nil"/>
                <w:bottom w:val="nil"/>
                <w:right w:val="nil"/>
              </w:pBdr>
              <w:jc w:val="center"/>
            </w:pPr>
            <w:r>
              <w:rPr>
                <w:rFonts w:eastAsia="Arial" w:cs="Arial"/>
                <w:color w:val="000000"/>
                <w:sz w:val="20"/>
              </w:rPr>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B25" w14:textId="77777777" w:rsidR="00F6126C" w:rsidRDefault="00F6126C" w:rsidP="00F6126C">
            <w:pPr>
              <w:pBdr>
                <w:top w:val="nil"/>
                <w:left w:val="nil"/>
                <w:bottom w:val="nil"/>
                <w:right w:val="nil"/>
              </w:pBdr>
            </w:pPr>
            <w:r>
              <w:rPr>
                <w:rFonts w:eastAsia="Arial" w:cs="Arial"/>
                <w:color w:val="000000"/>
                <w:sz w:val="20"/>
              </w:rPr>
              <w:t>URS-CH-UI-007</w:t>
            </w:r>
          </w:p>
        </w:tc>
      </w:tr>
      <w:tr w:rsidR="00F6126C" w14:paraId="2D6C0B2F"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B27" w14:textId="77777777" w:rsidR="00F6126C" w:rsidRDefault="00F6126C" w:rsidP="00F6126C">
            <w:pPr>
              <w:pBdr>
                <w:top w:val="nil"/>
                <w:left w:val="nil"/>
                <w:bottom w:val="nil"/>
                <w:right w:val="nil"/>
              </w:pBdr>
            </w:pPr>
            <w:r>
              <w:rPr>
                <w:rFonts w:eastAsia="Arial" w:cs="Arial"/>
                <w:color w:val="000000"/>
                <w:sz w:val="20"/>
              </w:rPr>
              <w:t>DS-CH-CS-CONFIGF-034</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B28" w14:textId="77777777" w:rsidR="00F6126C" w:rsidRDefault="00F6126C" w:rsidP="00F6126C">
            <w:pPr>
              <w:pBdr>
                <w:top w:val="nil"/>
                <w:left w:val="nil"/>
                <w:bottom w:val="nil"/>
                <w:right w:val="nil"/>
              </w:pBdr>
              <w:jc w:val="both"/>
            </w:pPr>
            <w:r>
              <w:rPr>
                <w:rFonts w:eastAsia="Arial" w:cs="Arial"/>
                <w:color w:val="000000"/>
                <w:sz w:val="20"/>
              </w:rPr>
              <w:t>The system shall be configured with clickable hyperlink for dataware house similar incident report in below section in the tab ‘Manufacturer Analysis’ of MIR record.</w:t>
            </w:r>
          </w:p>
          <w:p w14:paraId="2D6C0B29" w14:textId="77777777" w:rsidR="00F6126C" w:rsidRDefault="00F6126C" w:rsidP="00F6126C">
            <w:pPr>
              <w:pBdr>
                <w:top w:val="nil"/>
                <w:left w:val="nil"/>
                <w:bottom w:val="nil"/>
                <w:right w:val="nil"/>
              </w:pBdr>
              <w:jc w:val="both"/>
            </w:pPr>
            <w:r>
              <w:rPr>
                <w:rFonts w:eastAsia="Arial" w:cs="Arial"/>
                <w:color w:val="000000"/>
                <w:sz w:val="20"/>
              </w:rPr>
              <w:t> </w:t>
            </w:r>
          </w:p>
          <w:p w14:paraId="2D6C0B2A"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4.3.3 Number of similar incidents and devices on the market</w:t>
            </w:r>
          </w:p>
          <w:p w14:paraId="2D6C0B2B" w14:textId="77777777" w:rsidR="00F6126C" w:rsidRDefault="00F6126C" w:rsidP="00F6126C">
            <w:pPr>
              <w:pBdr>
                <w:top w:val="nil"/>
                <w:left w:val="nil"/>
                <w:bottom w:val="nil"/>
                <w:right w:val="nil"/>
              </w:pBdr>
              <w:jc w:val="both"/>
            </w:pPr>
            <w:r>
              <w:rPr>
                <w:rFonts w:eastAsia="Arial" w:cs="Arial"/>
                <w:color w:val="000000"/>
                <w:sz w:val="20"/>
              </w:rPr>
              <w:t> </w:t>
            </w:r>
          </w:p>
          <w:p w14:paraId="2D6C0B2C" w14:textId="77777777" w:rsidR="00F6126C" w:rsidRDefault="00F6126C" w:rsidP="00F6126C">
            <w:pPr>
              <w:pBdr>
                <w:top w:val="nil"/>
                <w:left w:val="nil"/>
                <w:bottom w:val="nil"/>
                <w:right w:val="nil"/>
              </w:pBdr>
              <w:jc w:val="both"/>
            </w:pPr>
            <w:r>
              <w:rPr>
                <w:rFonts w:eastAsia="Arial" w:cs="Arial"/>
                <w:color w:val="000000"/>
                <w:sz w:val="20"/>
              </w:rPr>
              <w:t>Refer QCM TW_Complaint Handling_DesignSpec_ Appendix – 5 Section ‘Config Form- MIR’</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B2D"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B2E" w14:textId="77777777" w:rsidR="00F6126C" w:rsidRDefault="00F6126C" w:rsidP="00F6126C">
            <w:pPr>
              <w:pBdr>
                <w:top w:val="nil"/>
                <w:left w:val="nil"/>
                <w:bottom w:val="nil"/>
                <w:right w:val="nil"/>
              </w:pBdr>
            </w:pPr>
            <w:r>
              <w:rPr>
                <w:rFonts w:eastAsia="Arial" w:cs="Arial"/>
                <w:color w:val="000000"/>
                <w:sz w:val="20"/>
              </w:rPr>
              <w:t>FRS-CH-UI-008-001</w:t>
            </w:r>
          </w:p>
        </w:tc>
      </w:tr>
      <w:tr w:rsidR="00F6126C" w14:paraId="2D6C0B36"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B30" w14:textId="77777777" w:rsidR="00F6126C" w:rsidRDefault="00F6126C" w:rsidP="00F6126C">
            <w:pPr>
              <w:pBdr>
                <w:top w:val="nil"/>
                <w:left w:val="nil"/>
                <w:bottom w:val="nil"/>
                <w:right w:val="nil"/>
              </w:pBdr>
            </w:pPr>
            <w:commentRangeStart w:id="284"/>
            <w:commentRangeStart w:id="285"/>
            <w:r>
              <w:rPr>
                <w:rFonts w:eastAsia="Arial" w:cs="Arial"/>
                <w:color w:val="000000"/>
                <w:sz w:val="20"/>
              </w:rPr>
              <w:t>DS-CH-CS-CONFIGF-035</w:t>
            </w:r>
            <w:commentRangeEnd w:id="284"/>
            <w:r>
              <w:rPr>
                <w:rStyle w:val="CommentReference"/>
                <w:sz w:val="18"/>
                <w:szCs w:val="24"/>
              </w:rPr>
              <w:commentReference w:id="284"/>
            </w:r>
            <w:commentRangeEnd w:id="285"/>
            <w:r w:rsidR="0020167D">
              <w:rPr>
                <w:rStyle w:val="CommentReference"/>
                <w:sz w:val="18"/>
                <w:szCs w:val="24"/>
              </w:rPr>
              <w:commentReference w:id="285"/>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B31" w14:textId="77777777" w:rsidR="00F6126C" w:rsidRDefault="00F6126C" w:rsidP="00F6126C">
            <w:pPr>
              <w:pBdr>
                <w:top w:val="nil"/>
                <w:left w:val="nil"/>
                <w:bottom w:val="nil"/>
                <w:right w:val="nil"/>
              </w:pBdr>
              <w:jc w:val="both"/>
            </w:pPr>
            <w:r>
              <w:rPr>
                <w:rFonts w:eastAsia="Arial" w:cs="Arial"/>
                <w:color w:val="000000"/>
                <w:sz w:val="20"/>
              </w:rPr>
              <w:t>The system shall be configured with blue text (instructions) for the field “Device Identifier (GTIN)” in a MIR record.</w:t>
            </w:r>
          </w:p>
          <w:p w14:paraId="2D6C0B32" w14:textId="77777777" w:rsidR="00F6126C" w:rsidRDefault="00F6126C" w:rsidP="00F6126C">
            <w:pPr>
              <w:pBdr>
                <w:top w:val="nil"/>
                <w:left w:val="nil"/>
                <w:bottom w:val="nil"/>
                <w:right w:val="nil"/>
              </w:pBdr>
              <w:jc w:val="both"/>
            </w:pPr>
            <w:r>
              <w:rPr>
                <w:rFonts w:eastAsia="Arial" w:cs="Arial"/>
                <w:color w:val="000000"/>
                <w:sz w:val="20"/>
              </w:rPr>
              <w:t> </w:t>
            </w:r>
          </w:p>
          <w:p w14:paraId="2D6C0B33" w14:textId="77777777" w:rsidR="00F6126C" w:rsidRDefault="00F6126C" w:rsidP="00F6126C">
            <w:pPr>
              <w:pBdr>
                <w:top w:val="nil"/>
                <w:left w:val="nil"/>
                <w:bottom w:val="nil"/>
                <w:right w:val="nil"/>
              </w:pBdr>
              <w:jc w:val="both"/>
            </w:pPr>
            <w:r>
              <w:rPr>
                <w:rFonts w:eastAsia="Arial" w:cs="Arial"/>
                <w:color w:val="000000"/>
                <w:sz w:val="20"/>
              </w:rPr>
              <w:t>Refer QCM TW_Complaint Handling_DesignSpec_ Appendix – 5 Section ‘Config Form – MIR’ Tab ‘1. Administrative Information’ section 1.3.2 Manufacturer Information</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B34" w14:textId="77777777" w:rsidR="00F6126C" w:rsidRDefault="00F6126C" w:rsidP="00F6126C">
            <w:pPr>
              <w:pBdr>
                <w:top w:val="nil"/>
                <w:left w:val="nil"/>
                <w:bottom w:val="nil"/>
                <w:right w:val="nil"/>
              </w:pBdr>
              <w:jc w:val="center"/>
            </w:pPr>
            <w:r>
              <w:rPr>
                <w:rFonts w:eastAsia="Arial" w:cs="Arial"/>
                <w:color w:val="000000"/>
                <w:sz w:val="20"/>
              </w:rPr>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B35" w14:textId="77777777" w:rsidR="00F6126C" w:rsidRDefault="00F6126C" w:rsidP="00F6126C">
            <w:pPr>
              <w:pBdr>
                <w:top w:val="nil"/>
                <w:left w:val="nil"/>
                <w:bottom w:val="nil"/>
                <w:right w:val="nil"/>
              </w:pBdr>
            </w:pPr>
            <w:r>
              <w:rPr>
                <w:rFonts w:eastAsia="Arial" w:cs="Arial"/>
                <w:color w:val="000000"/>
                <w:sz w:val="20"/>
              </w:rPr>
              <w:t>URS-CH-UI-007</w:t>
            </w:r>
          </w:p>
        </w:tc>
      </w:tr>
      <w:tr w:rsidR="00F6126C" w14:paraId="2D6C0B3F"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B37" w14:textId="77777777" w:rsidR="00F6126C" w:rsidRDefault="00F6126C" w:rsidP="00F6126C">
            <w:pPr>
              <w:pBdr>
                <w:top w:val="nil"/>
                <w:left w:val="nil"/>
                <w:bottom w:val="nil"/>
                <w:right w:val="nil"/>
              </w:pBdr>
            </w:pPr>
            <w:r>
              <w:rPr>
                <w:rFonts w:eastAsia="Arial" w:cs="Arial"/>
                <w:color w:val="000000"/>
                <w:sz w:val="20"/>
              </w:rPr>
              <w:t>DS-CH-CS-CONFIGF-036</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B38" w14:textId="77777777" w:rsidR="00F6126C" w:rsidRDefault="00F6126C" w:rsidP="00F6126C">
            <w:pPr>
              <w:pBdr>
                <w:top w:val="nil"/>
                <w:left w:val="nil"/>
                <w:bottom w:val="nil"/>
                <w:right w:val="nil"/>
              </w:pBdr>
              <w:jc w:val="both"/>
            </w:pPr>
            <w:r>
              <w:rPr>
                <w:rFonts w:eastAsia="Arial" w:cs="Arial"/>
                <w:color w:val="000000"/>
                <w:sz w:val="20"/>
              </w:rPr>
              <w:t>The system shall be configured with blue text (instructions) for the below fields in a MIR record.</w:t>
            </w:r>
          </w:p>
          <w:p w14:paraId="2D6C0B39"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“Global Model Number (BUDI)”</w:t>
            </w:r>
          </w:p>
          <w:p w14:paraId="2D6C0B3A" w14:textId="77777777" w:rsidR="00F6126C" w:rsidRDefault="00F6126C" w:rsidP="00F6126C">
            <w:pPr>
              <w:numPr>
                <w:ilvl w:val="0"/>
                <w:numId w:val="25"/>
              </w:numPr>
              <w:pBdr>
                <w:top w:val="nil"/>
                <w:left w:val="nil"/>
                <w:bottom w:val="nil"/>
                <w:right w:val="nil"/>
              </w:pBdr>
              <w:jc w:val="both"/>
            </w:pPr>
            <w:r>
              <w:rPr>
                <w:rFonts w:ascii="Segoe UI" w:eastAsia="Segoe UI" w:hAnsi="Segoe UI" w:cs="Segoe UI"/>
                <w:color w:val="000000"/>
                <w:sz w:val="21"/>
                <w:highlight w:val="white"/>
              </w:rPr>
              <w:t> </w:t>
            </w:r>
            <w:r>
              <w:rPr>
                <w:rFonts w:eastAsia="Arial" w:cs="Arial"/>
                <w:color w:val="000000"/>
                <w:sz w:val="20"/>
                <w:highlight w:val="white"/>
              </w:rPr>
              <w:t>Other Dist Countries</w:t>
            </w:r>
          </w:p>
          <w:p w14:paraId="2D6C0B3B" w14:textId="77777777" w:rsidR="00F6126C" w:rsidRDefault="00F6126C" w:rsidP="00F6126C">
            <w:pPr>
              <w:pBdr>
                <w:top w:val="nil"/>
                <w:left w:val="nil"/>
                <w:bottom w:val="nil"/>
                <w:right w:val="nil"/>
              </w:pBdr>
              <w:jc w:val="both"/>
            </w:pPr>
            <w:r>
              <w:rPr>
                <w:rFonts w:eastAsia="Arial" w:cs="Arial"/>
                <w:color w:val="000000"/>
                <w:sz w:val="20"/>
              </w:rPr>
              <w:lastRenderedPageBreak/>
              <w:t> </w:t>
            </w:r>
          </w:p>
          <w:p w14:paraId="2D6C0B3C" w14:textId="77777777" w:rsidR="00F6126C" w:rsidRDefault="00F6126C" w:rsidP="00F6126C">
            <w:pPr>
              <w:pBdr>
                <w:top w:val="nil"/>
                <w:left w:val="nil"/>
                <w:bottom w:val="nil"/>
                <w:right w:val="nil"/>
              </w:pBdr>
              <w:jc w:val="both"/>
            </w:pPr>
            <w:r>
              <w:rPr>
                <w:rFonts w:eastAsia="Arial" w:cs="Arial"/>
                <w:color w:val="000000"/>
                <w:sz w:val="20"/>
              </w:rPr>
              <w:t>Refer QCM TW_Complaint Handling_DesignSpec_ Appendix – 5 Section ‘Config Form – MIR’ Tab ‘2 Medical Device Information’ section 2.1 ‘Unique Device Identification (UDI)’, section 2.5 ‘Market Distribution of Device’</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B3D" w14:textId="77777777" w:rsidR="00F6126C" w:rsidRDefault="00F6126C" w:rsidP="00F6126C">
            <w:pPr>
              <w:pBdr>
                <w:top w:val="nil"/>
                <w:left w:val="nil"/>
                <w:bottom w:val="nil"/>
                <w:right w:val="nil"/>
              </w:pBdr>
              <w:jc w:val="center"/>
            </w:pPr>
            <w:r>
              <w:rPr>
                <w:rFonts w:eastAsia="Arial" w:cs="Arial"/>
                <w:color w:val="000000"/>
                <w:sz w:val="20"/>
              </w:rPr>
              <w:lastRenderedPageBreak/>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B3E" w14:textId="77777777" w:rsidR="00F6126C" w:rsidRDefault="00F6126C" w:rsidP="00F6126C">
            <w:pPr>
              <w:pBdr>
                <w:top w:val="nil"/>
                <w:left w:val="nil"/>
                <w:bottom w:val="nil"/>
                <w:right w:val="nil"/>
              </w:pBdr>
            </w:pPr>
            <w:r>
              <w:rPr>
                <w:rFonts w:eastAsia="Arial" w:cs="Arial"/>
                <w:color w:val="000000"/>
                <w:sz w:val="20"/>
              </w:rPr>
              <w:t>URS-CH-UI-007</w:t>
            </w:r>
          </w:p>
        </w:tc>
      </w:tr>
      <w:tr w:rsidR="00F6126C" w14:paraId="2D6C0B49"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B40" w14:textId="77777777" w:rsidR="00F6126C" w:rsidRDefault="00F6126C" w:rsidP="00F6126C">
            <w:pPr>
              <w:pBdr>
                <w:top w:val="nil"/>
                <w:left w:val="nil"/>
                <w:bottom w:val="nil"/>
                <w:right w:val="nil"/>
              </w:pBdr>
            </w:pPr>
            <w:r>
              <w:rPr>
                <w:rFonts w:eastAsia="Arial" w:cs="Arial"/>
                <w:color w:val="000000"/>
                <w:sz w:val="20"/>
              </w:rPr>
              <w:t>DS-CH-CS-CONFIGF-037</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B41" w14:textId="77777777" w:rsidR="00F6126C" w:rsidRDefault="00F6126C" w:rsidP="00F6126C">
            <w:pPr>
              <w:pBdr>
                <w:top w:val="nil"/>
                <w:left w:val="nil"/>
                <w:bottom w:val="nil"/>
                <w:right w:val="nil"/>
              </w:pBdr>
              <w:jc w:val="both"/>
            </w:pPr>
            <w:r>
              <w:rPr>
                <w:rFonts w:eastAsia="Arial" w:cs="Arial"/>
                <w:color w:val="000000"/>
                <w:sz w:val="20"/>
              </w:rPr>
              <w:t>The system shall be configured with blue text (instructions) for the below fields for MIR record.</w:t>
            </w:r>
          </w:p>
          <w:p w14:paraId="2D6C0B42"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Age (Years)</w:t>
            </w:r>
          </w:p>
          <w:p w14:paraId="2D6C0B43"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Age (Months)</w:t>
            </w:r>
          </w:p>
          <w:p w14:paraId="2D6C0B44"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Age (Days)</w:t>
            </w:r>
          </w:p>
          <w:p w14:paraId="2D6C0B45" w14:textId="77777777" w:rsidR="00F6126C" w:rsidRDefault="00F6126C" w:rsidP="00F6126C">
            <w:pPr>
              <w:pBdr>
                <w:top w:val="nil"/>
                <w:left w:val="nil"/>
                <w:bottom w:val="nil"/>
                <w:right w:val="nil"/>
              </w:pBdr>
              <w:jc w:val="both"/>
            </w:pPr>
            <w:r>
              <w:rPr>
                <w:rFonts w:eastAsia="Arial" w:cs="Arial"/>
                <w:color w:val="000000"/>
                <w:sz w:val="20"/>
              </w:rPr>
              <w:t> </w:t>
            </w:r>
          </w:p>
          <w:p w14:paraId="2D6C0B46" w14:textId="77777777" w:rsidR="00F6126C" w:rsidRDefault="00F6126C" w:rsidP="00F6126C">
            <w:pPr>
              <w:pBdr>
                <w:top w:val="nil"/>
                <w:left w:val="nil"/>
                <w:bottom w:val="nil"/>
                <w:right w:val="nil"/>
              </w:pBdr>
              <w:jc w:val="both"/>
            </w:pPr>
            <w:r>
              <w:rPr>
                <w:rFonts w:eastAsia="Arial" w:cs="Arial"/>
                <w:color w:val="000000"/>
                <w:sz w:val="20"/>
              </w:rPr>
              <w:t>Refer QCM TW_Complaint Handling_DesignSpec_ Appendix – 5 Section ‘Config Form – MIR’ Tab ‘3 Incident Information’ section 3.3 Patient Information</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B47" w14:textId="77777777" w:rsidR="00F6126C" w:rsidRDefault="00F6126C" w:rsidP="00F6126C">
            <w:pPr>
              <w:pBdr>
                <w:top w:val="nil"/>
                <w:left w:val="nil"/>
                <w:bottom w:val="nil"/>
                <w:right w:val="nil"/>
              </w:pBdr>
              <w:jc w:val="center"/>
            </w:pPr>
            <w:r>
              <w:rPr>
                <w:rFonts w:eastAsia="Arial" w:cs="Arial"/>
                <w:color w:val="000000"/>
                <w:sz w:val="20"/>
              </w:rPr>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B48" w14:textId="77777777" w:rsidR="00F6126C" w:rsidRDefault="00F6126C" w:rsidP="00F6126C">
            <w:pPr>
              <w:pBdr>
                <w:top w:val="nil"/>
                <w:left w:val="nil"/>
                <w:bottom w:val="nil"/>
                <w:right w:val="nil"/>
              </w:pBdr>
            </w:pPr>
            <w:r>
              <w:rPr>
                <w:rFonts w:eastAsia="Arial" w:cs="Arial"/>
                <w:color w:val="000000"/>
                <w:sz w:val="20"/>
              </w:rPr>
              <w:t>URS-CH-UI-007</w:t>
            </w:r>
          </w:p>
        </w:tc>
      </w:tr>
      <w:tr w:rsidR="00F6126C" w14:paraId="2D6C0B50"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B4A" w14:textId="77777777" w:rsidR="00F6126C" w:rsidRDefault="00F6126C" w:rsidP="00F6126C">
            <w:pPr>
              <w:pBdr>
                <w:top w:val="nil"/>
                <w:left w:val="nil"/>
                <w:bottom w:val="nil"/>
                <w:right w:val="nil"/>
              </w:pBdr>
            </w:pPr>
            <w:r>
              <w:rPr>
                <w:rFonts w:eastAsia="Arial" w:cs="Arial"/>
                <w:color w:val="000000"/>
                <w:sz w:val="20"/>
              </w:rPr>
              <w:t>DS-CH-CS-CONFIGF-038</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B4B" w14:textId="77777777" w:rsidR="00F6126C" w:rsidRDefault="00F6126C" w:rsidP="00F6126C">
            <w:pPr>
              <w:pBdr>
                <w:top w:val="nil"/>
                <w:left w:val="nil"/>
                <w:bottom w:val="nil"/>
                <w:right w:val="nil"/>
              </w:pBdr>
            </w:pPr>
            <w:r>
              <w:rPr>
                <w:rFonts w:eastAsia="Arial" w:cs="Arial"/>
                <w:color w:val="000000"/>
                <w:sz w:val="20"/>
              </w:rPr>
              <w:t>The system shall be configured with blue text (instructions) above the ‘Described Event or Problem’ in ‘Box B: Adverse Event or Product Problem’ section of ‘Adverse Event’ tab of eMDR record.</w:t>
            </w:r>
          </w:p>
          <w:p w14:paraId="2D6C0B4C" w14:textId="77777777" w:rsidR="00F6126C" w:rsidRDefault="00F6126C" w:rsidP="00F6126C">
            <w:pPr>
              <w:pBdr>
                <w:top w:val="nil"/>
                <w:left w:val="nil"/>
                <w:bottom w:val="nil"/>
                <w:right w:val="nil"/>
              </w:pBdr>
              <w:jc w:val="both"/>
            </w:pPr>
            <w:r>
              <w:rPr>
                <w:rFonts w:eastAsia="Arial" w:cs="Arial"/>
                <w:color w:val="000000"/>
                <w:sz w:val="20"/>
              </w:rPr>
              <w:t> </w:t>
            </w:r>
          </w:p>
          <w:p w14:paraId="2D6C0B4D" w14:textId="77777777" w:rsidR="00F6126C" w:rsidRDefault="00F6126C" w:rsidP="00F6126C">
            <w:pPr>
              <w:pBdr>
                <w:top w:val="nil"/>
                <w:left w:val="nil"/>
                <w:bottom w:val="nil"/>
                <w:right w:val="nil"/>
              </w:pBdr>
              <w:jc w:val="both"/>
            </w:pPr>
            <w:r>
              <w:rPr>
                <w:rFonts w:eastAsia="Arial" w:cs="Arial"/>
                <w:color w:val="000000"/>
                <w:sz w:val="20"/>
              </w:rPr>
              <w:t>Refer QCM TW_Complaint Handling_DesignSpec_ Appendix – 5 Section ‘Config Form – eMDR  Tab ‘Adverse Event’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B4E" w14:textId="77777777" w:rsidR="00F6126C" w:rsidRDefault="00F6126C" w:rsidP="00F6126C">
            <w:pPr>
              <w:pBdr>
                <w:top w:val="nil"/>
                <w:left w:val="nil"/>
                <w:bottom w:val="nil"/>
                <w:right w:val="nil"/>
              </w:pBdr>
              <w:jc w:val="center"/>
            </w:pPr>
            <w:r>
              <w:rPr>
                <w:rFonts w:eastAsia="Arial" w:cs="Arial"/>
                <w:color w:val="000000"/>
                <w:sz w:val="20"/>
              </w:rPr>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B4F" w14:textId="77777777" w:rsidR="00F6126C" w:rsidRDefault="00F6126C" w:rsidP="00F6126C">
            <w:pPr>
              <w:pBdr>
                <w:top w:val="nil"/>
                <w:left w:val="nil"/>
                <w:bottom w:val="nil"/>
                <w:right w:val="nil"/>
              </w:pBdr>
            </w:pPr>
            <w:r>
              <w:rPr>
                <w:rFonts w:eastAsia="Arial" w:cs="Arial"/>
                <w:color w:val="000000"/>
                <w:sz w:val="20"/>
              </w:rPr>
              <w:t>URS-CH-UI-007</w:t>
            </w:r>
          </w:p>
        </w:tc>
      </w:tr>
      <w:tr w:rsidR="00F6126C" w:rsidDel="00BF6DC2" w14:paraId="2D6C0B5D" w14:textId="062DCD94" w:rsidTr="009F3CFA">
        <w:trPr>
          <w:trHeight w:val="324"/>
          <w:del w:id="286" w:author="Kanungo, Kalpak (Cognizant)" w:date="2026-05-20T14:24:00Z"/>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B51" w14:textId="2C310691" w:rsidR="00F6126C" w:rsidDel="00BF6DC2" w:rsidRDefault="00F6126C" w:rsidP="00F6126C">
            <w:pPr>
              <w:pBdr>
                <w:top w:val="nil"/>
                <w:left w:val="nil"/>
                <w:bottom w:val="nil"/>
                <w:right w:val="nil"/>
              </w:pBdr>
              <w:rPr>
                <w:del w:id="287" w:author="Kanungo, Kalpak (Cognizant)" w:date="2026-05-20T14:24:00Z" w16du:dateUtc="2026-05-20T08:54:00Z"/>
              </w:rPr>
            </w:pPr>
            <w:commentRangeStart w:id="288"/>
            <w:commentRangeStart w:id="289"/>
            <w:del w:id="290" w:author="Kanungo, Kalpak (Cognizant)" w:date="2026-05-20T14:24:00Z" w16du:dateUtc="2026-05-20T08:54:00Z">
              <w:r w:rsidDel="00BF6DC2">
                <w:rPr>
                  <w:rFonts w:eastAsia="Arial" w:cs="Arial"/>
                  <w:color w:val="000000"/>
                  <w:sz w:val="20"/>
                </w:rPr>
                <w:delText>DS-CH-CS-CONFIGF-039</w:delText>
              </w:r>
              <w:commentRangeEnd w:id="288"/>
              <w:r w:rsidDel="00BF6DC2">
                <w:rPr>
                  <w:rStyle w:val="CommentReference"/>
                  <w:sz w:val="18"/>
                  <w:szCs w:val="24"/>
                </w:rPr>
                <w:commentReference w:id="288"/>
              </w:r>
            </w:del>
            <w:commentRangeEnd w:id="289"/>
            <w:r w:rsidR="00BF6DC2">
              <w:rPr>
                <w:rStyle w:val="CommentReference"/>
                <w:sz w:val="18"/>
                <w:szCs w:val="24"/>
              </w:rPr>
              <w:commentReference w:id="289"/>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B52" w14:textId="3011F851" w:rsidR="00F6126C" w:rsidDel="00BF6DC2" w:rsidRDefault="00F6126C" w:rsidP="00F6126C">
            <w:pPr>
              <w:pBdr>
                <w:top w:val="nil"/>
                <w:left w:val="nil"/>
                <w:bottom w:val="nil"/>
                <w:right w:val="nil"/>
              </w:pBdr>
              <w:jc w:val="both"/>
              <w:rPr>
                <w:del w:id="291" w:author="Kanungo, Kalpak (Cognizant)" w:date="2026-05-20T14:24:00Z" w16du:dateUtc="2026-05-20T08:54:00Z"/>
              </w:rPr>
            </w:pPr>
            <w:del w:id="292" w:author="Kanungo, Kalpak (Cognizant)" w:date="2026-05-20T14:24:00Z" w16du:dateUtc="2026-05-20T08:54:00Z">
              <w:r w:rsidDel="00BF6DC2">
                <w:rPr>
                  <w:rFonts w:eastAsia="Arial" w:cs="Arial"/>
                  <w:color w:val="000000"/>
                  <w:sz w:val="20"/>
                </w:rPr>
                <w:delText>The system shall be configured with below Source Hazard fields on Problem Definition Tab of Complaint record:</w:delText>
              </w:r>
            </w:del>
          </w:p>
          <w:p w14:paraId="2D6C0B53" w14:textId="318DF327" w:rsidR="00F6126C" w:rsidDel="00BF6DC2" w:rsidRDefault="00F6126C" w:rsidP="00F6126C">
            <w:pPr>
              <w:pBdr>
                <w:top w:val="nil"/>
                <w:left w:val="nil"/>
                <w:bottom w:val="nil"/>
                <w:right w:val="nil"/>
              </w:pBdr>
              <w:jc w:val="both"/>
              <w:rPr>
                <w:del w:id="293" w:author="Kanungo, Kalpak (Cognizant)" w:date="2026-05-20T14:24:00Z" w16du:dateUtc="2026-05-20T08:54:00Z"/>
              </w:rPr>
            </w:pPr>
            <w:del w:id="294" w:author="Kanungo, Kalpak (Cognizant)" w:date="2026-05-20T14:24:00Z" w16du:dateUtc="2026-05-20T08:54:00Z">
              <w:r w:rsidDel="00BF6DC2">
                <w:rPr>
                  <w:rFonts w:eastAsia="Arial" w:cs="Arial"/>
                  <w:color w:val="000000"/>
                  <w:sz w:val="20"/>
                </w:rPr>
                <w:delText> </w:delText>
              </w:r>
            </w:del>
          </w:p>
          <w:p w14:paraId="2D6C0B54" w14:textId="6A6F95F6" w:rsidR="00F6126C" w:rsidDel="00461CD4" w:rsidRDefault="00F6126C" w:rsidP="00F6126C">
            <w:pPr>
              <w:numPr>
                <w:ilvl w:val="0"/>
                <w:numId w:val="25"/>
              </w:numPr>
              <w:pBdr>
                <w:top w:val="nil"/>
                <w:left w:val="nil"/>
                <w:bottom w:val="nil"/>
                <w:right w:val="nil"/>
              </w:pBdr>
              <w:jc w:val="both"/>
              <w:rPr>
                <w:del w:id="295" w:author="Kanungo, Kalpak (Cognizant)" w:date="2026-05-19T14:26:00Z" w16du:dateUtc="2026-05-19T08:56:00Z"/>
              </w:rPr>
            </w:pPr>
            <w:del w:id="296" w:author="Kanungo, Kalpak (Cognizant)" w:date="2026-05-19T14:26:00Z" w16du:dateUtc="2026-05-19T08:56:00Z">
              <w:r w:rsidDel="00461CD4">
                <w:rPr>
                  <w:rFonts w:eastAsia="Arial" w:cs="Arial"/>
                  <w:color w:val="000000"/>
                  <w:sz w:val="20"/>
                </w:rPr>
                <w:delText>Source Hazard Category</w:delText>
              </w:r>
            </w:del>
          </w:p>
          <w:p w14:paraId="2D6C0B55" w14:textId="28762A6B" w:rsidR="00F6126C" w:rsidDel="004A1E76" w:rsidRDefault="00F6126C" w:rsidP="00F6126C">
            <w:pPr>
              <w:numPr>
                <w:ilvl w:val="0"/>
                <w:numId w:val="25"/>
              </w:numPr>
              <w:pBdr>
                <w:top w:val="nil"/>
                <w:left w:val="nil"/>
                <w:bottom w:val="nil"/>
                <w:right w:val="nil"/>
              </w:pBdr>
              <w:jc w:val="both"/>
              <w:rPr>
                <w:del w:id="297" w:author="Kanungo, Kalpak (Cognizant)" w:date="2026-05-19T14:27:00Z" w16du:dateUtc="2026-05-19T08:57:00Z"/>
              </w:rPr>
            </w:pPr>
            <w:del w:id="298" w:author="Kanungo, Kalpak (Cognizant)" w:date="2026-05-19T14:27:00Z" w16du:dateUtc="2026-05-19T08:57:00Z">
              <w:r w:rsidDel="004A1E76">
                <w:rPr>
                  <w:rFonts w:eastAsia="Arial" w:cs="Arial"/>
                  <w:color w:val="000000"/>
                  <w:sz w:val="20"/>
                </w:rPr>
                <w:delText>Source Hazard</w:delText>
              </w:r>
            </w:del>
          </w:p>
          <w:p w14:paraId="2D6C0B56" w14:textId="485A9EF1" w:rsidR="00F6126C" w:rsidDel="00B32BB0" w:rsidRDefault="00F6126C" w:rsidP="00F6126C">
            <w:pPr>
              <w:numPr>
                <w:ilvl w:val="0"/>
                <w:numId w:val="25"/>
              </w:numPr>
              <w:pBdr>
                <w:top w:val="nil"/>
                <w:left w:val="nil"/>
                <w:bottom w:val="nil"/>
                <w:right w:val="nil"/>
              </w:pBdr>
              <w:jc w:val="both"/>
              <w:rPr>
                <w:del w:id="299" w:author="Kanungo, Kalpak (Cognizant)" w:date="2026-05-19T12:41:00Z" w16du:dateUtc="2026-05-19T07:11:00Z"/>
              </w:rPr>
            </w:pPr>
            <w:del w:id="300" w:author="Kanungo, Kalpak (Cognizant)" w:date="2026-05-19T12:41:00Z" w16du:dateUtc="2026-05-19T07:11:00Z">
              <w:r w:rsidDel="00B32BB0">
                <w:rPr>
                  <w:rFonts w:eastAsia="Arial" w:cs="Arial"/>
                  <w:color w:val="000000"/>
                  <w:sz w:val="20"/>
                </w:rPr>
                <w:delText>Source Hazardous Situation</w:delText>
              </w:r>
            </w:del>
          </w:p>
          <w:p w14:paraId="2D6C0B57" w14:textId="39A88D31" w:rsidR="00F6126C" w:rsidDel="00BF6DC2" w:rsidRDefault="00F6126C" w:rsidP="00F6126C">
            <w:pPr>
              <w:numPr>
                <w:ilvl w:val="0"/>
                <w:numId w:val="25"/>
              </w:numPr>
              <w:pBdr>
                <w:top w:val="nil"/>
                <w:left w:val="nil"/>
                <w:bottom w:val="nil"/>
                <w:right w:val="nil"/>
              </w:pBdr>
              <w:jc w:val="both"/>
              <w:rPr>
                <w:del w:id="301" w:author="Kanungo, Kalpak (Cognizant)" w:date="2026-05-20T14:24:00Z" w16du:dateUtc="2026-05-20T08:54:00Z"/>
              </w:rPr>
            </w:pPr>
            <w:del w:id="302" w:author="Kanungo, Kalpak (Cognizant)" w:date="2026-05-20T14:24:00Z" w16du:dateUtc="2026-05-20T08:54:00Z">
              <w:r w:rsidDel="00BF6DC2">
                <w:rPr>
                  <w:rFonts w:eastAsia="Arial" w:cs="Arial"/>
                  <w:color w:val="000000"/>
                  <w:sz w:val="20"/>
                </w:rPr>
                <w:delText>Source Multiple Hazard Flag</w:delText>
              </w:r>
            </w:del>
          </w:p>
          <w:p w14:paraId="2D6C0B58" w14:textId="5839B25F" w:rsidR="00F6126C" w:rsidDel="00BF6DC2" w:rsidRDefault="00F6126C" w:rsidP="00F6126C">
            <w:pPr>
              <w:numPr>
                <w:ilvl w:val="0"/>
                <w:numId w:val="25"/>
              </w:numPr>
              <w:pBdr>
                <w:top w:val="nil"/>
                <w:left w:val="nil"/>
                <w:bottom w:val="nil"/>
                <w:right w:val="nil"/>
              </w:pBdr>
              <w:jc w:val="both"/>
              <w:rPr>
                <w:del w:id="303" w:author="Kanungo, Kalpak (Cognizant)" w:date="2026-05-20T14:24:00Z" w16du:dateUtc="2026-05-20T08:54:00Z"/>
              </w:rPr>
            </w:pPr>
            <w:del w:id="304" w:author="Kanungo, Kalpak (Cognizant)" w:date="2026-05-20T14:24:00Z" w16du:dateUtc="2026-05-20T08:54:00Z">
              <w:r w:rsidDel="00BF6DC2">
                <w:rPr>
                  <w:rFonts w:eastAsia="Arial" w:cs="Arial"/>
                  <w:color w:val="000000"/>
                  <w:sz w:val="20"/>
                </w:rPr>
                <w:delText>Source Multiple Hazards</w:delText>
              </w:r>
            </w:del>
          </w:p>
          <w:p w14:paraId="2D6C0B59" w14:textId="26397F5E" w:rsidR="00F6126C" w:rsidDel="00BF6DC2" w:rsidRDefault="00F6126C" w:rsidP="00F6126C">
            <w:pPr>
              <w:pBdr>
                <w:top w:val="nil"/>
                <w:left w:val="nil"/>
                <w:bottom w:val="nil"/>
                <w:right w:val="nil"/>
              </w:pBdr>
              <w:jc w:val="both"/>
              <w:rPr>
                <w:del w:id="305" w:author="Kanungo, Kalpak (Cognizant)" w:date="2026-05-20T14:24:00Z" w16du:dateUtc="2026-05-20T08:54:00Z"/>
              </w:rPr>
            </w:pPr>
            <w:del w:id="306" w:author="Kanungo, Kalpak (Cognizant)" w:date="2026-05-20T14:24:00Z" w16du:dateUtc="2026-05-20T08:54:00Z">
              <w:r w:rsidDel="00BF6DC2">
                <w:rPr>
                  <w:rFonts w:eastAsia="Arial" w:cs="Arial"/>
                  <w:color w:val="000000"/>
                  <w:sz w:val="20"/>
                </w:rPr>
                <w:delText> </w:delText>
              </w:r>
            </w:del>
          </w:p>
          <w:p w14:paraId="2D6C0B5A" w14:textId="27A5A4E1" w:rsidR="00F6126C" w:rsidDel="00BF6DC2" w:rsidRDefault="00F6126C" w:rsidP="00F6126C">
            <w:pPr>
              <w:pBdr>
                <w:top w:val="nil"/>
                <w:left w:val="nil"/>
                <w:bottom w:val="nil"/>
                <w:right w:val="nil"/>
              </w:pBdr>
              <w:jc w:val="both"/>
              <w:rPr>
                <w:del w:id="307" w:author="Kanungo, Kalpak (Cognizant)" w:date="2026-05-20T14:24:00Z" w16du:dateUtc="2026-05-20T08:54:00Z"/>
              </w:rPr>
            </w:pPr>
            <w:del w:id="308" w:author="Kanungo, Kalpak (Cognizant)" w:date="2026-05-20T14:24:00Z" w16du:dateUtc="2026-05-20T08:54:00Z">
              <w:r w:rsidDel="00BF6DC2">
                <w:rPr>
                  <w:rFonts w:eastAsia="Arial" w:cs="Arial"/>
                  <w:color w:val="000000"/>
                  <w:sz w:val="20"/>
                </w:rPr>
                <w:delText xml:space="preserve">Refer QCM TW_Complaint Handling_DesignSpec_ Appendix – 5 Section ‘Config Form – Complaint - Tab ‘Problem Definition’ </w:delText>
              </w:r>
            </w:del>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B5B" w14:textId="2B9E7179" w:rsidR="00F6126C" w:rsidDel="00BF6DC2" w:rsidRDefault="00F6126C" w:rsidP="00F6126C">
            <w:pPr>
              <w:pBdr>
                <w:top w:val="nil"/>
                <w:left w:val="nil"/>
                <w:bottom w:val="nil"/>
                <w:right w:val="nil"/>
              </w:pBdr>
              <w:jc w:val="center"/>
              <w:rPr>
                <w:del w:id="309" w:author="Kanungo, Kalpak (Cognizant)" w:date="2026-05-20T14:24:00Z" w16du:dateUtc="2026-05-20T08:54:00Z"/>
              </w:rPr>
            </w:pPr>
            <w:del w:id="310" w:author="Kanungo, Kalpak (Cognizant)" w:date="2026-05-20T14:24:00Z" w16du:dateUtc="2026-05-20T08:54:00Z">
              <w:r w:rsidDel="00BF6DC2">
                <w:rPr>
                  <w:rFonts w:eastAsia="Arial" w:cs="Arial"/>
                  <w:color w:val="000000"/>
                  <w:sz w:val="20"/>
                </w:rPr>
                <w:delText>N/A*</w:delText>
              </w:r>
            </w:del>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B5C" w14:textId="15A215DF" w:rsidR="00F6126C" w:rsidDel="00BF6DC2" w:rsidRDefault="00F6126C" w:rsidP="00F6126C">
            <w:pPr>
              <w:pBdr>
                <w:top w:val="nil"/>
                <w:left w:val="nil"/>
                <w:bottom w:val="nil"/>
                <w:right w:val="nil"/>
              </w:pBdr>
              <w:rPr>
                <w:del w:id="311" w:author="Kanungo, Kalpak (Cognizant)" w:date="2026-05-20T14:24:00Z" w16du:dateUtc="2026-05-20T08:54:00Z"/>
              </w:rPr>
            </w:pPr>
            <w:del w:id="312" w:author="Kanungo, Kalpak (Cognizant)" w:date="2026-05-20T14:24:00Z" w16du:dateUtc="2026-05-20T08:54:00Z">
              <w:r w:rsidDel="00BF6DC2">
                <w:rPr>
                  <w:rFonts w:eastAsia="Arial" w:cs="Arial"/>
                  <w:color w:val="000000"/>
                  <w:sz w:val="20"/>
                </w:rPr>
                <w:delText>FRS-CH-SF-EVAL-046-003</w:delText>
              </w:r>
            </w:del>
          </w:p>
        </w:tc>
      </w:tr>
      <w:tr w:rsidR="00F6126C" w14:paraId="2D6C0B64"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B5E" w14:textId="77777777" w:rsidR="00F6126C" w:rsidRDefault="00F6126C" w:rsidP="00F6126C">
            <w:pPr>
              <w:pBdr>
                <w:top w:val="nil"/>
                <w:left w:val="nil"/>
                <w:bottom w:val="nil"/>
                <w:right w:val="nil"/>
              </w:pBdr>
            </w:pPr>
            <w:r>
              <w:rPr>
                <w:rFonts w:eastAsia="Arial" w:cs="Arial"/>
                <w:color w:val="000000"/>
                <w:sz w:val="20"/>
              </w:rPr>
              <w:t>DS-CH-CS-CONFIGF-040</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B5F" w14:textId="77777777" w:rsidR="00F6126C" w:rsidRDefault="00F6126C" w:rsidP="00F6126C">
            <w:pPr>
              <w:pBdr>
                <w:top w:val="nil"/>
                <w:left w:val="nil"/>
                <w:bottom w:val="nil"/>
                <w:right w:val="nil"/>
              </w:pBdr>
            </w:pPr>
            <w:r>
              <w:rPr>
                <w:rFonts w:eastAsia="Arial" w:cs="Arial"/>
                <w:color w:val="000000"/>
                <w:sz w:val="20"/>
              </w:rPr>
              <w:t>The system shall be configured with Config Form for Customer Communication record</w:t>
            </w:r>
          </w:p>
          <w:p w14:paraId="2D6C0B60" w14:textId="77777777" w:rsidR="00F6126C" w:rsidRDefault="00F6126C" w:rsidP="00F6126C">
            <w:pPr>
              <w:pBdr>
                <w:top w:val="nil"/>
                <w:left w:val="nil"/>
                <w:bottom w:val="nil"/>
                <w:right w:val="nil"/>
              </w:pBdr>
            </w:pPr>
            <w:r>
              <w:rPr>
                <w:rFonts w:eastAsia="Arial" w:cs="Arial"/>
                <w:color w:val="000000"/>
                <w:sz w:val="20"/>
              </w:rPr>
              <w:t> </w:t>
            </w:r>
          </w:p>
          <w:p w14:paraId="2D6C0B61" w14:textId="77777777" w:rsidR="00F6126C" w:rsidRDefault="00F6126C" w:rsidP="00F6126C">
            <w:pPr>
              <w:pBdr>
                <w:top w:val="nil"/>
                <w:left w:val="nil"/>
                <w:bottom w:val="nil"/>
                <w:right w:val="nil"/>
              </w:pBdr>
              <w:jc w:val="both"/>
            </w:pPr>
            <w:r>
              <w:rPr>
                <w:rFonts w:eastAsia="Arial" w:cs="Arial"/>
                <w:color w:val="000000"/>
                <w:sz w:val="20"/>
              </w:rPr>
              <w:t>Refer  QCM TW_Complaint Handling_DesignSpec_ Appendix – 5  Section ‘Config Form – Customer Communication’</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B62"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B63" w14:textId="77777777" w:rsidR="00F6126C" w:rsidRDefault="00F6126C" w:rsidP="00F6126C">
            <w:pPr>
              <w:pBdr>
                <w:top w:val="nil"/>
                <w:left w:val="nil"/>
                <w:bottom w:val="nil"/>
                <w:right w:val="nil"/>
              </w:pBdr>
            </w:pPr>
            <w:r>
              <w:rPr>
                <w:rFonts w:eastAsia="Arial" w:cs="Arial"/>
                <w:color w:val="000000"/>
                <w:sz w:val="20"/>
              </w:rPr>
              <w:t>FRS-CH-CUST-001-01</w:t>
            </w:r>
          </w:p>
        </w:tc>
      </w:tr>
      <w:tr w:rsidR="00F6126C" w14:paraId="2D6C0B6F"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B65" w14:textId="77777777" w:rsidR="00F6126C" w:rsidRDefault="00F6126C" w:rsidP="00F6126C">
            <w:pPr>
              <w:pBdr>
                <w:top w:val="nil"/>
                <w:left w:val="nil"/>
                <w:bottom w:val="nil"/>
                <w:right w:val="nil"/>
              </w:pBdr>
            </w:pPr>
            <w:r>
              <w:rPr>
                <w:rFonts w:eastAsia="Arial" w:cs="Arial"/>
                <w:color w:val="000000"/>
                <w:sz w:val="20"/>
              </w:rPr>
              <w:t>DS-CH-CS-CONFIGF-041</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B66" w14:textId="77777777" w:rsidR="00F6126C" w:rsidRDefault="00F6126C" w:rsidP="00F6126C">
            <w:pPr>
              <w:pBdr>
                <w:top w:val="nil"/>
                <w:left w:val="nil"/>
                <w:bottom w:val="nil"/>
                <w:right w:val="nil"/>
              </w:pBdr>
              <w:jc w:val="both"/>
            </w:pPr>
            <w:r>
              <w:rPr>
                <w:rFonts w:eastAsia="Arial" w:cs="Arial"/>
                <w:color w:val="000000"/>
                <w:sz w:val="20"/>
              </w:rPr>
              <w:t>The system shall be configured with blue text (instructions) for the below fields for eMDR record</w:t>
            </w:r>
          </w:p>
          <w:p w14:paraId="2D6C0B67"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Conclusion Code Grid</w:t>
            </w:r>
          </w:p>
          <w:p w14:paraId="2D6C0B68" w14:textId="77777777" w:rsidR="00F6126C" w:rsidRDefault="00F6126C" w:rsidP="00F6126C">
            <w:pPr>
              <w:numPr>
                <w:ilvl w:val="0"/>
                <w:numId w:val="25"/>
              </w:numPr>
              <w:pBdr>
                <w:top w:val="nil"/>
                <w:left w:val="nil"/>
                <w:bottom w:val="nil"/>
                <w:right w:val="nil"/>
              </w:pBdr>
              <w:jc w:val="both"/>
            </w:pPr>
            <w:r>
              <w:rPr>
                <w:rFonts w:eastAsia="Arial" w:cs="Arial"/>
                <w:color w:val="000000"/>
                <w:sz w:val="20"/>
              </w:rPr>
              <w:lastRenderedPageBreak/>
              <w:t>Evaluation Results Code Grid</w:t>
            </w:r>
          </w:p>
          <w:p w14:paraId="2D6C0B69"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Concomitant Product grid</w:t>
            </w:r>
          </w:p>
          <w:p w14:paraId="2D6C0B6A" w14:textId="77777777" w:rsidR="00F6126C" w:rsidRDefault="00F6126C" w:rsidP="00F6126C">
            <w:pPr>
              <w:pBdr>
                <w:top w:val="nil"/>
                <w:left w:val="nil"/>
                <w:bottom w:val="nil"/>
                <w:right w:val="nil"/>
              </w:pBdr>
              <w:jc w:val="both"/>
            </w:pPr>
            <w:r>
              <w:rPr>
                <w:rFonts w:eastAsia="Arial" w:cs="Arial"/>
                <w:color w:val="000000"/>
                <w:sz w:val="20"/>
              </w:rPr>
              <w:t> </w:t>
            </w:r>
          </w:p>
          <w:p w14:paraId="2D6C0B6B" w14:textId="77777777" w:rsidR="00F6126C" w:rsidRDefault="00F6126C" w:rsidP="00F6126C">
            <w:pPr>
              <w:pBdr>
                <w:top w:val="nil"/>
                <w:left w:val="nil"/>
                <w:bottom w:val="nil"/>
                <w:right w:val="nil"/>
              </w:pBdr>
              <w:jc w:val="both"/>
            </w:pPr>
            <w:r>
              <w:rPr>
                <w:rFonts w:eastAsia="Arial" w:cs="Arial"/>
                <w:color w:val="000000"/>
                <w:sz w:val="20"/>
              </w:rPr>
              <w:t xml:space="preserve">Refer  QCM TW_Complaint Handling_DesignSpec_ Appendix – 5 Section eMDR </w:t>
            </w:r>
          </w:p>
          <w:p w14:paraId="2D6C0B6C" w14:textId="77777777" w:rsidR="00F6126C" w:rsidRDefault="00F6126C" w:rsidP="00F6126C">
            <w:pPr>
              <w:pBdr>
                <w:top w:val="nil"/>
                <w:left w:val="nil"/>
                <w:bottom w:val="nil"/>
                <w:right w:val="nil"/>
              </w:pBdr>
              <w:jc w:val="both"/>
            </w:pPr>
            <w:r>
              <w:rPr>
                <w:rFonts w:eastAsia="Arial" w:cs="Arial"/>
                <w:color w:val="000000"/>
                <w:sz w:val="20"/>
              </w:rPr>
              <w:t>- Tab Manufacturing Information</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B6D" w14:textId="77777777" w:rsidR="00F6126C" w:rsidRDefault="00F6126C" w:rsidP="00F6126C">
            <w:pPr>
              <w:pBdr>
                <w:top w:val="nil"/>
                <w:left w:val="nil"/>
                <w:bottom w:val="nil"/>
                <w:right w:val="nil"/>
              </w:pBdr>
              <w:jc w:val="center"/>
            </w:pPr>
            <w:r>
              <w:rPr>
                <w:rFonts w:eastAsia="Arial" w:cs="Arial"/>
                <w:color w:val="000000"/>
                <w:sz w:val="20"/>
              </w:rPr>
              <w:lastRenderedPageBreak/>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B6E" w14:textId="77777777" w:rsidR="00F6126C" w:rsidRDefault="00F6126C" w:rsidP="00F6126C">
            <w:pPr>
              <w:pBdr>
                <w:top w:val="nil"/>
                <w:left w:val="nil"/>
                <w:bottom w:val="nil"/>
                <w:right w:val="nil"/>
              </w:pBdr>
            </w:pPr>
            <w:r>
              <w:rPr>
                <w:rFonts w:eastAsia="Arial" w:cs="Arial"/>
                <w:color w:val="000000"/>
                <w:sz w:val="20"/>
              </w:rPr>
              <w:t>URS-CH-UI-007</w:t>
            </w:r>
          </w:p>
        </w:tc>
      </w:tr>
      <w:tr w:rsidR="00F6126C" w14:paraId="2D6C0B7C"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B70" w14:textId="77777777" w:rsidR="00F6126C" w:rsidRDefault="00F6126C" w:rsidP="00F6126C">
            <w:pPr>
              <w:pBdr>
                <w:top w:val="nil"/>
                <w:left w:val="nil"/>
                <w:bottom w:val="nil"/>
                <w:right w:val="nil"/>
              </w:pBdr>
            </w:pPr>
            <w:r>
              <w:rPr>
                <w:rFonts w:eastAsia="Arial" w:cs="Arial"/>
                <w:color w:val="000000"/>
                <w:sz w:val="20"/>
              </w:rPr>
              <w:t>DS-CH-CS-CONFIGF-042</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B71" w14:textId="77777777" w:rsidR="00F6126C" w:rsidRDefault="00F6126C" w:rsidP="00F6126C">
            <w:pPr>
              <w:pBdr>
                <w:top w:val="nil"/>
                <w:left w:val="nil"/>
                <w:bottom w:val="nil"/>
                <w:right w:val="nil"/>
              </w:pBdr>
              <w:jc w:val="both"/>
            </w:pPr>
            <w:r>
              <w:rPr>
                <w:rFonts w:eastAsia="Arial" w:cs="Arial"/>
                <w:color w:val="000000"/>
                <w:sz w:val="20"/>
              </w:rPr>
              <w:t>The system shall be configured with blue text (instructions) for the below fields for Complaint record</w:t>
            </w:r>
          </w:p>
          <w:p w14:paraId="2D6C0B72" w14:textId="77777777" w:rsidR="00F6126C" w:rsidRDefault="00F6126C" w:rsidP="00F6126C">
            <w:pPr>
              <w:pBdr>
                <w:top w:val="nil"/>
                <w:left w:val="nil"/>
                <w:bottom w:val="nil"/>
                <w:right w:val="nil"/>
              </w:pBdr>
              <w:jc w:val="both"/>
            </w:pPr>
            <w:r>
              <w:rPr>
                <w:rFonts w:eastAsia="Arial" w:cs="Arial"/>
                <w:color w:val="000000"/>
                <w:sz w:val="20"/>
              </w:rPr>
              <w:t> </w:t>
            </w:r>
          </w:p>
          <w:p w14:paraId="2D6C0B73"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(Device)Problem Source Code L1</w:t>
            </w:r>
          </w:p>
          <w:p w14:paraId="2D6C0B74"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(Device)Problem Source Code L2</w:t>
            </w:r>
          </w:p>
          <w:p w14:paraId="2D6C0B75"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(Device)Problem Source Code L3</w:t>
            </w:r>
          </w:p>
          <w:p w14:paraId="2D6C0B76"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Investigation Summary</w:t>
            </w:r>
          </w:p>
          <w:p w14:paraId="2D6C0B77"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 CAPA/ Investigation Rationale</w:t>
            </w:r>
          </w:p>
          <w:p w14:paraId="2D6C0B78" w14:textId="77777777" w:rsidR="00F6126C" w:rsidRDefault="00F6126C" w:rsidP="00F6126C">
            <w:pPr>
              <w:pBdr>
                <w:top w:val="nil"/>
                <w:left w:val="nil"/>
                <w:bottom w:val="nil"/>
                <w:right w:val="nil"/>
              </w:pBdr>
              <w:jc w:val="both"/>
            </w:pPr>
            <w:r>
              <w:rPr>
                <w:rFonts w:eastAsia="Arial" w:cs="Arial"/>
                <w:color w:val="000000"/>
                <w:sz w:val="20"/>
              </w:rPr>
              <w:t>Refer  QCM TW_Complaint Handling_DesignSpec_ Appendix – 5 Section Complaint</w:t>
            </w:r>
          </w:p>
          <w:p w14:paraId="2D6C0B79" w14:textId="77777777" w:rsidR="00F6126C" w:rsidRDefault="00F6126C" w:rsidP="00F6126C">
            <w:pPr>
              <w:pBdr>
                <w:top w:val="nil"/>
                <w:left w:val="nil"/>
                <w:bottom w:val="nil"/>
                <w:right w:val="nil"/>
              </w:pBdr>
              <w:jc w:val="both"/>
            </w:pPr>
            <w:r>
              <w:rPr>
                <w:rFonts w:eastAsia="Arial" w:cs="Arial"/>
                <w:color w:val="000000"/>
                <w:sz w:val="20"/>
              </w:rPr>
              <w:t xml:space="preserve">-Tab Investigation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B7A" w14:textId="77777777" w:rsidR="00F6126C" w:rsidRDefault="00F6126C" w:rsidP="00F6126C">
            <w:pPr>
              <w:pBdr>
                <w:top w:val="nil"/>
                <w:left w:val="nil"/>
                <w:bottom w:val="nil"/>
                <w:right w:val="nil"/>
              </w:pBdr>
              <w:jc w:val="center"/>
            </w:pPr>
            <w:r>
              <w:rPr>
                <w:rFonts w:eastAsia="Arial" w:cs="Arial"/>
                <w:color w:val="000000"/>
                <w:sz w:val="20"/>
              </w:rPr>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B7B" w14:textId="77777777" w:rsidR="00F6126C" w:rsidRDefault="00F6126C" w:rsidP="00F6126C">
            <w:pPr>
              <w:pBdr>
                <w:top w:val="nil"/>
                <w:left w:val="nil"/>
                <w:bottom w:val="nil"/>
                <w:right w:val="nil"/>
              </w:pBdr>
            </w:pPr>
            <w:r>
              <w:rPr>
                <w:rFonts w:eastAsia="Arial" w:cs="Arial"/>
                <w:color w:val="000000"/>
                <w:sz w:val="20"/>
              </w:rPr>
              <w:t>URS-CH-UI-007</w:t>
            </w:r>
          </w:p>
        </w:tc>
      </w:tr>
      <w:tr w:rsidR="00F6126C" w14:paraId="2D6C0B8E"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B7D" w14:textId="77777777" w:rsidR="00F6126C" w:rsidRDefault="00F6126C" w:rsidP="00F6126C">
            <w:pPr>
              <w:pBdr>
                <w:top w:val="nil"/>
                <w:left w:val="nil"/>
                <w:bottom w:val="nil"/>
                <w:right w:val="nil"/>
              </w:pBdr>
            </w:pPr>
            <w:commentRangeStart w:id="313"/>
            <w:r>
              <w:rPr>
                <w:rFonts w:eastAsia="Arial" w:cs="Arial"/>
                <w:color w:val="000000"/>
                <w:sz w:val="20"/>
              </w:rPr>
              <w:t>DS-CH-CS-CONFIGF-043</w:t>
            </w:r>
            <w:commentRangeEnd w:id="313"/>
            <w:r>
              <w:rPr>
                <w:rStyle w:val="CommentReference"/>
                <w:sz w:val="18"/>
                <w:szCs w:val="24"/>
              </w:rPr>
              <w:commentReference w:id="313"/>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B7E" w14:textId="77777777" w:rsidR="00F6126C" w:rsidRDefault="00F6126C" w:rsidP="00F6126C">
            <w:pPr>
              <w:pBdr>
                <w:top w:val="nil"/>
                <w:left w:val="nil"/>
                <w:bottom w:val="nil"/>
                <w:right w:val="nil"/>
              </w:pBdr>
              <w:jc w:val="both"/>
            </w:pPr>
            <w:r>
              <w:rPr>
                <w:rFonts w:eastAsia="Arial" w:cs="Arial"/>
                <w:color w:val="000000"/>
                <w:sz w:val="20"/>
              </w:rPr>
              <w:t>The system shall be configured with blue text (instructions) for the below fields for Complaint record</w:t>
            </w:r>
          </w:p>
          <w:p w14:paraId="2D6C0B7F" w14:textId="77777777" w:rsidR="00F6126C" w:rsidRDefault="00F6126C" w:rsidP="00F6126C">
            <w:pPr>
              <w:pBdr>
                <w:top w:val="nil"/>
                <w:left w:val="nil"/>
                <w:bottom w:val="nil"/>
                <w:right w:val="nil"/>
              </w:pBdr>
              <w:jc w:val="both"/>
            </w:pPr>
            <w:r>
              <w:rPr>
                <w:rFonts w:ascii="Calibri" w:eastAsia="Calibri" w:hAnsi="Calibri" w:cs="Calibri"/>
                <w:color w:val="000000"/>
                <w:sz w:val="22"/>
                <w:highlight w:val="white"/>
              </w:rPr>
              <w:t> </w:t>
            </w:r>
          </w:p>
          <w:p w14:paraId="2D6C0B80"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Philips Notified Date </w:t>
            </w:r>
          </w:p>
          <w:p w14:paraId="2D6C0B81"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Become Aware Date</w:t>
            </w:r>
          </w:p>
          <w:p w14:paraId="2D6C0B82" w14:textId="68556856" w:rsidR="00F6126C" w:rsidDel="005D2ACA" w:rsidRDefault="00F6126C" w:rsidP="00F6126C">
            <w:pPr>
              <w:numPr>
                <w:ilvl w:val="0"/>
                <w:numId w:val="25"/>
              </w:numPr>
              <w:pBdr>
                <w:top w:val="nil"/>
                <w:left w:val="nil"/>
                <w:bottom w:val="nil"/>
                <w:right w:val="nil"/>
              </w:pBdr>
              <w:jc w:val="both"/>
              <w:rPr>
                <w:del w:id="314" w:author="Kanungo, Kalpak (Cognizant)" w:date="2026-05-19T12:43:00Z" w16du:dateUtc="2026-05-19T07:13:00Z"/>
              </w:rPr>
            </w:pPr>
            <w:del w:id="315" w:author="Kanungo, Kalpak (Cognizant)" w:date="2026-05-19T12:43:00Z" w16du:dateUtc="2026-05-19T07:13:00Z">
              <w:r w:rsidDel="005D2ACA">
                <w:rPr>
                  <w:rFonts w:eastAsia="Arial" w:cs="Arial"/>
                  <w:color w:val="000000"/>
                  <w:sz w:val="20"/>
                </w:rPr>
                <w:delText>Patient/User Harmed</w:delText>
              </w:r>
            </w:del>
          </w:p>
          <w:p w14:paraId="2D6C0B83" w14:textId="4C0DA998" w:rsidR="00F6126C" w:rsidRDefault="00F6126C">
            <w:pPr>
              <w:pBdr>
                <w:top w:val="nil"/>
                <w:left w:val="nil"/>
                <w:bottom w:val="nil"/>
                <w:right w:val="nil"/>
              </w:pBdr>
              <w:ind w:left="720"/>
              <w:jc w:val="both"/>
              <w:pPrChange w:id="316" w:author="Kanungo, Kalpak (Cognizant)" w:date="2026-05-19T12:50:00Z" w16du:dateUtc="2026-05-19T07:20:00Z">
                <w:pPr>
                  <w:numPr>
                    <w:numId w:val="25"/>
                  </w:numPr>
                  <w:pBdr>
                    <w:top w:val="nil"/>
                    <w:left w:val="nil"/>
                    <w:bottom w:val="nil"/>
                    <w:right w:val="nil"/>
                  </w:pBdr>
                  <w:ind w:left="720" w:hanging="360"/>
                  <w:jc w:val="both"/>
                </w:pPr>
              </w:pPrChange>
            </w:pPr>
            <w:del w:id="317" w:author="Kanungo, Kalpak (Cognizant)" w:date="2026-05-19T12:50:00Z" w16du:dateUtc="2026-05-19T07:20:00Z">
              <w:r w:rsidDel="0076486A">
                <w:rPr>
                  <w:rFonts w:eastAsia="Arial" w:cs="Arial"/>
                  <w:color w:val="000000"/>
                  <w:sz w:val="20"/>
                </w:rPr>
                <w:delText>Potential Safety Alert (PSA)</w:delText>
              </w:r>
            </w:del>
          </w:p>
          <w:p w14:paraId="2D6C0B84" w14:textId="6D962704" w:rsidR="00F6126C" w:rsidDel="0029146B" w:rsidRDefault="00F6126C" w:rsidP="00F6126C">
            <w:pPr>
              <w:numPr>
                <w:ilvl w:val="0"/>
                <w:numId w:val="25"/>
              </w:numPr>
              <w:pBdr>
                <w:top w:val="nil"/>
                <w:left w:val="nil"/>
                <w:bottom w:val="nil"/>
                <w:right w:val="nil"/>
              </w:pBdr>
              <w:jc w:val="both"/>
              <w:rPr>
                <w:del w:id="318" w:author="Kanungo, Kalpak (Cognizant)" w:date="2026-05-19T12:51:00Z" w16du:dateUtc="2026-05-19T07:21:00Z"/>
              </w:rPr>
            </w:pPr>
            <w:del w:id="319" w:author="Kanungo, Kalpak (Cognizant)" w:date="2026-05-19T12:51:00Z" w16du:dateUtc="2026-05-19T07:21:00Z">
              <w:r w:rsidDel="0029146B">
                <w:rPr>
                  <w:rFonts w:eastAsia="Arial" w:cs="Arial"/>
                  <w:color w:val="000000"/>
                  <w:sz w:val="20"/>
                </w:rPr>
                <w:delText>Potential Safety Event (PSE)</w:delText>
              </w:r>
            </w:del>
          </w:p>
          <w:p w14:paraId="2D6C0B85"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Hazardous Situation </w:t>
            </w:r>
          </w:p>
          <w:p w14:paraId="2D6C0B86"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BAD change justification</w:t>
            </w:r>
          </w:p>
          <w:p w14:paraId="2D6C0B87" w14:textId="77777777" w:rsidR="00F6126C" w:rsidRDefault="00F6126C" w:rsidP="00F6126C">
            <w:pPr>
              <w:pBdr>
                <w:top w:val="nil"/>
                <w:left w:val="nil"/>
                <w:bottom w:val="nil"/>
                <w:right w:val="nil"/>
              </w:pBdr>
              <w:ind w:left="720"/>
              <w:jc w:val="both"/>
            </w:pPr>
            <w:r>
              <w:rPr>
                <w:rFonts w:eastAsia="Arial" w:cs="Arial"/>
                <w:color w:val="000000"/>
              </w:rPr>
              <w:t> </w:t>
            </w:r>
          </w:p>
          <w:p w14:paraId="2D6C0B88" w14:textId="77777777" w:rsidR="00F6126C" w:rsidRDefault="00F6126C" w:rsidP="00F6126C">
            <w:pPr>
              <w:pBdr>
                <w:top w:val="nil"/>
                <w:left w:val="nil"/>
                <w:bottom w:val="nil"/>
                <w:right w:val="nil"/>
              </w:pBdr>
              <w:ind w:left="720"/>
              <w:jc w:val="both"/>
            </w:pPr>
            <w:r>
              <w:rPr>
                <w:rFonts w:eastAsia="Arial" w:cs="Arial"/>
                <w:color w:val="000000"/>
                <w:sz w:val="20"/>
              </w:rPr>
              <w:t> </w:t>
            </w:r>
          </w:p>
          <w:p w14:paraId="2D6C0B89" w14:textId="77777777" w:rsidR="00F6126C" w:rsidRDefault="00F6126C" w:rsidP="00F6126C">
            <w:pPr>
              <w:pBdr>
                <w:top w:val="nil"/>
                <w:left w:val="nil"/>
                <w:bottom w:val="nil"/>
                <w:right w:val="nil"/>
              </w:pBdr>
              <w:jc w:val="both"/>
            </w:pPr>
            <w:r>
              <w:rPr>
                <w:rFonts w:eastAsia="Arial" w:cs="Arial"/>
                <w:color w:val="000000"/>
                <w:sz w:val="20"/>
              </w:rPr>
              <w:t> </w:t>
            </w:r>
          </w:p>
          <w:p w14:paraId="2D6C0B8A" w14:textId="77777777" w:rsidR="00F6126C" w:rsidRDefault="00F6126C" w:rsidP="00F6126C">
            <w:pPr>
              <w:pBdr>
                <w:top w:val="nil"/>
                <w:left w:val="nil"/>
                <w:bottom w:val="nil"/>
                <w:right w:val="nil"/>
              </w:pBdr>
              <w:jc w:val="both"/>
            </w:pPr>
            <w:r>
              <w:rPr>
                <w:rFonts w:eastAsia="Arial" w:cs="Arial"/>
                <w:color w:val="000000"/>
                <w:sz w:val="20"/>
              </w:rPr>
              <w:t>Refer  QCM TW_Complaint Handling_DesignSpec_ Appendix – 5 Section Complaint</w:t>
            </w:r>
          </w:p>
          <w:p w14:paraId="2D6C0B8B" w14:textId="77777777" w:rsidR="00F6126C" w:rsidRDefault="00F6126C" w:rsidP="00F6126C">
            <w:pPr>
              <w:pBdr>
                <w:top w:val="nil"/>
                <w:left w:val="nil"/>
                <w:bottom w:val="nil"/>
                <w:right w:val="nil"/>
              </w:pBdr>
              <w:jc w:val="both"/>
            </w:pPr>
            <w:r>
              <w:rPr>
                <w:rFonts w:eastAsia="Arial" w:cs="Arial"/>
                <w:color w:val="000000"/>
                <w:sz w:val="20"/>
              </w:rPr>
              <w:t>-Tab Problem definition</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B8C" w14:textId="77777777" w:rsidR="00F6126C" w:rsidRDefault="00F6126C" w:rsidP="00F6126C">
            <w:pPr>
              <w:pBdr>
                <w:top w:val="nil"/>
                <w:left w:val="nil"/>
                <w:bottom w:val="nil"/>
                <w:right w:val="nil"/>
              </w:pBdr>
              <w:jc w:val="center"/>
            </w:pPr>
            <w:r>
              <w:rPr>
                <w:rFonts w:eastAsia="Arial" w:cs="Arial"/>
                <w:color w:val="000000"/>
                <w:sz w:val="20"/>
              </w:rPr>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B8D" w14:textId="77777777" w:rsidR="00F6126C" w:rsidRDefault="00F6126C" w:rsidP="00F6126C">
            <w:pPr>
              <w:pBdr>
                <w:top w:val="nil"/>
                <w:left w:val="nil"/>
                <w:bottom w:val="nil"/>
                <w:right w:val="nil"/>
              </w:pBdr>
            </w:pPr>
            <w:r>
              <w:rPr>
                <w:rFonts w:eastAsia="Arial" w:cs="Arial"/>
                <w:color w:val="000000"/>
                <w:sz w:val="20"/>
              </w:rPr>
              <w:t>URS-CH-UI-007</w:t>
            </w:r>
          </w:p>
        </w:tc>
      </w:tr>
      <w:tr w:rsidR="00F6126C" w14:paraId="2D6C0B9E"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B8F" w14:textId="77777777" w:rsidR="00F6126C" w:rsidRDefault="00F6126C" w:rsidP="00F6126C">
            <w:pPr>
              <w:pBdr>
                <w:top w:val="nil"/>
                <w:left w:val="nil"/>
                <w:bottom w:val="nil"/>
                <w:right w:val="nil"/>
              </w:pBdr>
            </w:pPr>
            <w:commentRangeStart w:id="320"/>
            <w:r>
              <w:rPr>
                <w:rFonts w:eastAsia="Arial" w:cs="Arial"/>
                <w:color w:val="000000"/>
                <w:sz w:val="20"/>
              </w:rPr>
              <w:t>DS-CH-CS-CONFIGF-044</w:t>
            </w:r>
            <w:commentRangeEnd w:id="320"/>
            <w:r>
              <w:rPr>
                <w:rStyle w:val="CommentReference"/>
                <w:sz w:val="18"/>
                <w:szCs w:val="24"/>
              </w:rPr>
              <w:commentReference w:id="320"/>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B90" w14:textId="77777777" w:rsidR="00F6126C" w:rsidRDefault="00F6126C" w:rsidP="00F6126C">
            <w:pPr>
              <w:pBdr>
                <w:top w:val="nil"/>
                <w:left w:val="nil"/>
                <w:bottom w:val="nil"/>
                <w:right w:val="nil"/>
              </w:pBdr>
              <w:jc w:val="both"/>
            </w:pPr>
            <w:r>
              <w:rPr>
                <w:rFonts w:eastAsia="Arial" w:cs="Arial"/>
                <w:color w:val="000000"/>
                <w:sz w:val="20"/>
              </w:rPr>
              <w:t>The system shall be configured with blue text (instructions) for the below fields for Complaint record</w:t>
            </w:r>
          </w:p>
          <w:p w14:paraId="2D6C0B91" w14:textId="77777777" w:rsidR="00F6126C" w:rsidRDefault="00F6126C" w:rsidP="00F6126C">
            <w:pPr>
              <w:pBdr>
                <w:top w:val="nil"/>
                <w:left w:val="nil"/>
                <w:bottom w:val="nil"/>
                <w:right w:val="nil"/>
              </w:pBdr>
              <w:jc w:val="both"/>
            </w:pPr>
            <w:r>
              <w:rPr>
                <w:rFonts w:ascii="Calibri" w:eastAsia="Calibri" w:hAnsi="Calibri" w:cs="Calibri"/>
                <w:color w:val="000000"/>
                <w:sz w:val="22"/>
                <w:highlight w:val="white"/>
              </w:rPr>
              <w:t> </w:t>
            </w:r>
          </w:p>
          <w:p w14:paraId="2D6C0B92"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RoDI: Report of Death/Injury?</w:t>
            </w:r>
          </w:p>
          <w:p w14:paraId="2D6C0B93" w14:textId="77777777" w:rsidR="00F6126C" w:rsidRDefault="00F6126C" w:rsidP="00F6126C">
            <w:pPr>
              <w:numPr>
                <w:ilvl w:val="0"/>
                <w:numId w:val="25"/>
              </w:numPr>
              <w:pBdr>
                <w:top w:val="nil"/>
                <w:left w:val="nil"/>
                <w:bottom w:val="nil"/>
                <w:right w:val="nil"/>
              </w:pBdr>
              <w:jc w:val="both"/>
            </w:pPr>
            <w:r>
              <w:rPr>
                <w:rFonts w:eastAsia="Arial" w:cs="Arial"/>
                <w:color w:val="000000"/>
                <w:sz w:val="20"/>
              </w:rPr>
              <w:lastRenderedPageBreak/>
              <w:t>ILT: Injury Life Threatening</w:t>
            </w:r>
          </w:p>
          <w:p w14:paraId="2D6C0B94"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RPI: Result Perman. Impairmt.</w:t>
            </w:r>
          </w:p>
          <w:p w14:paraId="2D6C0B95" w14:textId="77777777" w:rsidR="00F6126C" w:rsidRPr="00B1705F" w:rsidRDefault="00F6126C" w:rsidP="00F6126C">
            <w:pPr>
              <w:numPr>
                <w:ilvl w:val="0"/>
                <w:numId w:val="25"/>
              </w:numPr>
              <w:pBdr>
                <w:top w:val="nil"/>
                <w:left w:val="nil"/>
                <w:bottom w:val="nil"/>
                <w:right w:val="nil"/>
              </w:pBdr>
              <w:jc w:val="both"/>
              <w:rPr>
                <w:ins w:id="321" w:author="Kanungo, Kalpak (Cognizant)" w:date="2026-05-19T13:03:00Z" w16du:dateUtc="2026-05-19T07:33:00Z"/>
                <w:rPrChange w:id="322" w:author="Kanungo, Kalpak (Cognizant)" w:date="2026-05-19T13:03:00Z" w16du:dateUtc="2026-05-19T07:33:00Z">
                  <w:rPr>
                    <w:ins w:id="323" w:author="Kanungo, Kalpak (Cognizant)" w:date="2026-05-19T13:03:00Z" w16du:dateUtc="2026-05-19T07:33:00Z"/>
                    <w:rFonts w:eastAsia="Arial" w:cs="Arial"/>
                    <w:color w:val="000000"/>
                    <w:sz w:val="20"/>
                  </w:rPr>
                </w:rPrChange>
              </w:rPr>
            </w:pPr>
            <w:r>
              <w:rPr>
                <w:rFonts w:eastAsia="Arial" w:cs="Arial"/>
                <w:color w:val="000000"/>
                <w:sz w:val="20"/>
              </w:rPr>
              <w:t>MSI: Med/Surgical Intervention</w:t>
            </w:r>
          </w:p>
          <w:p w14:paraId="6E0B5EBC" w14:textId="264B92A5" w:rsidR="00F6126C" w:rsidRDefault="00F6126C" w:rsidP="00F6126C">
            <w:pPr>
              <w:numPr>
                <w:ilvl w:val="0"/>
                <w:numId w:val="25"/>
              </w:numPr>
              <w:pBdr>
                <w:top w:val="nil"/>
                <w:left w:val="nil"/>
                <w:bottom w:val="nil"/>
                <w:right w:val="nil"/>
              </w:pBdr>
              <w:jc w:val="both"/>
            </w:pPr>
            <w:ins w:id="324" w:author="Kanungo, Kalpak (Cognizant)" w:date="2026-05-19T13:03:00Z" w16du:dateUtc="2026-05-19T07:33:00Z">
              <w:r w:rsidRPr="00B1705F">
                <w:t>TSD:Temp Serious Deterioration</w:t>
              </w:r>
            </w:ins>
          </w:p>
          <w:p w14:paraId="2D6C0B96" w14:textId="63924DD4" w:rsidR="00F6126C" w:rsidDel="003D040C" w:rsidRDefault="00F6126C" w:rsidP="00F6126C">
            <w:pPr>
              <w:numPr>
                <w:ilvl w:val="0"/>
                <w:numId w:val="25"/>
              </w:numPr>
              <w:pBdr>
                <w:top w:val="nil"/>
                <w:left w:val="nil"/>
                <w:bottom w:val="nil"/>
                <w:right w:val="nil"/>
              </w:pBdr>
              <w:jc w:val="both"/>
              <w:rPr>
                <w:del w:id="325" w:author="Kanungo, Kalpak (Cognizant)" w:date="2026-05-19T13:22:00Z" w16du:dateUtc="2026-05-19T07:52:00Z"/>
              </w:rPr>
            </w:pPr>
            <w:del w:id="326" w:author="Kanungo, Kalpak (Cognizant)" w:date="2026-05-19T13:22:00Z" w16du:dateUtc="2026-05-19T07:52:00Z">
              <w:r w:rsidDel="003D040C">
                <w:rPr>
                  <w:rFonts w:eastAsia="Arial" w:cs="Arial"/>
                  <w:color w:val="000000"/>
                  <w:sz w:val="20"/>
                </w:rPr>
                <w:delText>FiDI: Factor in Death/Injury</w:delText>
              </w:r>
            </w:del>
          </w:p>
          <w:p w14:paraId="2D6C0B97" w14:textId="69994A3D" w:rsidR="00F6126C" w:rsidDel="006329B8" w:rsidRDefault="00F6126C" w:rsidP="00F6126C">
            <w:pPr>
              <w:numPr>
                <w:ilvl w:val="0"/>
                <w:numId w:val="25"/>
              </w:numPr>
              <w:pBdr>
                <w:top w:val="nil"/>
                <w:left w:val="nil"/>
                <w:bottom w:val="nil"/>
                <w:right w:val="nil"/>
              </w:pBdr>
              <w:jc w:val="both"/>
              <w:rPr>
                <w:del w:id="327" w:author="Kanungo, Kalpak (Cognizant)" w:date="2026-05-19T12:51:00Z" w16du:dateUtc="2026-05-19T07:21:00Z"/>
              </w:rPr>
            </w:pPr>
            <w:del w:id="328" w:author="Kanungo, Kalpak (Cognizant)" w:date="2026-05-19T12:51:00Z" w16du:dateUtc="2026-05-19T07:21:00Z">
              <w:r w:rsidDel="006329B8">
                <w:rPr>
                  <w:rFonts w:eastAsia="Arial" w:cs="Arial"/>
                  <w:color w:val="000000"/>
                  <w:sz w:val="20"/>
                </w:rPr>
                <w:delText>RoF: Result of F/M/D/M/L/UE</w:delText>
              </w:r>
            </w:del>
          </w:p>
          <w:p w14:paraId="2D6C0B98"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Medical Rationale</w:t>
            </w:r>
          </w:p>
          <w:p w14:paraId="2D6C0B99" w14:textId="77777777" w:rsidR="00F6126C" w:rsidRDefault="00F6126C" w:rsidP="00F6126C">
            <w:pPr>
              <w:pBdr>
                <w:top w:val="nil"/>
                <w:left w:val="nil"/>
                <w:bottom w:val="nil"/>
                <w:right w:val="nil"/>
              </w:pBdr>
              <w:jc w:val="both"/>
            </w:pPr>
            <w:r>
              <w:rPr>
                <w:rFonts w:eastAsia="Arial" w:cs="Arial"/>
                <w:color w:val="000000"/>
                <w:sz w:val="20"/>
              </w:rPr>
              <w:t> </w:t>
            </w:r>
          </w:p>
          <w:p w14:paraId="2D6C0B9A" w14:textId="77777777" w:rsidR="00F6126C" w:rsidRDefault="00F6126C" w:rsidP="00F6126C">
            <w:pPr>
              <w:pBdr>
                <w:top w:val="nil"/>
                <w:left w:val="nil"/>
                <w:bottom w:val="nil"/>
                <w:right w:val="nil"/>
              </w:pBdr>
              <w:jc w:val="both"/>
            </w:pPr>
            <w:r>
              <w:rPr>
                <w:rFonts w:eastAsia="Arial" w:cs="Arial"/>
                <w:color w:val="000000"/>
                <w:sz w:val="20"/>
              </w:rPr>
              <w:t>Refer  QCM TW_Complaint Handling_DesignSpec_ Appendix – 5 Section Complaint</w:t>
            </w:r>
          </w:p>
          <w:p w14:paraId="2D6C0B9B" w14:textId="77777777" w:rsidR="00F6126C" w:rsidRDefault="00F6126C" w:rsidP="00F6126C">
            <w:pPr>
              <w:pBdr>
                <w:top w:val="nil"/>
                <w:left w:val="nil"/>
                <w:bottom w:val="nil"/>
                <w:right w:val="nil"/>
              </w:pBdr>
              <w:jc w:val="both"/>
            </w:pPr>
            <w:r>
              <w:rPr>
                <w:rFonts w:eastAsia="Arial" w:cs="Arial"/>
                <w:color w:val="000000"/>
                <w:sz w:val="20"/>
              </w:rPr>
              <w:t>-Tab Clinical Assessment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B9C" w14:textId="77777777" w:rsidR="00F6126C" w:rsidRDefault="00F6126C" w:rsidP="00F6126C">
            <w:pPr>
              <w:pBdr>
                <w:top w:val="nil"/>
                <w:left w:val="nil"/>
                <w:bottom w:val="nil"/>
                <w:right w:val="nil"/>
              </w:pBdr>
              <w:jc w:val="center"/>
            </w:pPr>
            <w:r>
              <w:rPr>
                <w:rFonts w:eastAsia="Arial" w:cs="Arial"/>
                <w:color w:val="000000"/>
                <w:sz w:val="20"/>
              </w:rPr>
              <w:lastRenderedPageBreak/>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B9D" w14:textId="77777777" w:rsidR="00F6126C" w:rsidRDefault="00F6126C" w:rsidP="00F6126C">
            <w:pPr>
              <w:pBdr>
                <w:top w:val="nil"/>
                <w:left w:val="nil"/>
                <w:bottom w:val="nil"/>
                <w:right w:val="nil"/>
              </w:pBdr>
            </w:pPr>
            <w:r>
              <w:rPr>
                <w:rFonts w:eastAsia="Arial" w:cs="Arial"/>
                <w:color w:val="000000"/>
                <w:sz w:val="20"/>
              </w:rPr>
              <w:t>URS-CH-UI-007</w:t>
            </w:r>
          </w:p>
        </w:tc>
      </w:tr>
      <w:tr w:rsidR="00F6126C" w14:paraId="2D6C0BC4"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B9F" w14:textId="77777777" w:rsidR="00F6126C" w:rsidRDefault="00F6126C" w:rsidP="00F6126C">
            <w:pPr>
              <w:pBdr>
                <w:top w:val="nil"/>
                <w:left w:val="nil"/>
                <w:bottom w:val="nil"/>
                <w:right w:val="nil"/>
              </w:pBdr>
            </w:pPr>
            <w:commentRangeStart w:id="329"/>
            <w:commentRangeStart w:id="330"/>
            <w:r>
              <w:rPr>
                <w:rFonts w:eastAsia="Arial" w:cs="Arial"/>
                <w:color w:val="000000"/>
                <w:sz w:val="20"/>
              </w:rPr>
              <w:t>DS-CH-CS-CONFIGF-045</w:t>
            </w:r>
            <w:commentRangeEnd w:id="329"/>
            <w:r w:rsidR="00B975F7">
              <w:rPr>
                <w:rStyle w:val="CommentReference"/>
                <w:sz w:val="18"/>
                <w:szCs w:val="24"/>
              </w:rPr>
              <w:commentReference w:id="329"/>
            </w:r>
            <w:commentRangeEnd w:id="330"/>
            <w:r w:rsidR="00B975F7">
              <w:rPr>
                <w:rStyle w:val="CommentReference"/>
                <w:sz w:val="18"/>
                <w:szCs w:val="24"/>
              </w:rPr>
              <w:commentReference w:id="330"/>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BA0" w14:textId="77777777" w:rsidR="00F6126C" w:rsidRDefault="00F6126C" w:rsidP="00F6126C">
            <w:pPr>
              <w:pBdr>
                <w:top w:val="nil"/>
                <w:left w:val="nil"/>
                <w:bottom w:val="nil"/>
                <w:right w:val="nil"/>
              </w:pBdr>
              <w:jc w:val="both"/>
            </w:pPr>
            <w:r>
              <w:rPr>
                <w:rFonts w:eastAsia="Arial" w:cs="Arial"/>
                <w:color w:val="000000"/>
                <w:sz w:val="20"/>
              </w:rPr>
              <w:t>The system shall be configured with blue text (instructions) for the below fields for Complaint record</w:t>
            </w:r>
          </w:p>
          <w:p w14:paraId="2D6C0BA1" w14:textId="77777777" w:rsidR="00F6126C" w:rsidRDefault="00F6126C" w:rsidP="00F6126C">
            <w:pPr>
              <w:pBdr>
                <w:top w:val="nil"/>
                <w:left w:val="nil"/>
                <w:bottom w:val="nil"/>
                <w:right w:val="nil"/>
              </w:pBdr>
              <w:jc w:val="both"/>
            </w:pPr>
            <w:r>
              <w:rPr>
                <w:rFonts w:ascii="Calibri" w:eastAsia="Calibri" w:hAnsi="Calibri" w:cs="Calibri"/>
                <w:color w:val="000000"/>
                <w:sz w:val="22"/>
                <w:highlight w:val="white"/>
              </w:rPr>
              <w:t> </w:t>
            </w:r>
          </w:p>
          <w:p w14:paraId="2D6C0BA2"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Date of Injury</w:t>
            </w:r>
          </w:p>
          <w:p w14:paraId="2D6C0BA3"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Date of Death</w:t>
            </w:r>
          </w:p>
          <w:p w14:paraId="2D6C0BA4"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Assessment Decision Due Date </w:t>
            </w:r>
          </w:p>
          <w:p w14:paraId="2D6C0BA5"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AE: Adverse Event</w:t>
            </w:r>
          </w:p>
          <w:p w14:paraId="2D6C0BA6"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DC: Device Contributed</w:t>
            </w:r>
          </w:p>
          <w:p w14:paraId="2D6C0BA7"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PP: Product Problem</w:t>
            </w:r>
          </w:p>
          <w:p w14:paraId="2D6C0BA8"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PRAE: Problem Recurrence</w:t>
            </w:r>
          </w:p>
          <w:p w14:paraId="2D6C0BA9"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Initial Reportability</w:t>
            </w:r>
          </w:p>
          <w:p w14:paraId="2D6C0BAA"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Type of Reported Complaint</w:t>
            </w:r>
          </w:p>
          <w:p w14:paraId="2D6C0BAB"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Exempt 1 - Shelf Life</w:t>
            </w:r>
          </w:p>
          <w:p w14:paraId="2D6C0BAC"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Exempt 2 - Known Side Effect </w:t>
            </w:r>
          </w:p>
          <w:p w14:paraId="2D6C0BAD"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Exempt 3 - Related to FSCA</w:t>
            </w:r>
          </w:p>
          <w:p w14:paraId="2D6C0BAE"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Exempt 4-Use error when noD/SI</w:t>
            </w:r>
          </w:p>
          <w:p w14:paraId="2D6C0BAF"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Exempt 5-Abnormal use</w:t>
            </w:r>
          </w:p>
          <w:p w14:paraId="2D6C0BB0"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Exempt 6 - Non Medical Device</w:t>
            </w:r>
          </w:p>
          <w:p w14:paraId="2D6C0BB1"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Final Reportability</w:t>
            </w:r>
          </w:p>
          <w:p w14:paraId="2D6C0BB2"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Initial Decision Date</w:t>
            </w:r>
          </w:p>
          <w:p w14:paraId="2D6C0BB3"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Decision Tree Iteration</w:t>
            </w:r>
          </w:p>
          <w:p w14:paraId="2D6C0BB4"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Current Decision Date</w:t>
            </w:r>
          </w:p>
          <w:p w14:paraId="2D6C0BB5"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Reporting Decision Notes</w:t>
            </w:r>
          </w:p>
          <w:p w14:paraId="2D6C0BB6"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Supplemental Aware Date</w:t>
            </w:r>
          </w:p>
          <w:p w14:paraId="2D6C0BB7"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Pub. Hlth Thr/ Reg Req Report</w:t>
            </w:r>
          </w:p>
          <w:p w14:paraId="2D6C0BB8"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Date of Escalation Mgr. Review</w:t>
            </w:r>
          </w:p>
          <w:p w14:paraId="2D6C0BB9"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Managerial Determination</w:t>
            </w:r>
          </w:p>
          <w:p w14:paraId="2D6C0BBA" w14:textId="77777777" w:rsidR="00F6126C" w:rsidRDefault="00F6126C" w:rsidP="00F6126C">
            <w:pPr>
              <w:numPr>
                <w:ilvl w:val="0"/>
                <w:numId w:val="25"/>
              </w:numPr>
              <w:pBdr>
                <w:top w:val="nil"/>
                <w:left w:val="nil"/>
                <w:bottom w:val="nil"/>
                <w:right w:val="nil"/>
              </w:pBdr>
              <w:jc w:val="both"/>
            </w:pPr>
            <w:r>
              <w:rPr>
                <w:rFonts w:eastAsia="Arial" w:cs="Arial"/>
                <w:color w:val="000000"/>
                <w:sz w:val="20"/>
              </w:rPr>
              <w:lastRenderedPageBreak/>
              <w:t>Reporting Rationale</w:t>
            </w:r>
          </w:p>
          <w:p w14:paraId="2D6C0BBB"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Managerial Determination Date</w:t>
            </w:r>
          </w:p>
          <w:p w14:paraId="2D6C0BBC"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Run GDT</w:t>
            </w:r>
          </w:p>
          <w:p w14:paraId="2D6C0BBD"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Exempt 7 – Device in Use</w:t>
            </w:r>
          </w:p>
          <w:p w14:paraId="2D6C0BBE" w14:textId="77777777" w:rsidR="00F6126C" w:rsidRDefault="00F6126C" w:rsidP="00F6126C">
            <w:pPr>
              <w:pBdr>
                <w:top w:val="nil"/>
                <w:left w:val="nil"/>
                <w:bottom w:val="nil"/>
                <w:right w:val="nil"/>
              </w:pBdr>
              <w:jc w:val="both"/>
            </w:pPr>
            <w:r>
              <w:rPr>
                <w:rFonts w:eastAsia="Arial" w:cs="Arial"/>
                <w:color w:val="000000"/>
                <w:sz w:val="20"/>
              </w:rPr>
              <w:t> </w:t>
            </w:r>
          </w:p>
          <w:p w14:paraId="2D6C0BBF" w14:textId="77777777" w:rsidR="00F6126C" w:rsidRDefault="00F6126C" w:rsidP="00F6126C">
            <w:pPr>
              <w:pBdr>
                <w:top w:val="nil"/>
                <w:left w:val="nil"/>
                <w:bottom w:val="nil"/>
                <w:right w:val="nil"/>
              </w:pBdr>
              <w:jc w:val="both"/>
            </w:pPr>
            <w:r>
              <w:rPr>
                <w:rFonts w:eastAsia="Arial" w:cs="Arial"/>
                <w:color w:val="000000"/>
                <w:sz w:val="20"/>
              </w:rPr>
              <w:t>Refer  QCM TW_Complaint Handling_DesignSpec_ Appendix – 5 Section Complaint</w:t>
            </w:r>
          </w:p>
          <w:p w14:paraId="2D6C0BC0" w14:textId="77777777" w:rsidR="00F6126C" w:rsidRDefault="00F6126C" w:rsidP="00F6126C">
            <w:pPr>
              <w:pBdr>
                <w:top w:val="nil"/>
                <w:left w:val="nil"/>
                <w:bottom w:val="nil"/>
                <w:right w:val="nil"/>
              </w:pBdr>
              <w:jc w:val="both"/>
            </w:pPr>
            <w:r>
              <w:rPr>
                <w:rFonts w:eastAsia="Arial" w:cs="Arial"/>
                <w:color w:val="000000"/>
                <w:sz w:val="20"/>
              </w:rPr>
              <w:t>-Tab Reporting</w:t>
            </w:r>
          </w:p>
          <w:p w14:paraId="2D6C0BC1" w14:textId="77777777" w:rsidR="00F6126C" w:rsidRDefault="00F6126C" w:rsidP="00F6126C">
            <w:pPr>
              <w:pBdr>
                <w:top w:val="nil"/>
                <w:left w:val="nil"/>
                <w:bottom w:val="nil"/>
                <w:right w:val="nil"/>
              </w:pBdr>
              <w:jc w:val="both"/>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BC2" w14:textId="77777777" w:rsidR="00F6126C" w:rsidRDefault="00F6126C" w:rsidP="00F6126C">
            <w:pPr>
              <w:pBdr>
                <w:top w:val="nil"/>
                <w:left w:val="nil"/>
                <w:bottom w:val="nil"/>
                <w:right w:val="nil"/>
              </w:pBdr>
              <w:jc w:val="center"/>
            </w:pPr>
            <w:r>
              <w:rPr>
                <w:rFonts w:eastAsia="Arial" w:cs="Arial"/>
                <w:color w:val="000000"/>
                <w:sz w:val="20"/>
              </w:rPr>
              <w:lastRenderedPageBreak/>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BC3" w14:textId="77777777" w:rsidR="00F6126C" w:rsidRDefault="00F6126C" w:rsidP="00F6126C">
            <w:pPr>
              <w:pBdr>
                <w:top w:val="nil"/>
                <w:left w:val="nil"/>
                <w:bottom w:val="nil"/>
                <w:right w:val="nil"/>
              </w:pBdr>
            </w:pPr>
            <w:r>
              <w:rPr>
                <w:rFonts w:eastAsia="Arial" w:cs="Arial"/>
                <w:color w:val="000000"/>
                <w:sz w:val="20"/>
              </w:rPr>
              <w:t>URS-CH-UI-007</w:t>
            </w:r>
          </w:p>
        </w:tc>
      </w:tr>
      <w:tr w:rsidR="00F6126C" w14:paraId="2D6C0BCD"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BC5" w14:textId="77777777" w:rsidR="00F6126C" w:rsidRDefault="00F6126C" w:rsidP="00F6126C">
            <w:pPr>
              <w:pBdr>
                <w:top w:val="nil"/>
                <w:left w:val="nil"/>
                <w:bottom w:val="nil"/>
                <w:right w:val="nil"/>
              </w:pBdr>
            </w:pPr>
            <w:r>
              <w:rPr>
                <w:rFonts w:eastAsia="Arial" w:cs="Arial"/>
                <w:color w:val="000000"/>
                <w:sz w:val="20"/>
              </w:rPr>
              <w:t>DS-CH-CS-CONFIGF-046</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BC6" w14:textId="77777777" w:rsidR="00F6126C" w:rsidRDefault="00F6126C" w:rsidP="00F6126C">
            <w:pPr>
              <w:pBdr>
                <w:top w:val="nil"/>
                <w:left w:val="nil"/>
                <w:bottom w:val="nil"/>
                <w:right w:val="nil"/>
              </w:pBdr>
              <w:jc w:val="both"/>
            </w:pPr>
            <w:r>
              <w:rPr>
                <w:rFonts w:eastAsia="Arial" w:cs="Arial"/>
                <w:color w:val="000000"/>
                <w:sz w:val="20"/>
              </w:rPr>
              <w:t>The system shall be configured with blue text (instructions) for the below fields for Complaint record</w:t>
            </w:r>
          </w:p>
          <w:p w14:paraId="2D6C0BC7" w14:textId="77777777" w:rsidR="00F6126C" w:rsidRDefault="00F6126C" w:rsidP="00F6126C">
            <w:pPr>
              <w:pBdr>
                <w:top w:val="nil"/>
                <w:left w:val="nil"/>
                <w:bottom w:val="nil"/>
                <w:right w:val="nil"/>
              </w:pBdr>
              <w:jc w:val="both"/>
            </w:pPr>
            <w:r>
              <w:rPr>
                <w:rFonts w:ascii="Calibri" w:eastAsia="Calibri" w:hAnsi="Calibri" w:cs="Calibri"/>
                <w:color w:val="000000"/>
                <w:sz w:val="22"/>
                <w:highlight w:val="white"/>
              </w:rPr>
              <w:t> </w:t>
            </w:r>
          </w:p>
          <w:p w14:paraId="2D6C0BC8"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Reporter Salutation</w:t>
            </w:r>
          </w:p>
          <w:p w14:paraId="2D6C0BC9" w14:textId="77777777" w:rsidR="00F6126C" w:rsidRDefault="00F6126C" w:rsidP="00F6126C">
            <w:pPr>
              <w:pBdr>
                <w:top w:val="nil"/>
                <w:left w:val="nil"/>
                <w:bottom w:val="nil"/>
                <w:right w:val="nil"/>
              </w:pBdr>
              <w:jc w:val="both"/>
            </w:pPr>
            <w:r>
              <w:rPr>
                <w:rFonts w:eastAsia="Arial" w:cs="Arial"/>
                <w:color w:val="000000"/>
                <w:sz w:val="20"/>
              </w:rPr>
              <w:t> </w:t>
            </w:r>
          </w:p>
          <w:p w14:paraId="2D6C0BCA" w14:textId="77777777" w:rsidR="00F6126C" w:rsidRDefault="00F6126C" w:rsidP="00F6126C">
            <w:pPr>
              <w:pBdr>
                <w:top w:val="nil"/>
                <w:left w:val="nil"/>
                <w:bottom w:val="nil"/>
                <w:right w:val="nil"/>
              </w:pBdr>
              <w:jc w:val="both"/>
            </w:pPr>
            <w:r>
              <w:rPr>
                <w:rFonts w:eastAsia="Arial" w:cs="Arial"/>
                <w:color w:val="000000"/>
                <w:sz w:val="20"/>
              </w:rPr>
              <w:t>Refer  QCM TW_Complaint Handling_DesignSpec_ Appendix – 5 Section Complaint -Tab- Product/Customer Info</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BCB" w14:textId="77777777" w:rsidR="00F6126C" w:rsidRDefault="00F6126C" w:rsidP="00F6126C">
            <w:pPr>
              <w:pBdr>
                <w:top w:val="nil"/>
                <w:left w:val="nil"/>
                <w:bottom w:val="nil"/>
                <w:right w:val="nil"/>
              </w:pBdr>
              <w:jc w:val="center"/>
            </w:pPr>
            <w:r>
              <w:rPr>
                <w:rFonts w:eastAsia="Arial" w:cs="Arial"/>
                <w:color w:val="000000"/>
                <w:sz w:val="20"/>
              </w:rPr>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BCC" w14:textId="77777777" w:rsidR="00F6126C" w:rsidRDefault="00F6126C" w:rsidP="00F6126C">
            <w:pPr>
              <w:pBdr>
                <w:top w:val="nil"/>
                <w:left w:val="nil"/>
                <w:bottom w:val="nil"/>
                <w:right w:val="nil"/>
              </w:pBdr>
            </w:pPr>
            <w:r>
              <w:rPr>
                <w:rFonts w:eastAsia="Arial" w:cs="Arial"/>
                <w:color w:val="000000"/>
                <w:sz w:val="20"/>
              </w:rPr>
              <w:t>URS-CH-UI-007</w:t>
            </w:r>
          </w:p>
        </w:tc>
      </w:tr>
      <w:tr w:rsidR="00F6126C" w14:paraId="2D6C0BD6"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BCE" w14:textId="77777777" w:rsidR="00F6126C" w:rsidRDefault="00F6126C" w:rsidP="00F6126C">
            <w:pPr>
              <w:pBdr>
                <w:top w:val="nil"/>
                <w:left w:val="nil"/>
                <w:bottom w:val="nil"/>
                <w:right w:val="nil"/>
              </w:pBdr>
            </w:pPr>
            <w:r>
              <w:rPr>
                <w:rFonts w:eastAsia="Arial" w:cs="Arial"/>
                <w:color w:val="000000"/>
                <w:sz w:val="20"/>
              </w:rPr>
              <w:t>DS-CH-CS-CONFIGF-047</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BCF" w14:textId="77777777" w:rsidR="00F6126C" w:rsidRDefault="00F6126C" w:rsidP="00F6126C">
            <w:pPr>
              <w:pBdr>
                <w:top w:val="nil"/>
                <w:left w:val="nil"/>
                <w:bottom w:val="nil"/>
                <w:right w:val="nil"/>
              </w:pBdr>
              <w:jc w:val="both"/>
            </w:pPr>
            <w:r>
              <w:rPr>
                <w:rFonts w:eastAsia="Arial" w:cs="Arial"/>
                <w:color w:val="000000"/>
                <w:sz w:val="20"/>
              </w:rPr>
              <w:t>The system shall be configured with blue text (instructions) for the below fields for eMDR record</w:t>
            </w:r>
          </w:p>
          <w:p w14:paraId="2D6C0BD0" w14:textId="77777777" w:rsidR="00F6126C" w:rsidRDefault="00F6126C" w:rsidP="00F6126C">
            <w:pPr>
              <w:pBdr>
                <w:top w:val="nil"/>
                <w:left w:val="nil"/>
                <w:bottom w:val="nil"/>
                <w:right w:val="nil"/>
              </w:pBdr>
              <w:jc w:val="both"/>
            </w:pPr>
            <w:r>
              <w:rPr>
                <w:rFonts w:ascii="Calibri" w:eastAsia="Calibri" w:hAnsi="Calibri" w:cs="Calibri"/>
                <w:color w:val="000000"/>
                <w:sz w:val="22"/>
                <w:highlight w:val="white"/>
              </w:rPr>
              <w:t> </w:t>
            </w:r>
          </w:p>
          <w:p w14:paraId="2D6C0BD1"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Reporter Salutation</w:t>
            </w:r>
          </w:p>
          <w:p w14:paraId="2D6C0BD2" w14:textId="77777777" w:rsidR="00F6126C" w:rsidRDefault="00F6126C" w:rsidP="00F6126C">
            <w:pPr>
              <w:pBdr>
                <w:top w:val="nil"/>
                <w:left w:val="nil"/>
                <w:bottom w:val="nil"/>
                <w:right w:val="nil"/>
              </w:pBdr>
              <w:jc w:val="both"/>
            </w:pPr>
            <w:r>
              <w:rPr>
                <w:rFonts w:eastAsia="Arial" w:cs="Arial"/>
                <w:color w:val="000000"/>
                <w:sz w:val="20"/>
              </w:rPr>
              <w:t> </w:t>
            </w:r>
          </w:p>
          <w:p w14:paraId="2D6C0BD3" w14:textId="77777777" w:rsidR="00F6126C" w:rsidRDefault="00F6126C" w:rsidP="00F6126C">
            <w:pPr>
              <w:pBdr>
                <w:top w:val="nil"/>
                <w:left w:val="nil"/>
                <w:bottom w:val="nil"/>
                <w:right w:val="nil"/>
              </w:pBdr>
              <w:jc w:val="both"/>
            </w:pPr>
            <w:r>
              <w:rPr>
                <w:rFonts w:eastAsia="Arial" w:cs="Arial"/>
                <w:color w:val="000000"/>
                <w:sz w:val="20"/>
              </w:rPr>
              <w:t>Refer  QCM TW_Complaint Handling_DesignSpec_ Appendix – 5 Section eMDR-Tab-Adverse Event Information</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BD4" w14:textId="77777777" w:rsidR="00F6126C" w:rsidRDefault="00F6126C" w:rsidP="00F6126C">
            <w:pPr>
              <w:pBdr>
                <w:top w:val="nil"/>
                <w:left w:val="nil"/>
                <w:bottom w:val="nil"/>
                <w:right w:val="nil"/>
              </w:pBdr>
              <w:jc w:val="center"/>
            </w:pPr>
            <w:r>
              <w:rPr>
                <w:rFonts w:eastAsia="Arial" w:cs="Arial"/>
                <w:color w:val="000000"/>
                <w:sz w:val="20"/>
              </w:rPr>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BD5" w14:textId="77777777" w:rsidR="00F6126C" w:rsidRDefault="00F6126C" w:rsidP="00F6126C">
            <w:pPr>
              <w:pBdr>
                <w:top w:val="nil"/>
                <w:left w:val="nil"/>
                <w:bottom w:val="nil"/>
                <w:right w:val="nil"/>
              </w:pBdr>
            </w:pPr>
            <w:r>
              <w:rPr>
                <w:rFonts w:eastAsia="Arial" w:cs="Arial"/>
                <w:color w:val="000000"/>
                <w:sz w:val="20"/>
              </w:rPr>
              <w:t>URS-CH-UI-007</w:t>
            </w:r>
          </w:p>
        </w:tc>
      </w:tr>
      <w:tr w:rsidR="00F6126C" w14:paraId="2D6C0BDF"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BD7" w14:textId="77777777" w:rsidR="00F6126C" w:rsidRDefault="00F6126C" w:rsidP="00F6126C">
            <w:pPr>
              <w:pBdr>
                <w:top w:val="nil"/>
                <w:left w:val="nil"/>
                <w:bottom w:val="nil"/>
                <w:right w:val="nil"/>
              </w:pBdr>
            </w:pPr>
            <w:r>
              <w:rPr>
                <w:rFonts w:eastAsia="Arial" w:cs="Arial"/>
                <w:color w:val="000000"/>
                <w:sz w:val="20"/>
              </w:rPr>
              <w:t>DS-CH-CS-CONFIGF-048</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BD8" w14:textId="77777777" w:rsidR="00F6126C" w:rsidRDefault="00F6126C" w:rsidP="00F6126C">
            <w:pPr>
              <w:pBdr>
                <w:top w:val="nil"/>
                <w:left w:val="nil"/>
                <w:bottom w:val="nil"/>
                <w:right w:val="nil"/>
              </w:pBdr>
              <w:jc w:val="both"/>
            </w:pPr>
            <w:r>
              <w:rPr>
                <w:rFonts w:eastAsia="Arial" w:cs="Arial"/>
                <w:color w:val="000000"/>
                <w:sz w:val="20"/>
              </w:rPr>
              <w:t>The system shall be configured with blue text (instructions) for the below fields for Intake record</w:t>
            </w:r>
          </w:p>
          <w:p w14:paraId="2D6C0BD9" w14:textId="77777777" w:rsidR="00F6126C" w:rsidRDefault="00F6126C" w:rsidP="00F6126C">
            <w:pPr>
              <w:pBdr>
                <w:top w:val="nil"/>
                <w:left w:val="nil"/>
                <w:bottom w:val="nil"/>
                <w:right w:val="nil"/>
              </w:pBdr>
              <w:jc w:val="both"/>
            </w:pPr>
            <w:r>
              <w:rPr>
                <w:rFonts w:ascii="Calibri" w:eastAsia="Calibri" w:hAnsi="Calibri" w:cs="Calibri"/>
                <w:color w:val="000000"/>
                <w:sz w:val="22"/>
                <w:highlight w:val="white"/>
              </w:rPr>
              <w:t> </w:t>
            </w:r>
          </w:p>
          <w:p w14:paraId="2D6C0BDA"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Reporter Salutation</w:t>
            </w:r>
          </w:p>
          <w:p w14:paraId="2D6C0BDB" w14:textId="77777777" w:rsidR="00F6126C" w:rsidRDefault="00F6126C" w:rsidP="00F6126C">
            <w:pPr>
              <w:pBdr>
                <w:top w:val="nil"/>
                <w:left w:val="nil"/>
                <w:bottom w:val="nil"/>
                <w:right w:val="nil"/>
              </w:pBdr>
              <w:jc w:val="both"/>
            </w:pPr>
            <w:r>
              <w:rPr>
                <w:rFonts w:eastAsia="Arial" w:cs="Arial"/>
                <w:color w:val="000000"/>
                <w:sz w:val="20"/>
              </w:rPr>
              <w:t> </w:t>
            </w:r>
          </w:p>
          <w:p w14:paraId="2D6C0BDC" w14:textId="77777777" w:rsidR="00F6126C" w:rsidRDefault="00F6126C" w:rsidP="00F6126C">
            <w:pPr>
              <w:pBdr>
                <w:top w:val="nil"/>
                <w:left w:val="nil"/>
                <w:bottom w:val="nil"/>
                <w:right w:val="nil"/>
              </w:pBdr>
              <w:jc w:val="both"/>
            </w:pPr>
            <w:r>
              <w:rPr>
                <w:rFonts w:eastAsia="Arial" w:cs="Arial"/>
                <w:color w:val="000000"/>
                <w:sz w:val="20"/>
              </w:rPr>
              <w:t>Refer  QCM TW_Complaint Handling_DesignSpec_ Appendix – 5 Section Intake-Tab General Information</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BDD" w14:textId="77777777" w:rsidR="00F6126C" w:rsidRDefault="00F6126C" w:rsidP="00F6126C">
            <w:pPr>
              <w:pBdr>
                <w:top w:val="nil"/>
                <w:left w:val="nil"/>
                <w:bottom w:val="nil"/>
                <w:right w:val="nil"/>
              </w:pBdr>
              <w:jc w:val="center"/>
            </w:pPr>
            <w:r>
              <w:rPr>
                <w:rFonts w:eastAsia="Arial" w:cs="Arial"/>
                <w:color w:val="000000"/>
                <w:sz w:val="20"/>
              </w:rPr>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BDE" w14:textId="77777777" w:rsidR="00F6126C" w:rsidRDefault="00F6126C" w:rsidP="00F6126C">
            <w:pPr>
              <w:pBdr>
                <w:top w:val="nil"/>
                <w:left w:val="nil"/>
                <w:bottom w:val="nil"/>
                <w:right w:val="nil"/>
              </w:pBdr>
            </w:pPr>
            <w:r>
              <w:rPr>
                <w:rFonts w:eastAsia="Arial" w:cs="Arial"/>
                <w:color w:val="000000"/>
                <w:sz w:val="20"/>
              </w:rPr>
              <w:t>URS-CH-UI-007</w:t>
            </w:r>
          </w:p>
        </w:tc>
      </w:tr>
      <w:tr w:rsidR="00F6126C" w14:paraId="5269A68C" w14:textId="77777777" w:rsidTr="009F3CFA">
        <w:trPr>
          <w:trHeight w:val="324"/>
          <w:ins w:id="331" w:author="Kanungo, Kalpak (Cognizant)" w:date="2026-05-16T12:52:00Z"/>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7092C838" w14:textId="2C03CC4C" w:rsidR="00F6126C" w:rsidRDefault="00F6126C" w:rsidP="00F6126C">
            <w:pPr>
              <w:pBdr>
                <w:top w:val="nil"/>
                <w:left w:val="nil"/>
                <w:bottom w:val="nil"/>
                <w:right w:val="nil"/>
              </w:pBdr>
              <w:rPr>
                <w:ins w:id="332" w:author="Kanungo, Kalpak (Cognizant)" w:date="2026-05-16T12:52:00Z" w16du:dateUtc="2026-05-16T07:22:00Z"/>
                <w:rFonts w:eastAsia="Arial" w:cs="Arial"/>
                <w:color w:val="000000"/>
                <w:sz w:val="20"/>
              </w:rPr>
            </w:pPr>
            <w:ins w:id="333" w:author="Kanungo, Kalpak (Cognizant)" w:date="2026-05-16T12:52:00Z" w16du:dateUtc="2026-05-16T07:22:00Z">
              <w:r w:rsidRPr="00360016">
                <w:rPr>
                  <w:rFonts w:eastAsia="Arial" w:cs="Arial"/>
                  <w:color w:val="000000"/>
                  <w:sz w:val="20"/>
                </w:rPr>
                <w:t>DS-CH-CS-CONFIGF-0</w:t>
              </w:r>
              <w:r>
                <w:rPr>
                  <w:rFonts w:eastAsia="Arial" w:cs="Arial"/>
                  <w:color w:val="000000"/>
                  <w:sz w:val="20"/>
                </w:rPr>
                <w:t>49</w:t>
              </w:r>
            </w:ins>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4ABF5F60" w14:textId="2DD71BE6" w:rsidR="00F6126C" w:rsidRPr="004F3C3E" w:rsidRDefault="00F6126C" w:rsidP="00F6126C">
            <w:pPr>
              <w:pBdr>
                <w:top w:val="nil"/>
                <w:left w:val="nil"/>
                <w:bottom w:val="nil"/>
                <w:right w:val="nil"/>
              </w:pBdr>
              <w:jc w:val="both"/>
              <w:rPr>
                <w:ins w:id="334" w:author="Kanungo, Kalpak (Cognizant)" w:date="2026-05-16T12:53:00Z" w16du:dateUtc="2026-05-16T07:23:00Z"/>
                <w:rFonts w:eastAsia="Arial" w:cs="Arial"/>
                <w:color w:val="000000"/>
                <w:sz w:val="20"/>
              </w:rPr>
            </w:pPr>
            <w:ins w:id="335" w:author="Kanungo, Kalpak (Cognizant)" w:date="2026-05-16T12:53:00Z" w16du:dateUtc="2026-05-16T07:23:00Z">
              <w:r w:rsidRPr="004F3C3E">
                <w:rPr>
                  <w:rFonts w:eastAsia="Arial" w:cs="Arial"/>
                  <w:color w:val="000000"/>
                  <w:sz w:val="20"/>
                </w:rPr>
                <w:t xml:space="preserve">The system shall be configured with Config Form for Reg. Reporting </w:t>
              </w:r>
              <w:r>
                <w:rPr>
                  <w:rFonts w:eastAsia="Arial" w:cs="Arial"/>
                  <w:color w:val="000000"/>
                  <w:sz w:val="20"/>
                </w:rPr>
                <w:t>Great Britain</w:t>
              </w:r>
              <w:r w:rsidRPr="004F3C3E">
                <w:rPr>
                  <w:rFonts w:eastAsia="Arial" w:cs="Arial"/>
                  <w:color w:val="000000"/>
                  <w:sz w:val="20"/>
                </w:rPr>
                <w:t xml:space="preserve"> record.</w:t>
              </w:r>
            </w:ins>
          </w:p>
          <w:p w14:paraId="2ABAC662" w14:textId="77777777" w:rsidR="00F6126C" w:rsidRPr="004F3C3E" w:rsidRDefault="00F6126C" w:rsidP="00F6126C">
            <w:pPr>
              <w:pBdr>
                <w:top w:val="nil"/>
                <w:left w:val="nil"/>
                <w:bottom w:val="nil"/>
                <w:right w:val="nil"/>
              </w:pBdr>
              <w:jc w:val="both"/>
              <w:rPr>
                <w:ins w:id="336" w:author="Kanungo, Kalpak (Cognizant)" w:date="2026-05-16T12:53:00Z" w16du:dateUtc="2026-05-16T07:23:00Z"/>
                <w:rFonts w:eastAsia="Arial" w:cs="Arial"/>
                <w:color w:val="000000"/>
                <w:sz w:val="20"/>
              </w:rPr>
            </w:pPr>
            <w:ins w:id="337" w:author="Kanungo, Kalpak (Cognizant)" w:date="2026-05-16T12:53:00Z" w16du:dateUtc="2026-05-16T07:23:00Z">
              <w:r w:rsidRPr="004F3C3E">
                <w:rPr>
                  <w:rFonts w:eastAsia="Arial" w:cs="Arial"/>
                  <w:color w:val="000000"/>
                  <w:sz w:val="20"/>
                </w:rPr>
                <w:t xml:space="preserve"> </w:t>
              </w:r>
            </w:ins>
          </w:p>
          <w:p w14:paraId="4A17F83E" w14:textId="5A5975A4" w:rsidR="00F6126C" w:rsidRDefault="00F6126C" w:rsidP="00F6126C">
            <w:pPr>
              <w:pBdr>
                <w:top w:val="nil"/>
                <w:left w:val="nil"/>
                <w:bottom w:val="nil"/>
                <w:right w:val="nil"/>
              </w:pBdr>
              <w:jc w:val="both"/>
              <w:rPr>
                <w:ins w:id="338" w:author="Kanungo, Kalpak (Cognizant)" w:date="2026-05-16T12:52:00Z" w16du:dateUtc="2026-05-16T07:22:00Z"/>
                <w:rFonts w:eastAsia="Arial" w:cs="Arial"/>
                <w:color w:val="000000"/>
                <w:sz w:val="20"/>
              </w:rPr>
            </w:pPr>
            <w:ins w:id="339" w:author="Kanungo, Kalpak (Cognizant)" w:date="2026-05-16T12:53:00Z" w16du:dateUtc="2026-05-16T07:23:00Z">
              <w:r w:rsidRPr="004F3C3E">
                <w:rPr>
                  <w:rFonts w:eastAsia="Arial" w:cs="Arial"/>
                  <w:color w:val="000000"/>
                  <w:sz w:val="20"/>
                </w:rPr>
                <w:t>Refer  QCM TW_Complaint Handling_DesignSpec_ Appendix – 5  Section ‘Config Form - Reg. Reporting Canada’</w:t>
              </w:r>
            </w:ins>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149B371F" w14:textId="77777777" w:rsidR="00F6126C" w:rsidRDefault="00F6126C" w:rsidP="00F6126C">
            <w:pPr>
              <w:pBdr>
                <w:top w:val="nil"/>
                <w:left w:val="nil"/>
                <w:bottom w:val="nil"/>
                <w:right w:val="nil"/>
              </w:pBdr>
              <w:jc w:val="center"/>
              <w:rPr>
                <w:ins w:id="340" w:author="Kanungo, Kalpak (Cognizant)" w:date="2026-05-16T12:52:00Z" w16du:dateUtc="2026-05-16T07:22:00Z"/>
                <w:rFonts w:eastAsia="Arial" w:cs="Arial"/>
                <w:color w:val="000000"/>
                <w:sz w:val="20"/>
              </w:rPr>
            </w:pP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19E5683" w14:textId="77777777" w:rsidR="00F6126C" w:rsidRDefault="00F6126C" w:rsidP="00F6126C">
            <w:pPr>
              <w:pBdr>
                <w:top w:val="nil"/>
                <w:left w:val="nil"/>
                <w:bottom w:val="nil"/>
                <w:right w:val="nil"/>
              </w:pBdr>
              <w:rPr>
                <w:ins w:id="341" w:author="Kanungo, Kalpak (Cognizant)" w:date="2026-05-16T12:52:00Z" w16du:dateUtc="2026-05-16T07:22:00Z"/>
                <w:rFonts w:eastAsia="Arial" w:cs="Arial"/>
                <w:color w:val="000000"/>
                <w:sz w:val="20"/>
              </w:rPr>
            </w:pPr>
          </w:p>
        </w:tc>
      </w:tr>
      <w:tr w:rsidR="00F6126C" w14:paraId="2D6C0BED"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BE0" w14:textId="77777777" w:rsidR="00F6126C" w:rsidRDefault="00F6126C" w:rsidP="00F6126C">
            <w:pPr>
              <w:pBdr>
                <w:top w:val="nil"/>
                <w:left w:val="nil"/>
                <w:bottom w:val="nil"/>
                <w:right w:val="nil"/>
              </w:pBdr>
            </w:pPr>
            <w:r>
              <w:rPr>
                <w:rFonts w:eastAsia="Arial" w:cs="Arial"/>
                <w:color w:val="000000"/>
                <w:sz w:val="20"/>
              </w:rPr>
              <w:t>DS-CH-CS-GC-001</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BE1" w14:textId="77777777" w:rsidR="00F6126C" w:rsidRDefault="00F6126C" w:rsidP="00F6126C">
            <w:pPr>
              <w:pBdr>
                <w:top w:val="nil"/>
                <w:left w:val="nil"/>
                <w:bottom w:val="nil"/>
                <w:right w:val="nil"/>
              </w:pBdr>
            </w:pPr>
            <w:r>
              <w:rPr>
                <w:rFonts w:eastAsia="Arial" w:cs="Arial"/>
                <w:color w:val="000000"/>
                <w:sz w:val="20"/>
              </w:rPr>
              <w:t>The system shall be configured with below group category overall permissions –</w:t>
            </w:r>
          </w:p>
          <w:p w14:paraId="2D6C0BE2" w14:textId="77777777" w:rsidR="00F6126C" w:rsidRDefault="00F6126C" w:rsidP="00F6126C">
            <w:pPr>
              <w:pBdr>
                <w:top w:val="nil"/>
                <w:left w:val="nil"/>
                <w:bottom w:val="nil"/>
                <w:right w:val="nil"/>
              </w:pBdr>
            </w:pPr>
            <w:r>
              <w:rPr>
                <w:rFonts w:eastAsia="Arial" w:cs="Arial"/>
                <w:color w:val="000000"/>
                <w:sz w:val="20"/>
              </w:rPr>
              <w:lastRenderedPageBreak/>
              <w:t> </w:t>
            </w:r>
          </w:p>
          <w:p w14:paraId="2D6C0BE3" w14:textId="77777777" w:rsidR="00F6126C" w:rsidRDefault="00F6126C" w:rsidP="00F6126C">
            <w:pPr>
              <w:pBdr>
                <w:top w:val="nil"/>
                <w:left w:val="nil"/>
                <w:bottom w:val="nil"/>
                <w:right w:val="nil"/>
              </w:pBdr>
            </w:pPr>
            <w:r>
              <w:rPr>
                <w:rFonts w:eastAsia="Arial" w:cs="Arial"/>
                <w:color w:val="000000"/>
                <w:sz w:val="20"/>
              </w:rPr>
              <w:t>CAN_OPEN</w:t>
            </w:r>
          </w:p>
          <w:p w14:paraId="2D6C0BE4" w14:textId="77777777" w:rsidR="00F6126C" w:rsidRDefault="00F6126C" w:rsidP="00F6126C">
            <w:pPr>
              <w:pBdr>
                <w:top w:val="nil"/>
                <w:left w:val="nil"/>
                <w:bottom w:val="nil"/>
                <w:right w:val="nil"/>
              </w:pBdr>
            </w:pPr>
            <w:r>
              <w:rPr>
                <w:rFonts w:eastAsia="Arial" w:cs="Arial"/>
                <w:color w:val="000000"/>
                <w:sz w:val="20"/>
              </w:rPr>
              <w:t>CAN_POST_ACTIVITY</w:t>
            </w:r>
          </w:p>
          <w:p w14:paraId="2D6C0BE5" w14:textId="77777777" w:rsidR="00F6126C" w:rsidRDefault="00F6126C" w:rsidP="00F6126C">
            <w:pPr>
              <w:pBdr>
                <w:top w:val="nil"/>
                <w:left w:val="nil"/>
                <w:bottom w:val="nil"/>
                <w:right w:val="nil"/>
              </w:pBdr>
            </w:pPr>
            <w:r>
              <w:rPr>
                <w:rFonts w:eastAsia="Arial" w:cs="Arial"/>
                <w:color w:val="000000"/>
                <w:sz w:val="20"/>
              </w:rPr>
              <w:t>CAN_ASSIGN</w:t>
            </w:r>
            <w:r>
              <w:rPr>
                <w:rFonts w:eastAsia="Arial" w:cs="Arial"/>
                <w:color w:val="000000"/>
                <w:sz w:val="20"/>
              </w:rPr>
              <w:tab/>
            </w:r>
          </w:p>
          <w:p w14:paraId="2D6C0BE6" w14:textId="77777777" w:rsidR="00F6126C" w:rsidRDefault="00F6126C" w:rsidP="00F6126C">
            <w:pPr>
              <w:pBdr>
                <w:top w:val="nil"/>
                <w:left w:val="nil"/>
                <w:bottom w:val="nil"/>
                <w:right w:val="nil"/>
              </w:pBdr>
            </w:pPr>
            <w:r>
              <w:rPr>
                <w:rFonts w:eastAsia="Arial" w:cs="Arial"/>
                <w:color w:val="000000"/>
                <w:sz w:val="20"/>
              </w:rPr>
              <w:t>CAN_CREATE_CHILD</w:t>
            </w:r>
            <w:r>
              <w:rPr>
                <w:rFonts w:eastAsia="Arial" w:cs="Arial"/>
                <w:color w:val="000000"/>
                <w:sz w:val="20"/>
              </w:rPr>
              <w:tab/>
            </w:r>
          </w:p>
          <w:p w14:paraId="2D6C0BE7" w14:textId="77777777" w:rsidR="00F6126C" w:rsidRDefault="00F6126C" w:rsidP="00F6126C">
            <w:pPr>
              <w:pBdr>
                <w:top w:val="nil"/>
                <w:left w:val="nil"/>
                <w:bottom w:val="nil"/>
                <w:right w:val="nil"/>
              </w:pBdr>
            </w:pPr>
            <w:r>
              <w:rPr>
                <w:rFonts w:eastAsia="Arial" w:cs="Arial"/>
                <w:color w:val="000000"/>
                <w:sz w:val="20"/>
              </w:rPr>
              <w:t>CAN_REOPEN</w:t>
            </w:r>
            <w:r>
              <w:rPr>
                <w:rFonts w:eastAsia="Arial" w:cs="Arial"/>
                <w:color w:val="000000"/>
                <w:sz w:val="20"/>
              </w:rPr>
              <w:tab/>
            </w:r>
          </w:p>
          <w:p w14:paraId="2D6C0BE8" w14:textId="77777777" w:rsidR="00F6126C" w:rsidRDefault="00F6126C" w:rsidP="00F6126C">
            <w:pPr>
              <w:pBdr>
                <w:top w:val="nil"/>
                <w:left w:val="nil"/>
                <w:bottom w:val="nil"/>
                <w:right w:val="nil"/>
              </w:pBdr>
            </w:pPr>
            <w:r>
              <w:rPr>
                <w:rFonts w:eastAsia="Arial" w:cs="Arial"/>
                <w:color w:val="000000"/>
                <w:sz w:val="20"/>
              </w:rPr>
              <w:t>OPEN_CHILD_ONLY</w:t>
            </w:r>
          </w:p>
          <w:p w14:paraId="2D6C0BE9" w14:textId="77777777" w:rsidR="00F6126C" w:rsidRDefault="00F6126C" w:rsidP="00F6126C">
            <w:pPr>
              <w:pBdr>
                <w:top w:val="nil"/>
                <w:left w:val="nil"/>
                <w:bottom w:val="nil"/>
                <w:right w:val="nil"/>
              </w:pBdr>
            </w:pPr>
            <w:r>
              <w:rPr>
                <w:rFonts w:eastAsia="Arial" w:cs="Arial"/>
                <w:color w:val="000000"/>
                <w:sz w:val="20"/>
              </w:rPr>
              <w:t> </w:t>
            </w:r>
          </w:p>
          <w:p w14:paraId="2D6C0BEA" w14:textId="77777777" w:rsidR="00F6126C" w:rsidRDefault="00F6126C" w:rsidP="00F6126C">
            <w:pPr>
              <w:pBdr>
                <w:top w:val="nil"/>
                <w:left w:val="nil"/>
                <w:bottom w:val="nil"/>
                <w:right w:val="nil"/>
              </w:pBdr>
            </w:pPr>
            <w:r>
              <w:rPr>
                <w:rFonts w:eastAsia="Arial" w:cs="Arial"/>
                <w:color w:val="000000"/>
                <w:sz w:val="20"/>
              </w:rPr>
              <w:t>Refer Group_Category_Permissions_Export.xls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BEB" w14:textId="77777777" w:rsidR="00F6126C" w:rsidRDefault="00F6126C" w:rsidP="00F6126C">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BEC" w14:textId="77777777" w:rsidR="00F6126C" w:rsidRDefault="00F6126C" w:rsidP="00F6126C">
            <w:pPr>
              <w:pBdr>
                <w:top w:val="nil"/>
                <w:left w:val="nil"/>
                <w:bottom w:val="nil"/>
                <w:right w:val="nil"/>
              </w:pBdr>
            </w:pPr>
            <w:r>
              <w:rPr>
                <w:rFonts w:eastAsia="Arial" w:cs="Arial"/>
                <w:color w:val="000000"/>
                <w:sz w:val="20"/>
              </w:rPr>
              <w:t>FRS-CH-UR-001-059,FRS-CH-UR-002-002</w:t>
            </w:r>
          </w:p>
        </w:tc>
      </w:tr>
      <w:tr w:rsidR="00F6126C" w14:paraId="2D6C0C00"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BEE" w14:textId="77777777" w:rsidR="00F6126C" w:rsidRDefault="00F6126C" w:rsidP="00F6126C">
            <w:pPr>
              <w:pBdr>
                <w:top w:val="nil"/>
                <w:left w:val="nil"/>
                <w:bottom w:val="nil"/>
                <w:right w:val="nil"/>
              </w:pBdr>
            </w:pPr>
            <w:commentRangeStart w:id="342"/>
            <w:r>
              <w:rPr>
                <w:rFonts w:eastAsia="Arial" w:cs="Arial"/>
                <w:color w:val="000000"/>
                <w:sz w:val="20"/>
              </w:rPr>
              <w:t>DS-CH-CS-GC-005</w:t>
            </w:r>
            <w:commentRangeEnd w:id="342"/>
            <w:r>
              <w:rPr>
                <w:rStyle w:val="CommentReference"/>
                <w:sz w:val="18"/>
                <w:szCs w:val="24"/>
              </w:rPr>
              <w:commentReference w:id="342"/>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BEF" w14:textId="77777777" w:rsidR="00F6126C" w:rsidRDefault="00F6126C" w:rsidP="00F6126C">
            <w:pPr>
              <w:pBdr>
                <w:top w:val="nil"/>
                <w:left w:val="nil"/>
                <w:bottom w:val="nil"/>
                <w:right w:val="nil"/>
              </w:pBdr>
            </w:pPr>
            <w:r>
              <w:rPr>
                <w:rFonts w:eastAsia="Arial" w:cs="Arial"/>
                <w:color w:val="000000"/>
                <w:sz w:val="20"/>
              </w:rPr>
              <w:t>The system shall be configured with Group Category permissions to create/modify a complaint record.</w:t>
            </w:r>
          </w:p>
          <w:p w14:paraId="2D6C0BF0"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Complaint - FP</w:t>
            </w:r>
            <w:r>
              <w:rPr>
                <w:rFonts w:eastAsia="Arial" w:cs="Arial"/>
                <w:color w:val="000000"/>
                <w:sz w:val="20"/>
              </w:rPr>
              <w:tab/>
            </w:r>
          </w:p>
          <w:p w14:paraId="2D6C0BF1"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Complaint - Business Admin</w:t>
            </w:r>
          </w:p>
          <w:p w14:paraId="2D6C0BF2"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Complaint - Investigator 2</w:t>
            </w:r>
            <w:r>
              <w:rPr>
                <w:rFonts w:eastAsia="Arial" w:cs="Arial"/>
                <w:color w:val="000000"/>
                <w:sz w:val="20"/>
              </w:rPr>
              <w:tab/>
            </w:r>
          </w:p>
          <w:p w14:paraId="2D6C0BF3"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Complaint - Owner (VGC)</w:t>
            </w:r>
            <w:r>
              <w:rPr>
                <w:rFonts w:eastAsia="Arial" w:cs="Arial"/>
                <w:color w:val="000000"/>
                <w:sz w:val="20"/>
              </w:rPr>
              <w:tab/>
            </w:r>
          </w:p>
          <w:p w14:paraId="2D6C0BF4"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Complaint - Evaluator</w:t>
            </w:r>
            <w:r>
              <w:rPr>
                <w:rFonts w:eastAsia="Arial" w:cs="Arial"/>
                <w:color w:val="000000"/>
                <w:sz w:val="20"/>
              </w:rPr>
              <w:tab/>
            </w:r>
          </w:p>
          <w:p w14:paraId="2D6C0BF5"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Complaint - Investigator 1</w:t>
            </w:r>
            <w:r>
              <w:rPr>
                <w:rFonts w:eastAsia="Arial" w:cs="Arial"/>
                <w:color w:val="000000"/>
                <w:sz w:val="20"/>
              </w:rPr>
              <w:tab/>
            </w:r>
          </w:p>
          <w:p w14:paraId="2D6C0BF6"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Complaint - View Only</w:t>
            </w:r>
          </w:p>
          <w:p w14:paraId="2D6C0BF7"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 xml:space="preserve">Complaint - </w:t>
            </w:r>
            <w:r>
              <w:rPr>
                <w:rFonts w:ascii="Segoe UI" w:eastAsia="Segoe UI" w:hAnsi="Segoe UI" w:cs="Segoe UI"/>
                <w:color w:val="000000"/>
                <w:sz w:val="21"/>
                <w:highlight w:val="white"/>
              </w:rPr>
              <w:t> </w:t>
            </w:r>
            <w:r>
              <w:rPr>
                <w:rFonts w:eastAsia="Arial" w:cs="Arial"/>
                <w:color w:val="000000"/>
                <w:sz w:val="20"/>
                <w:highlight w:val="white"/>
              </w:rPr>
              <w:t>PMS Clinical Expert</w:t>
            </w:r>
          </w:p>
          <w:p w14:paraId="2D6C0BF8"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TWS - SMAX</w:t>
            </w:r>
          </w:p>
          <w:p w14:paraId="2D6C0BF9"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TWS - LB</w:t>
            </w:r>
          </w:p>
          <w:p w14:paraId="2D6C0BFA" w14:textId="77777777" w:rsidR="00F6126C" w:rsidRDefault="00F6126C" w:rsidP="00F6126C">
            <w:pPr>
              <w:pBdr>
                <w:top w:val="nil"/>
                <w:left w:val="nil"/>
                <w:bottom w:val="nil"/>
                <w:right w:val="nil"/>
              </w:pBdr>
              <w:tabs>
                <w:tab w:val="left" w:pos="720"/>
              </w:tabs>
            </w:pPr>
            <w:r>
              <w:rPr>
                <w:rFonts w:eastAsia="Arial" w:cs="Arial"/>
                <w:color w:val="000000"/>
              </w:rPr>
              <w:t> </w:t>
            </w:r>
          </w:p>
          <w:p w14:paraId="2D6C0BFB" w14:textId="77777777" w:rsidR="00F6126C" w:rsidRDefault="00F6126C" w:rsidP="00F6126C">
            <w:pPr>
              <w:pBdr>
                <w:top w:val="nil"/>
                <w:left w:val="nil"/>
                <w:bottom w:val="nil"/>
                <w:right w:val="nil"/>
              </w:pBdr>
              <w:ind w:left="720"/>
            </w:pPr>
            <w:r>
              <w:rPr>
                <w:rFonts w:eastAsia="Arial" w:cs="Arial"/>
                <w:color w:val="000000"/>
                <w:sz w:val="20"/>
              </w:rPr>
              <w:t> </w:t>
            </w:r>
          </w:p>
          <w:p w14:paraId="2D6C0BFC" w14:textId="77777777" w:rsidR="00F6126C" w:rsidRDefault="00F6126C" w:rsidP="00F6126C">
            <w:pPr>
              <w:pBdr>
                <w:top w:val="nil"/>
                <w:left w:val="nil"/>
                <w:bottom w:val="nil"/>
                <w:right w:val="nil"/>
              </w:pBdr>
            </w:pPr>
            <w:r>
              <w:rPr>
                <w:rFonts w:eastAsia="Arial" w:cs="Arial"/>
                <w:color w:val="000000"/>
                <w:sz w:val="20"/>
              </w:rPr>
              <w:t>Refer Group_Category_Permissions_Export.xls</w:t>
            </w:r>
          </w:p>
          <w:p w14:paraId="2D6C0BFD" w14:textId="77777777" w:rsidR="00F6126C" w:rsidRDefault="00F6126C" w:rsidP="00F6126C">
            <w:pPr>
              <w:pBdr>
                <w:top w:val="nil"/>
                <w:left w:val="nil"/>
                <w:bottom w:val="nil"/>
                <w:right w:val="nil"/>
              </w:pBdr>
            </w:pPr>
            <w:r>
              <w:rPr>
                <w:rFonts w:eastAsia="Arial" w:cs="Arial"/>
                <w:color w:val="000000"/>
                <w:sz w:val="20"/>
              </w:rPr>
              <w:t>Note: These two Group Categories TWS – SMAX and TWS – LB are added as part of Non Functional Requirement so no impact on the FRS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BFE"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BFF" w14:textId="24FECCCE" w:rsidR="00F6126C" w:rsidRDefault="00F6126C" w:rsidP="00F6126C">
            <w:pPr>
              <w:pBdr>
                <w:top w:val="nil"/>
                <w:left w:val="nil"/>
                <w:bottom w:val="nil"/>
                <w:right w:val="nil"/>
              </w:pBdr>
            </w:pPr>
            <w:r>
              <w:rPr>
                <w:rFonts w:eastAsia="Arial" w:cs="Arial"/>
                <w:color w:val="000000"/>
                <w:sz w:val="20"/>
              </w:rPr>
              <w:t>FRS-CH-SF-EVAL-001-001,FRS-CH-SF-EVAL-010-001,FRS-CH-SF-EVAL-023-001,FRS-CH-SF-INVS-003-003,FRS-CH-SF-EVAL-036-001,FRS-CH-SF-INTK-019-001,FRS-CH-UR-001-001,FRS-CH-SF-EVAL-041-001,FRS-R-09-001, FRS-CH-INT-TRA-013-001, FRS-CH-SF-INVS-031-01, FRS-CH-SF-EVAL-081-01,</w:t>
            </w:r>
            <w:ins w:id="343" w:author="Kanungo, Kalpak (Cognizant)" w:date="2026-05-18T15:37:00Z" w16du:dateUtc="2026-05-18T10:07:00Z">
              <w:r>
                <w:t xml:space="preserve"> </w:t>
              </w:r>
              <w:r w:rsidRPr="00F15606">
                <w:rPr>
                  <w:rFonts w:eastAsia="Arial" w:cs="Arial"/>
                  <w:color w:val="000000"/>
                  <w:sz w:val="20"/>
                </w:rPr>
                <w:t>URS-CH-SF-INVS-036</w:t>
              </w:r>
              <w:r>
                <w:rPr>
                  <w:rFonts w:eastAsia="Arial" w:cs="Arial"/>
                  <w:color w:val="000000"/>
                  <w:sz w:val="20"/>
                </w:rPr>
                <w:t>,</w:t>
              </w:r>
            </w:ins>
            <w:ins w:id="344" w:author="Kanungo, Kalpak (Cognizant)" w:date="2026-05-18T15:36:00Z" w16du:dateUtc="2026-05-18T10:06:00Z">
              <w:r w:rsidDel="00F15606">
                <w:rPr>
                  <w:rFonts w:eastAsia="Arial" w:cs="Arial"/>
                  <w:color w:val="000000"/>
                  <w:sz w:val="20"/>
                </w:rPr>
                <w:t xml:space="preserve"> </w:t>
              </w:r>
            </w:ins>
            <w:del w:id="345" w:author="Kanungo, Kalpak (Cognizant)" w:date="2026-05-18T15:36:00Z" w16du:dateUtc="2026-05-18T10:06:00Z">
              <w:r w:rsidDel="00F15606">
                <w:rPr>
                  <w:rFonts w:eastAsia="Arial" w:cs="Arial"/>
                  <w:color w:val="000000"/>
                  <w:sz w:val="20"/>
                </w:rPr>
                <w:delText>FRS-CH-SF-INVS-036-01</w:delText>
              </w:r>
            </w:del>
            <w:del w:id="346" w:author="Kanungo, Kalpak (Cognizant)" w:date="2026-05-18T15:40:00Z" w16du:dateUtc="2026-05-18T10:10:00Z">
              <w:r w:rsidDel="00951114">
                <w:rPr>
                  <w:rFonts w:eastAsia="Arial" w:cs="Arial"/>
                  <w:color w:val="000000"/>
                  <w:sz w:val="20"/>
                </w:rPr>
                <w:delText>,FRS-CH-SF-INVS-036-02,</w:delText>
              </w:r>
            </w:del>
            <w:ins w:id="347" w:author="Kanungo, Kalpak (Cognizant)" w:date="2026-05-18T15:53:00Z" w16du:dateUtc="2026-05-18T10:23:00Z">
              <w:r w:rsidDel="00F6080D">
                <w:rPr>
                  <w:rFonts w:eastAsia="Arial" w:cs="Arial"/>
                  <w:color w:val="000000"/>
                  <w:sz w:val="20"/>
                </w:rPr>
                <w:t xml:space="preserve"> </w:t>
              </w:r>
            </w:ins>
            <w:del w:id="348" w:author="Kanungo, Kalpak (Cognizant)" w:date="2026-05-18T15:53:00Z" w16du:dateUtc="2026-05-18T10:23:00Z">
              <w:r w:rsidDel="00F6080D">
                <w:rPr>
                  <w:rFonts w:eastAsia="Arial" w:cs="Arial"/>
                  <w:color w:val="000000"/>
                  <w:sz w:val="20"/>
                </w:rPr>
                <w:delText>FRS-CH-SF-INVS-036-03,</w:delText>
              </w:r>
            </w:del>
            <w:ins w:id="349" w:author="Kanungo, Kalpak (Cognizant)" w:date="2026-05-20T14:22:00Z" w16du:dateUtc="2026-05-20T08:52:00Z">
              <w:r w:rsidDel="00CB097B">
                <w:rPr>
                  <w:rFonts w:eastAsia="Arial" w:cs="Arial"/>
                  <w:color w:val="000000"/>
                  <w:sz w:val="20"/>
                </w:rPr>
                <w:t xml:space="preserve"> </w:t>
              </w:r>
            </w:ins>
            <w:del w:id="350" w:author="Kanungo, Kalpak (Cognizant)" w:date="2026-05-20T14:22:00Z" w16du:dateUtc="2026-05-20T08:52:00Z">
              <w:r w:rsidDel="00CB097B">
                <w:rPr>
                  <w:rFonts w:eastAsia="Arial" w:cs="Arial"/>
                  <w:color w:val="000000"/>
                  <w:sz w:val="20"/>
                </w:rPr>
                <w:delText>FRS-CH-SF-INVS-033-01,</w:delText>
              </w:r>
            </w:del>
            <w:r>
              <w:rPr>
                <w:rFonts w:eastAsia="Arial" w:cs="Arial"/>
                <w:color w:val="000000"/>
                <w:sz w:val="20"/>
              </w:rPr>
              <w:t>FRS-CH-SF-INVS-035-01,</w:t>
            </w:r>
            <w:ins w:id="351" w:author="Kanungo, Kalpak (Cognizant)" w:date="2026-05-18T18:57:00Z" w16du:dateUtc="2026-05-18T13:27:00Z">
              <w:r w:rsidDel="00181324">
                <w:rPr>
                  <w:rFonts w:eastAsia="Arial" w:cs="Arial"/>
                  <w:color w:val="000000"/>
                  <w:sz w:val="20"/>
                </w:rPr>
                <w:t xml:space="preserve"> </w:t>
              </w:r>
            </w:ins>
            <w:del w:id="352" w:author="Kanungo, Kalpak (Cognizant)" w:date="2026-05-18T18:57:00Z" w16du:dateUtc="2026-05-18T13:27:00Z">
              <w:r w:rsidDel="00181324">
                <w:rPr>
                  <w:rFonts w:eastAsia="Arial" w:cs="Arial"/>
                  <w:color w:val="000000"/>
                  <w:sz w:val="20"/>
                </w:rPr>
                <w:delText>FRS-CH-SF-INVS-034-01,</w:delText>
              </w:r>
            </w:del>
            <w:del w:id="353" w:author="Kanungo, Kalpak (Cognizant)" w:date="2026-05-18T15:54:00Z" w16du:dateUtc="2026-05-18T10:24:00Z">
              <w:r w:rsidDel="0060570B">
                <w:rPr>
                  <w:rFonts w:eastAsia="Arial" w:cs="Arial"/>
                  <w:color w:val="000000"/>
                  <w:sz w:val="20"/>
                </w:rPr>
                <w:delText>FRS-CH-SF-INVS-036-04,</w:delText>
              </w:r>
            </w:del>
            <w:ins w:id="354" w:author="Kanungo, Kalpak (Cognizant)" w:date="2026-05-18T15:39:00Z" w16du:dateUtc="2026-05-18T10:09:00Z">
              <w:r w:rsidDel="00D15FEA">
                <w:rPr>
                  <w:rFonts w:eastAsia="Arial" w:cs="Arial"/>
                  <w:color w:val="000000"/>
                  <w:sz w:val="20"/>
                </w:rPr>
                <w:t xml:space="preserve"> </w:t>
              </w:r>
            </w:ins>
            <w:del w:id="355" w:author="Kanungo, Kalpak (Cognizant)" w:date="2026-05-18T15:39:00Z" w16du:dateUtc="2026-05-18T10:09:00Z">
              <w:r w:rsidDel="00D15FEA">
                <w:rPr>
                  <w:rFonts w:eastAsia="Arial" w:cs="Arial"/>
                  <w:color w:val="000000"/>
                  <w:sz w:val="20"/>
                </w:rPr>
                <w:delText>FRS-CH-SF-INVS-036-01,</w:delText>
              </w:r>
            </w:del>
            <w:del w:id="356" w:author="Kanungo, Kalpak (Cognizant)" w:date="2026-05-18T15:40:00Z" w16du:dateUtc="2026-05-18T10:10:00Z">
              <w:r w:rsidDel="00951114">
                <w:rPr>
                  <w:rFonts w:eastAsia="Arial" w:cs="Arial"/>
                  <w:color w:val="000000"/>
                  <w:sz w:val="20"/>
                </w:rPr>
                <w:delText>FRS-CH-SF-INVS-036-02</w:delText>
              </w:r>
            </w:del>
          </w:p>
        </w:tc>
      </w:tr>
      <w:tr w:rsidR="00F6126C" w14:paraId="2D6C0C11"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C01" w14:textId="77777777" w:rsidR="00F6126C" w:rsidRDefault="00F6126C" w:rsidP="00F6126C">
            <w:pPr>
              <w:pBdr>
                <w:top w:val="nil"/>
                <w:left w:val="nil"/>
                <w:bottom w:val="nil"/>
                <w:right w:val="nil"/>
              </w:pBdr>
            </w:pPr>
            <w:r>
              <w:rPr>
                <w:rFonts w:eastAsia="Arial" w:cs="Arial"/>
                <w:color w:val="000000"/>
                <w:sz w:val="20"/>
              </w:rPr>
              <w:t>DS-CH-CS-GC-007</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C02" w14:textId="77777777" w:rsidR="00F6126C" w:rsidRDefault="00F6126C" w:rsidP="00F6126C">
            <w:pPr>
              <w:pBdr>
                <w:top w:val="nil"/>
                <w:left w:val="nil"/>
                <w:bottom w:val="nil"/>
                <w:right w:val="nil"/>
              </w:pBdr>
            </w:pPr>
            <w:r>
              <w:rPr>
                <w:rFonts w:eastAsia="Arial" w:cs="Arial"/>
                <w:color w:val="000000"/>
                <w:sz w:val="20"/>
              </w:rPr>
              <w:t>The system shall be configured with Group Category permissions to create/modify an intake record.</w:t>
            </w:r>
          </w:p>
          <w:p w14:paraId="2D6C0C03"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Intake - FP</w:t>
            </w:r>
            <w:r>
              <w:rPr>
                <w:rFonts w:eastAsia="Arial" w:cs="Arial"/>
                <w:color w:val="000000"/>
                <w:sz w:val="20"/>
              </w:rPr>
              <w:tab/>
            </w:r>
          </w:p>
          <w:p w14:paraId="2D6C0C04"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Intake - Business Admin</w:t>
            </w:r>
            <w:r>
              <w:rPr>
                <w:rFonts w:eastAsia="Arial" w:cs="Arial"/>
                <w:color w:val="000000"/>
                <w:sz w:val="20"/>
              </w:rPr>
              <w:tab/>
            </w:r>
          </w:p>
          <w:p w14:paraId="2D6C0C05"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Intake - Investigator 2</w:t>
            </w:r>
            <w:r>
              <w:rPr>
                <w:rFonts w:eastAsia="Arial" w:cs="Arial"/>
                <w:color w:val="000000"/>
                <w:sz w:val="20"/>
              </w:rPr>
              <w:tab/>
            </w:r>
          </w:p>
          <w:p w14:paraId="2D6C0C06"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Intake - Evaluator</w:t>
            </w:r>
            <w:r>
              <w:rPr>
                <w:rFonts w:eastAsia="Arial" w:cs="Arial"/>
                <w:color w:val="000000"/>
                <w:sz w:val="20"/>
              </w:rPr>
              <w:tab/>
            </w:r>
          </w:p>
          <w:p w14:paraId="2D6C0C07"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Intake - Originator (VGC)</w:t>
            </w:r>
            <w:r>
              <w:rPr>
                <w:rFonts w:eastAsia="Arial" w:cs="Arial"/>
                <w:color w:val="000000"/>
                <w:sz w:val="20"/>
              </w:rPr>
              <w:tab/>
            </w:r>
          </w:p>
          <w:p w14:paraId="2D6C0C08"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Intake - Investigator 1</w:t>
            </w:r>
            <w:r>
              <w:rPr>
                <w:rFonts w:eastAsia="Arial" w:cs="Arial"/>
                <w:color w:val="000000"/>
                <w:sz w:val="20"/>
              </w:rPr>
              <w:tab/>
            </w:r>
          </w:p>
          <w:p w14:paraId="2D6C0C09"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Intake - View Only Create</w:t>
            </w:r>
            <w:r>
              <w:rPr>
                <w:rFonts w:eastAsia="Arial" w:cs="Arial"/>
                <w:color w:val="000000"/>
                <w:sz w:val="20"/>
              </w:rPr>
              <w:tab/>
            </w:r>
          </w:p>
          <w:p w14:paraId="2D6C0C0A"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lastRenderedPageBreak/>
              <w:t>Intake - View Only</w:t>
            </w:r>
          </w:p>
          <w:p w14:paraId="2D6C0C0B" w14:textId="77777777" w:rsidR="00F6126C" w:rsidRDefault="00F6126C" w:rsidP="00F6126C">
            <w:pPr>
              <w:pBdr>
                <w:top w:val="nil"/>
                <w:left w:val="nil"/>
                <w:bottom w:val="nil"/>
                <w:right w:val="nil"/>
              </w:pBdr>
              <w:ind w:left="720"/>
            </w:pPr>
            <w:r>
              <w:rPr>
                <w:rFonts w:eastAsia="Arial" w:cs="Arial"/>
                <w:color w:val="000000"/>
                <w:sz w:val="20"/>
              </w:rPr>
              <w:t> </w:t>
            </w:r>
          </w:p>
          <w:p w14:paraId="2D6C0C0C" w14:textId="77777777" w:rsidR="00F6126C" w:rsidRDefault="00F6126C" w:rsidP="00F6126C">
            <w:pPr>
              <w:pBdr>
                <w:top w:val="nil"/>
                <w:left w:val="nil"/>
                <w:bottom w:val="nil"/>
                <w:right w:val="nil"/>
              </w:pBdr>
            </w:pPr>
            <w:r>
              <w:rPr>
                <w:rFonts w:eastAsia="Arial" w:cs="Arial"/>
                <w:color w:val="000000"/>
                <w:sz w:val="20"/>
              </w:rPr>
              <w:t>Refer Group_Category_Permissions_Export.xls</w:t>
            </w:r>
          </w:p>
          <w:p w14:paraId="2D6C0C0D" w14:textId="77777777" w:rsidR="00F6126C" w:rsidRDefault="00F6126C" w:rsidP="00F6126C">
            <w:pPr>
              <w:pBdr>
                <w:top w:val="nil"/>
                <w:left w:val="nil"/>
                <w:bottom w:val="nil"/>
                <w:right w:val="nil"/>
              </w:pBdr>
            </w:pPr>
            <w:r>
              <w:rPr>
                <w:rFonts w:eastAsia="Arial" w:cs="Arial"/>
                <w:color w:val="000000"/>
                <w:sz w:val="20"/>
              </w:rPr>
              <w:t> </w:t>
            </w:r>
          </w:p>
          <w:p w14:paraId="2D6C0C0E"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6</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C0F" w14:textId="77777777" w:rsidR="00F6126C" w:rsidRDefault="00F6126C" w:rsidP="00F6126C">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C10" w14:textId="77777777" w:rsidR="00F6126C" w:rsidRDefault="00F6126C" w:rsidP="00F6126C">
            <w:pPr>
              <w:pBdr>
                <w:top w:val="nil"/>
                <w:left w:val="nil"/>
                <w:bottom w:val="nil"/>
                <w:right w:val="nil"/>
              </w:pBdr>
            </w:pPr>
            <w:r>
              <w:rPr>
                <w:rFonts w:eastAsia="Arial" w:cs="Arial"/>
                <w:color w:val="000000"/>
                <w:sz w:val="20"/>
              </w:rPr>
              <w:t>FRS-CH-SF-INTK-012-001, FRS-CH-UR-001-002, FRS-CH-SF-INTK-001-001, FRS-CH-SF-INTK-021-001, FRS-CH-SF-INTK-035-01, FRS-CH-SF-INTK-033-002</w:t>
            </w:r>
          </w:p>
        </w:tc>
      </w:tr>
      <w:tr w:rsidR="00F6126C" w14:paraId="2D6C0C22"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C12" w14:textId="77777777" w:rsidR="00F6126C" w:rsidRDefault="00F6126C" w:rsidP="00F6126C">
            <w:pPr>
              <w:pBdr>
                <w:top w:val="nil"/>
                <w:left w:val="nil"/>
                <w:bottom w:val="nil"/>
                <w:right w:val="nil"/>
              </w:pBdr>
            </w:pPr>
            <w:r>
              <w:rPr>
                <w:rFonts w:eastAsia="Arial" w:cs="Arial"/>
                <w:color w:val="000000"/>
                <w:sz w:val="20"/>
              </w:rPr>
              <w:t>DS-CH-CS-GC-009</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C13" w14:textId="77777777" w:rsidR="00F6126C" w:rsidRDefault="00F6126C" w:rsidP="00F6126C">
            <w:pPr>
              <w:pBdr>
                <w:top w:val="nil"/>
                <w:left w:val="nil"/>
                <w:bottom w:val="nil"/>
                <w:right w:val="nil"/>
              </w:pBdr>
            </w:pPr>
            <w:r>
              <w:rPr>
                <w:rFonts w:eastAsia="Arial" w:cs="Arial"/>
                <w:color w:val="000000"/>
                <w:sz w:val="20"/>
              </w:rPr>
              <w:t>The system shall be configured with Group Category permissions to create/modify eMDR record.</w:t>
            </w:r>
          </w:p>
          <w:p w14:paraId="2D6C0C14"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eMDR - FP</w:t>
            </w:r>
            <w:r>
              <w:rPr>
                <w:rFonts w:eastAsia="Arial" w:cs="Arial"/>
                <w:color w:val="000000"/>
                <w:sz w:val="20"/>
              </w:rPr>
              <w:tab/>
            </w:r>
          </w:p>
          <w:p w14:paraId="2D6C0C15"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eMDR - Business Admin</w:t>
            </w:r>
            <w:r>
              <w:rPr>
                <w:rFonts w:eastAsia="Arial" w:cs="Arial"/>
                <w:color w:val="000000"/>
                <w:sz w:val="20"/>
              </w:rPr>
              <w:tab/>
            </w:r>
          </w:p>
          <w:p w14:paraId="2D6C0C16"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eMDR - Vigilance Report Specialist</w:t>
            </w:r>
            <w:r>
              <w:rPr>
                <w:rFonts w:eastAsia="Arial" w:cs="Arial"/>
                <w:color w:val="000000"/>
                <w:sz w:val="20"/>
              </w:rPr>
              <w:tab/>
            </w:r>
          </w:p>
          <w:p w14:paraId="2D6C0C17"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eMDR - Market Submitter</w:t>
            </w:r>
          </w:p>
          <w:p w14:paraId="2D6C0C18"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eMDR - View Only</w:t>
            </w:r>
          </w:p>
          <w:p w14:paraId="2D6C0C19"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TWS - ACK1</w:t>
            </w:r>
          </w:p>
          <w:p w14:paraId="2D6C0C1A"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TWS – eMDR_PDF</w:t>
            </w:r>
          </w:p>
          <w:p w14:paraId="2D6C0C1B" w14:textId="77777777" w:rsidR="00F6126C" w:rsidRDefault="00F6126C" w:rsidP="00F6126C">
            <w:pPr>
              <w:pBdr>
                <w:top w:val="nil"/>
                <w:left w:val="nil"/>
                <w:bottom w:val="nil"/>
                <w:right w:val="nil"/>
              </w:pBdr>
              <w:tabs>
                <w:tab w:val="left" w:pos="720"/>
              </w:tabs>
              <w:ind w:left="720"/>
            </w:pPr>
            <w:r>
              <w:rPr>
                <w:rFonts w:eastAsia="Arial" w:cs="Arial"/>
                <w:color w:val="000000"/>
              </w:rPr>
              <w:t> </w:t>
            </w:r>
          </w:p>
          <w:p w14:paraId="2D6C0C1C" w14:textId="77777777" w:rsidR="00F6126C" w:rsidRDefault="00F6126C" w:rsidP="00F6126C">
            <w:pPr>
              <w:pBdr>
                <w:top w:val="nil"/>
                <w:left w:val="nil"/>
                <w:bottom w:val="nil"/>
                <w:right w:val="nil"/>
              </w:pBdr>
            </w:pPr>
            <w:r>
              <w:rPr>
                <w:rFonts w:eastAsia="Arial" w:cs="Arial"/>
                <w:color w:val="000000"/>
                <w:sz w:val="20"/>
              </w:rPr>
              <w:t>Refer Group_Category_Permissions_Export.xls</w:t>
            </w:r>
          </w:p>
          <w:p w14:paraId="2D6C0C1D"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1 Section ‘User Groups’</w:t>
            </w:r>
          </w:p>
          <w:p w14:paraId="2D6C0C1E"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6</w:t>
            </w:r>
          </w:p>
          <w:p w14:paraId="2D6C0C1F" w14:textId="77777777" w:rsidR="00F6126C" w:rsidRDefault="00F6126C" w:rsidP="00F6126C">
            <w:pPr>
              <w:pBdr>
                <w:top w:val="nil"/>
                <w:left w:val="nil"/>
                <w:bottom w:val="nil"/>
                <w:right w:val="nil"/>
              </w:pBdr>
            </w:pPr>
            <w:r>
              <w:rPr>
                <w:rFonts w:eastAsia="Arial" w:cs="Arial"/>
                <w:color w:val="000000"/>
                <w:sz w:val="20"/>
              </w:rPr>
              <w:t>Note: The Group Category TWS - eMDR_PDF is as part of Non Functional Requirement so no impact on the FRS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C20" w14:textId="77777777" w:rsidR="00F6126C" w:rsidRDefault="00F6126C" w:rsidP="00F6126C">
            <w:pPr>
              <w:pBdr>
                <w:top w:val="nil"/>
                <w:left w:val="nil"/>
                <w:bottom w:val="nil"/>
                <w:right w:val="nil"/>
              </w:pBdr>
              <w:jc w:val="center"/>
            </w:pPr>
            <w:r>
              <w:rPr>
                <w:rFonts w:eastAsia="Arial" w:cs="Arial"/>
                <w:color w:val="000000"/>
                <w:sz w:val="20"/>
              </w:rPr>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C21" w14:textId="77777777" w:rsidR="00F6126C" w:rsidRDefault="00F6126C" w:rsidP="00F6126C">
            <w:pPr>
              <w:pBdr>
                <w:top w:val="nil"/>
                <w:left w:val="nil"/>
                <w:bottom w:val="nil"/>
                <w:right w:val="nil"/>
              </w:pBdr>
            </w:pPr>
            <w:r>
              <w:rPr>
                <w:rFonts w:eastAsia="Arial" w:cs="Arial"/>
                <w:color w:val="000000"/>
                <w:sz w:val="20"/>
              </w:rPr>
              <w:t>FRS-CH-REG-MDR-005-001, FRS-CH-UR-001-003, URS-CH-REG-MDR-010, FRS-CH-REG-GEN-022-001,FRS-CH-REG-MDR-001-008, FRS-CH-REG-MDR-028-01, FRS-CH-REG-MDR-011-001</w:t>
            </w:r>
          </w:p>
        </w:tc>
      </w:tr>
      <w:tr w:rsidR="00F6126C" w14:paraId="2D6C0C32"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C23" w14:textId="77777777" w:rsidR="00F6126C" w:rsidRDefault="00F6126C" w:rsidP="00F6126C">
            <w:pPr>
              <w:pBdr>
                <w:top w:val="nil"/>
                <w:left w:val="nil"/>
                <w:bottom w:val="nil"/>
                <w:right w:val="nil"/>
              </w:pBdr>
            </w:pPr>
            <w:r>
              <w:rPr>
                <w:rFonts w:eastAsia="Arial" w:cs="Arial"/>
                <w:color w:val="000000"/>
                <w:sz w:val="20"/>
              </w:rPr>
              <w:t>DS-CH-CS-GC-010</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C24" w14:textId="77777777" w:rsidR="00F6126C" w:rsidRDefault="00F6126C" w:rsidP="00F6126C">
            <w:pPr>
              <w:pBdr>
                <w:top w:val="nil"/>
                <w:left w:val="nil"/>
                <w:bottom w:val="nil"/>
                <w:right w:val="nil"/>
              </w:pBdr>
            </w:pPr>
            <w:r>
              <w:rPr>
                <w:rFonts w:eastAsia="Arial" w:cs="Arial"/>
                <w:color w:val="000000"/>
                <w:sz w:val="20"/>
              </w:rPr>
              <w:t>The system shall be configured with Group Category permissions to create/modify eMDR Follow-Up record.</w:t>
            </w:r>
          </w:p>
          <w:p w14:paraId="2D6C0C25"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eMDR - FP</w:t>
            </w:r>
            <w:r>
              <w:rPr>
                <w:rFonts w:eastAsia="Arial" w:cs="Arial"/>
                <w:color w:val="000000"/>
                <w:sz w:val="20"/>
              </w:rPr>
              <w:tab/>
            </w:r>
          </w:p>
          <w:p w14:paraId="2D6C0C26"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eMDR - Business Admin</w:t>
            </w:r>
            <w:r>
              <w:rPr>
                <w:rFonts w:eastAsia="Arial" w:cs="Arial"/>
                <w:color w:val="000000"/>
                <w:sz w:val="20"/>
              </w:rPr>
              <w:tab/>
            </w:r>
          </w:p>
          <w:p w14:paraId="2D6C0C27"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eMDR - Vigilance Report Specialist</w:t>
            </w:r>
            <w:r>
              <w:rPr>
                <w:rFonts w:eastAsia="Arial" w:cs="Arial"/>
                <w:color w:val="000000"/>
                <w:sz w:val="20"/>
              </w:rPr>
              <w:tab/>
            </w:r>
          </w:p>
          <w:p w14:paraId="2D6C0C28"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eMDR - Market Submitter</w:t>
            </w:r>
          </w:p>
          <w:p w14:paraId="2D6C0C29"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eMDR - View Only</w:t>
            </w:r>
          </w:p>
          <w:p w14:paraId="2D6C0C2A"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TWS – eMDR_PDF</w:t>
            </w:r>
          </w:p>
          <w:p w14:paraId="2D6C0C2B" w14:textId="77777777" w:rsidR="00F6126C" w:rsidRDefault="00F6126C" w:rsidP="00F6126C">
            <w:pPr>
              <w:pBdr>
                <w:top w:val="nil"/>
                <w:left w:val="nil"/>
                <w:bottom w:val="nil"/>
                <w:right w:val="nil"/>
              </w:pBdr>
              <w:ind w:left="720"/>
            </w:pPr>
            <w:r>
              <w:rPr>
                <w:rFonts w:eastAsia="Arial" w:cs="Arial"/>
                <w:color w:val="000000"/>
                <w:sz w:val="20"/>
              </w:rPr>
              <w:t> </w:t>
            </w:r>
          </w:p>
          <w:p w14:paraId="2D6C0C2C" w14:textId="77777777" w:rsidR="00F6126C" w:rsidRDefault="00F6126C" w:rsidP="00F6126C">
            <w:pPr>
              <w:pBdr>
                <w:top w:val="nil"/>
                <w:left w:val="nil"/>
                <w:bottom w:val="nil"/>
                <w:right w:val="nil"/>
              </w:pBdr>
            </w:pPr>
            <w:r>
              <w:rPr>
                <w:rFonts w:eastAsia="Arial" w:cs="Arial"/>
                <w:color w:val="000000"/>
                <w:sz w:val="20"/>
              </w:rPr>
              <w:t>Refer Group_Category_Permissions_Export.xls</w:t>
            </w:r>
          </w:p>
          <w:p w14:paraId="2D6C0C2D"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1 Section ‘User Groups’</w:t>
            </w:r>
          </w:p>
          <w:p w14:paraId="2D6C0C2E"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6</w:t>
            </w:r>
          </w:p>
          <w:p w14:paraId="2D6C0C2F" w14:textId="77777777" w:rsidR="00F6126C" w:rsidRDefault="00F6126C" w:rsidP="00F6126C">
            <w:pPr>
              <w:pBdr>
                <w:top w:val="nil"/>
                <w:left w:val="nil"/>
                <w:bottom w:val="nil"/>
                <w:right w:val="nil"/>
              </w:pBdr>
            </w:pPr>
            <w:r>
              <w:rPr>
                <w:rFonts w:eastAsia="Arial" w:cs="Arial"/>
                <w:color w:val="000000"/>
                <w:sz w:val="20"/>
              </w:rPr>
              <w:t>Note: The Group Category TWS - eMDR_PDF is as part of Non Functional Requirement so no impact on the FRS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C30" w14:textId="77777777" w:rsidR="00F6126C" w:rsidRDefault="00F6126C" w:rsidP="00F6126C">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C31" w14:textId="77777777" w:rsidR="00F6126C" w:rsidRDefault="00F6126C" w:rsidP="00F6126C">
            <w:pPr>
              <w:pBdr>
                <w:top w:val="nil"/>
                <w:left w:val="nil"/>
                <w:bottom w:val="nil"/>
                <w:right w:val="nil"/>
              </w:pBdr>
            </w:pPr>
            <w:r>
              <w:rPr>
                <w:rFonts w:eastAsia="Arial" w:cs="Arial"/>
                <w:color w:val="000000"/>
                <w:sz w:val="20"/>
              </w:rPr>
              <w:t>FRS-CH-REG-MDR-006-001, FRS-CH-UR-001-004</w:t>
            </w:r>
          </w:p>
        </w:tc>
      </w:tr>
      <w:tr w:rsidR="00F6126C" w14:paraId="2D6C0C44"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C33" w14:textId="77777777" w:rsidR="00F6126C" w:rsidRDefault="00F6126C" w:rsidP="00F6126C">
            <w:pPr>
              <w:pBdr>
                <w:top w:val="nil"/>
                <w:left w:val="nil"/>
                <w:bottom w:val="nil"/>
                <w:right w:val="nil"/>
              </w:pBdr>
            </w:pPr>
            <w:r>
              <w:rPr>
                <w:rFonts w:eastAsia="Arial" w:cs="Arial"/>
                <w:color w:val="000000"/>
                <w:sz w:val="20"/>
              </w:rPr>
              <w:t>DS-CH-CS-GC-011</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C34" w14:textId="77777777" w:rsidR="00F6126C" w:rsidRDefault="00F6126C" w:rsidP="00F6126C">
            <w:pPr>
              <w:pBdr>
                <w:top w:val="nil"/>
                <w:left w:val="nil"/>
                <w:bottom w:val="nil"/>
                <w:right w:val="nil"/>
              </w:pBdr>
            </w:pPr>
            <w:r>
              <w:rPr>
                <w:rFonts w:eastAsia="Arial" w:cs="Arial"/>
                <w:color w:val="000000"/>
                <w:sz w:val="20"/>
              </w:rPr>
              <w:t>The system shall be configured with ‘Child’ button to enable user to create below child regulatory record(s) manually for complaint record.</w:t>
            </w:r>
          </w:p>
          <w:p w14:paraId="2D6C0C35" w14:textId="77777777" w:rsidR="00F6126C" w:rsidRDefault="00F6126C" w:rsidP="00F6126C">
            <w:pPr>
              <w:pBdr>
                <w:top w:val="nil"/>
                <w:left w:val="nil"/>
                <w:bottom w:val="nil"/>
                <w:right w:val="nil"/>
              </w:pBdr>
            </w:pPr>
            <w:r>
              <w:rPr>
                <w:rFonts w:eastAsia="Arial" w:cs="Arial"/>
                <w:color w:val="000000"/>
                <w:sz w:val="20"/>
              </w:rPr>
              <w:lastRenderedPageBreak/>
              <w:t> </w:t>
            </w:r>
          </w:p>
          <w:p w14:paraId="2D6C0C36" w14:textId="77777777" w:rsidR="00F6126C" w:rsidRDefault="00F6126C" w:rsidP="00F6126C">
            <w:pPr>
              <w:numPr>
                <w:ilvl w:val="0"/>
                <w:numId w:val="25"/>
              </w:numPr>
              <w:pBdr>
                <w:top w:val="nil"/>
                <w:left w:val="nil"/>
                <w:bottom w:val="nil"/>
                <w:right w:val="nil"/>
              </w:pBdr>
            </w:pPr>
            <w:r>
              <w:rPr>
                <w:rFonts w:eastAsia="Arial" w:cs="Arial"/>
                <w:color w:val="000000"/>
                <w:sz w:val="20"/>
              </w:rPr>
              <w:t>eMDR</w:t>
            </w:r>
          </w:p>
          <w:p w14:paraId="2D6C0C37" w14:textId="77777777" w:rsidR="00F6126C" w:rsidRDefault="00F6126C" w:rsidP="00F6126C">
            <w:pPr>
              <w:numPr>
                <w:ilvl w:val="0"/>
                <w:numId w:val="25"/>
              </w:numPr>
              <w:pBdr>
                <w:top w:val="nil"/>
                <w:left w:val="nil"/>
                <w:bottom w:val="nil"/>
                <w:right w:val="nil"/>
              </w:pBdr>
            </w:pPr>
            <w:r>
              <w:rPr>
                <w:rFonts w:eastAsia="Arial" w:cs="Arial"/>
                <w:color w:val="000000"/>
                <w:sz w:val="20"/>
              </w:rPr>
              <w:t>MIR</w:t>
            </w:r>
          </w:p>
          <w:p w14:paraId="2D6C0C38" w14:textId="77777777" w:rsidR="00F6126C" w:rsidRDefault="00F6126C" w:rsidP="00F6126C">
            <w:pPr>
              <w:numPr>
                <w:ilvl w:val="0"/>
                <w:numId w:val="25"/>
              </w:numPr>
              <w:pBdr>
                <w:top w:val="nil"/>
                <w:left w:val="nil"/>
                <w:bottom w:val="nil"/>
                <w:right w:val="nil"/>
              </w:pBdr>
            </w:pPr>
            <w:r>
              <w:rPr>
                <w:rFonts w:eastAsia="Arial" w:cs="Arial"/>
                <w:color w:val="000000"/>
                <w:sz w:val="20"/>
              </w:rPr>
              <w:t>RR-Canada</w:t>
            </w:r>
          </w:p>
          <w:p w14:paraId="2D6C0C39" w14:textId="77777777" w:rsidR="00F6126C" w:rsidRDefault="00F6126C" w:rsidP="00F6126C">
            <w:pPr>
              <w:numPr>
                <w:ilvl w:val="0"/>
                <w:numId w:val="25"/>
              </w:numPr>
              <w:pBdr>
                <w:top w:val="nil"/>
                <w:left w:val="nil"/>
                <w:bottom w:val="nil"/>
                <w:right w:val="nil"/>
              </w:pBdr>
            </w:pPr>
            <w:r>
              <w:rPr>
                <w:rFonts w:eastAsia="Arial" w:cs="Arial"/>
                <w:color w:val="000000"/>
                <w:sz w:val="20"/>
              </w:rPr>
              <w:t>RR-China</w:t>
            </w:r>
          </w:p>
          <w:p w14:paraId="2D6C0C3A" w14:textId="77777777" w:rsidR="00F6126C" w:rsidRDefault="00F6126C" w:rsidP="00F6126C">
            <w:pPr>
              <w:numPr>
                <w:ilvl w:val="0"/>
                <w:numId w:val="25"/>
              </w:numPr>
              <w:pBdr>
                <w:top w:val="nil"/>
                <w:left w:val="nil"/>
                <w:bottom w:val="nil"/>
                <w:right w:val="nil"/>
              </w:pBdr>
            </w:pPr>
            <w:r>
              <w:rPr>
                <w:rFonts w:eastAsia="Arial" w:cs="Arial"/>
                <w:color w:val="000000"/>
                <w:sz w:val="20"/>
              </w:rPr>
              <w:t>RR-Generic</w:t>
            </w:r>
          </w:p>
          <w:p w14:paraId="2D6C0C3B" w14:textId="77777777" w:rsidR="00F6126C" w:rsidRDefault="00F6126C" w:rsidP="00F6126C">
            <w:pPr>
              <w:numPr>
                <w:ilvl w:val="0"/>
                <w:numId w:val="25"/>
              </w:numPr>
              <w:pBdr>
                <w:top w:val="nil"/>
                <w:left w:val="nil"/>
                <w:bottom w:val="nil"/>
                <w:right w:val="nil"/>
              </w:pBdr>
            </w:pPr>
            <w:r>
              <w:rPr>
                <w:rFonts w:eastAsia="Arial" w:cs="Arial"/>
                <w:color w:val="000000"/>
                <w:sz w:val="20"/>
              </w:rPr>
              <w:t>RR-Japan</w:t>
            </w:r>
          </w:p>
          <w:p w14:paraId="2D6C0C3C" w14:textId="77777777" w:rsidR="00F6126C" w:rsidRDefault="00F6126C" w:rsidP="00F6126C">
            <w:pPr>
              <w:numPr>
                <w:ilvl w:val="0"/>
                <w:numId w:val="25"/>
              </w:numPr>
              <w:pBdr>
                <w:top w:val="nil"/>
                <w:left w:val="nil"/>
                <w:bottom w:val="nil"/>
                <w:right w:val="nil"/>
              </w:pBdr>
            </w:pPr>
            <w:r>
              <w:rPr>
                <w:rFonts w:eastAsia="Arial" w:cs="Arial"/>
                <w:color w:val="000000"/>
                <w:sz w:val="20"/>
              </w:rPr>
              <w:t>RR-Korea</w:t>
            </w:r>
          </w:p>
          <w:p w14:paraId="2D6C0C3D" w14:textId="77777777" w:rsidR="00F6126C" w:rsidRDefault="00F6126C" w:rsidP="00F6126C">
            <w:pPr>
              <w:numPr>
                <w:ilvl w:val="0"/>
                <w:numId w:val="25"/>
              </w:numPr>
              <w:pBdr>
                <w:top w:val="nil"/>
                <w:left w:val="nil"/>
                <w:bottom w:val="nil"/>
                <w:right w:val="nil"/>
              </w:pBdr>
            </w:pPr>
            <w:r>
              <w:rPr>
                <w:rFonts w:eastAsia="Arial" w:cs="Arial"/>
                <w:color w:val="000000"/>
                <w:sz w:val="20"/>
              </w:rPr>
              <w:t>RR-Australia</w:t>
            </w:r>
          </w:p>
          <w:p w14:paraId="2D6C0C3E" w14:textId="77777777" w:rsidR="00F6126C" w:rsidRDefault="00F6126C" w:rsidP="00F6126C">
            <w:pPr>
              <w:numPr>
                <w:ilvl w:val="0"/>
                <w:numId w:val="25"/>
              </w:numPr>
              <w:pBdr>
                <w:top w:val="nil"/>
                <w:left w:val="nil"/>
                <w:bottom w:val="nil"/>
                <w:right w:val="nil"/>
              </w:pBdr>
            </w:pPr>
            <w:r>
              <w:rPr>
                <w:rFonts w:eastAsia="Arial" w:cs="Arial"/>
                <w:color w:val="000000"/>
                <w:sz w:val="20"/>
              </w:rPr>
              <w:t>RR-Singapore</w:t>
            </w:r>
          </w:p>
          <w:p w14:paraId="2D6C0C3F" w14:textId="77777777" w:rsidR="00F6126C" w:rsidRPr="00EE226E" w:rsidRDefault="00F6126C" w:rsidP="00F6126C">
            <w:pPr>
              <w:numPr>
                <w:ilvl w:val="0"/>
                <w:numId w:val="25"/>
              </w:numPr>
              <w:pBdr>
                <w:top w:val="nil"/>
                <w:left w:val="nil"/>
                <w:bottom w:val="nil"/>
                <w:right w:val="nil"/>
              </w:pBdr>
              <w:rPr>
                <w:ins w:id="357" w:author="Kanungo, Kalpak (Partner)" w:date="2026-05-04T19:20:00Z" w16du:dateUtc="2026-05-04T13:50:00Z"/>
                <w:rPrChange w:id="358" w:author="Kanungo, Kalpak (Partner)" w:date="2026-05-04T19:20:00Z" w16du:dateUtc="2026-05-04T13:50:00Z">
                  <w:rPr>
                    <w:ins w:id="359" w:author="Kanungo, Kalpak (Partner)" w:date="2026-05-04T19:20:00Z" w16du:dateUtc="2026-05-04T13:50:00Z"/>
                    <w:rFonts w:eastAsia="Arial" w:cs="Arial"/>
                    <w:color w:val="000000"/>
                    <w:sz w:val="20"/>
                  </w:rPr>
                </w:rPrChange>
              </w:rPr>
            </w:pPr>
            <w:r>
              <w:rPr>
                <w:rFonts w:eastAsia="Arial" w:cs="Arial"/>
                <w:color w:val="000000"/>
                <w:sz w:val="20"/>
              </w:rPr>
              <w:t>RR-Taiwan</w:t>
            </w:r>
          </w:p>
          <w:p w14:paraId="4E3A0111" w14:textId="6704B9ED" w:rsidR="00F6126C" w:rsidRDefault="00F6126C" w:rsidP="00F6126C">
            <w:pPr>
              <w:numPr>
                <w:ilvl w:val="0"/>
                <w:numId w:val="25"/>
              </w:numPr>
              <w:pBdr>
                <w:top w:val="nil"/>
                <w:left w:val="nil"/>
                <w:bottom w:val="nil"/>
                <w:right w:val="nil"/>
              </w:pBdr>
            </w:pPr>
            <w:ins w:id="360" w:author="Kanungo, Kalpak (Partner)" w:date="2026-05-04T19:20:00Z" w16du:dateUtc="2026-05-04T13:50:00Z">
              <w:r>
                <w:rPr>
                  <w:rFonts w:eastAsia="Arial" w:cs="Arial"/>
                  <w:color w:val="000000"/>
                  <w:sz w:val="20"/>
                </w:rPr>
                <w:t>RR-Great Britain</w:t>
              </w:r>
            </w:ins>
          </w:p>
          <w:p w14:paraId="2D6C0C40" w14:textId="77777777" w:rsidR="00F6126C" w:rsidRDefault="00F6126C" w:rsidP="00F6126C">
            <w:pPr>
              <w:pBdr>
                <w:top w:val="nil"/>
                <w:left w:val="nil"/>
                <w:bottom w:val="nil"/>
                <w:right w:val="nil"/>
              </w:pBdr>
            </w:pPr>
            <w:r>
              <w:rPr>
                <w:rFonts w:eastAsia="Arial" w:cs="Arial"/>
                <w:color w:val="000000"/>
                <w:sz w:val="20"/>
              </w:rPr>
              <w:t> </w:t>
            </w:r>
          </w:p>
          <w:p w14:paraId="2D6C0C41" w14:textId="77777777" w:rsidR="00F6126C" w:rsidRDefault="00F6126C" w:rsidP="00F6126C">
            <w:pPr>
              <w:pBdr>
                <w:top w:val="nil"/>
                <w:left w:val="nil"/>
                <w:bottom w:val="nil"/>
                <w:right w:val="nil"/>
              </w:pBdr>
            </w:pPr>
            <w:r>
              <w:rPr>
                <w:rFonts w:eastAsia="Arial" w:cs="Arial"/>
                <w:color w:val="000000"/>
                <w:sz w:val="20"/>
              </w:rPr>
              <w:t>Refer Group_Category_Permissions_Export.xls – Column ‘CAN_CREATE_CHILD’</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C42" w14:textId="77777777" w:rsidR="00F6126C" w:rsidRDefault="00F6126C" w:rsidP="00F6126C">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C43" w14:textId="77777777" w:rsidR="00F6126C" w:rsidRDefault="00F6126C" w:rsidP="00F6126C">
            <w:pPr>
              <w:pBdr>
                <w:top w:val="nil"/>
                <w:left w:val="nil"/>
                <w:bottom w:val="nil"/>
                <w:right w:val="nil"/>
              </w:pBdr>
            </w:pPr>
            <w:r>
              <w:rPr>
                <w:rFonts w:eastAsia="Arial" w:cs="Arial"/>
                <w:color w:val="000000"/>
                <w:sz w:val="20"/>
              </w:rPr>
              <w:t xml:space="preserve">FRS-CH-REG-MDR-001-001, FRS-CH-REG-OTH-001-001, </w:t>
            </w:r>
            <w:r>
              <w:rPr>
                <w:rFonts w:eastAsia="Arial" w:cs="Arial"/>
                <w:color w:val="000000"/>
                <w:sz w:val="20"/>
              </w:rPr>
              <w:lastRenderedPageBreak/>
              <w:t>FRS-CH-REG-OTH-004-001, FRS-CH-REG-OTH-007-001, FRS-CH-REG-OTH-010-001, FRS-CH-REG-OTH-016-001, FRS-CH-REG-OTH-019-001, FRS-CH-REG-OTH-022-001, FRS-CH-REG-OTH-025-001, FRS-CH-REG-MIR-001-001</w:t>
            </w:r>
          </w:p>
        </w:tc>
      </w:tr>
      <w:tr w:rsidR="00F6126C" w14:paraId="2D6C0C4C"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C45" w14:textId="77777777" w:rsidR="00F6126C" w:rsidRDefault="00F6126C" w:rsidP="00F6126C">
            <w:pPr>
              <w:pBdr>
                <w:top w:val="nil"/>
                <w:left w:val="nil"/>
                <w:bottom w:val="nil"/>
                <w:right w:val="nil"/>
              </w:pBdr>
            </w:pPr>
            <w:r>
              <w:rPr>
                <w:rFonts w:eastAsia="Arial" w:cs="Arial"/>
                <w:color w:val="000000"/>
                <w:sz w:val="20"/>
              </w:rPr>
              <w:lastRenderedPageBreak/>
              <w:t>DS-CH-CS-GC-012</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C46" w14:textId="77777777" w:rsidR="00F6126C" w:rsidRDefault="00F6126C" w:rsidP="00F6126C">
            <w:pPr>
              <w:pBdr>
                <w:top w:val="nil"/>
                <w:left w:val="nil"/>
                <w:bottom w:val="nil"/>
                <w:right w:val="nil"/>
              </w:pBdr>
            </w:pPr>
            <w:r>
              <w:rPr>
                <w:rFonts w:eastAsia="Arial" w:cs="Arial"/>
                <w:color w:val="000000"/>
                <w:sz w:val="20"/>
              </w:rPr>
              <w:t xml:space="preserve">The system shall be configured with 'Assigned To' field to capture the person assigned as the owner of the complaint. </w:t>
            </w:r>
          </w:p>
          <w:p w14:paraId="2D6C0C47" w14:textId="77777777" w:rsidR="00F6126C" w:rsidRDefault="00F6126C" w:rsidP="00F6126C">
            <w:pPr>
              <w:pBdr>
                <w:top w:val="nil"/>
                <w:left w:val="nil"/>
                <w:bottom w:val="nil"/>
                <w:right w:val="nil"/>
              </w:pBdr>
            </w:pPr>
            <w:r>
              <w:rPr>
                <w:rFonts w:eastAsia="Arial" w:cs="Arial"/>
                <w:color w:val="000000"/>
                <w:sz w:val="20"/>
              </w:rPr>
              <w:t> </w:t>
            </w:r>
          </w:p>
          <w:p w14:paraId="2D6C0C48" w14:textId="77777777" w:rsidR="00F6126C" w:rsidRDefault="00F6126C" w:rsidP="00F6126C">
            <w:pPr>
              <w:pBdr>
                <w:top w:val="nil"/>
                <w:left w:val="nil"/>
                <w:bottom w:val="nil"/>
                <w:right w:val="nil"/>
              </w:pBdr>
            </w:pPr>
            <w:r>
              <w:rPr>
                <w:rFonts w:eastAsia="Arial" w:cs="Arial"/>
                <w:color w:val="000000"/>
                <w:sz w:val="20"/>
              </w:rPr>
              <w:t xml:space="preserve">Refer QCM TW_Complaint Handling_DesignSpec_ Appendix – 3 Section </w:t>
            </w:r>
          </w:p>
          <w:p w14:paraId="2D6C0C49" w14:textId="77777777" w:rsidR="00F6126C" w:rsidRDefault="00F6126C" w:rsidP="00F6126C">
            <w:pPr>
              <w:pBdr>
                <w:top w:val="nil"/>
                <w:left w:val="nil"/>
                <w:bottom w:val="nil"/>
                <w:right w:val="nil"/>
              </w:pBdr>
            </w:pPr>
            <w:r>
              <w:rPr>
                <w:rFonts w:eastAsia="Arial" w:cs="Arial"/>
                <w:color w:val="000000"/>
                <w:sz w:val="20"/>
              </w:rPr>
              <w:t>‘Person Field VGC Class Details:  VGC_NAME  - Complaint’.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C4A"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C4B" w14:textId="77777777" w:rsidR="00F6126C" w:rsidRDefault="00F6126C" w:rsidP="00F6126C">
            <w:pPr>
              <w:pBdr>
                <w:top w:val="nil"/>
                <w:left w:val="nil"/>
                <w:bottom w:val="nil"/>
                <w:right w:val="nil"/>
              </w:pBdr>
            </w:pPr>
            <w:r>
              <w:rPr>
                <w:rFonts w:eastAsia="Arial" w:cs="Arial"/>
                <w:color w:val="000000"/>
                <w:sz w:val="20"/>
              </w:rPr>
              <w:t>FRS-CH-SF-EVAL-029-001, FRS-CH-SF-INVS-008-001, FRS-CH-UR-001-028</w:t>
            </w:r>
          </w:p>
        </w:tc>
      </w:tr>
      <w:tr w:rsidR="00F6126C" w14:paraId="2D6C0C53"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C4D" w14:textId="77777777" w:rsidR="00F6126C" w:rsidRDefault="00F6126C" w:rsidP="00F6126C">
            <w:pPr>
              <w:pBdr>
                <w:top w:val="nil"/>
                <w:left w:val="nil"/>
                <w:bottom w:val="nil"/>
                <w:right w:val="nil"/>
              </w:pBdr>
            </w:pPr>
            <w:r>
              <w:rPr>
                <w:rFonts w:eastAsia="Arial" w:cs="Arial"/>
                <w:color w:val="000000"/>
                <w:sz w:val="20"/>
              </w:rPr>
              <w:t>DS-CH-CS-GC-013</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C4E" w14:textId="77777777" w:rsidR="00F6126C" w:rsidRDefault="00F6126C" w:rsidP="00F6126C">
            <w:pPr>
              <w:pBdr>
                <w:top w:val="nil"/>
                <w:left w:val="nil"/>
                <w:bottom w:val="nil"/>
                <w:right w:val="nil"/>
              </w:pBdr>
            </w:pPr>
            <w:r>
              <w:rPr>
                <w:rFonts w:eastAsia="Arial" w:cs="Arial"/>
                <w:color w:val="000000"/>
                <w:sz w:val="20"/>
              </w:rPr>
              <w:t>The system shall be configured with virtual group category ‘Complaint - Complaint Owner (VGC)’</w:t>
            </w:r>
          </w:p>
          <w:p w14:paraId="2D6C0C4F" w14:textId="77777777" w:rsidR="00F6126C" w:rsidRDefault="00F6126C" w:rsidP="00F6126C">
            <w:pPr>
              <w:pBdr>
                <w:top w:val="nil"/>
                <w:left w:val="nil"/>
                <w:bottom w:val="nil"/>
                <w:right w:val="nil"/>
              </w:pBdr>
            </w:pPr>
            <w:r>
              <w:rPr>
                <w:rFonts w:eastAsia="Arial" w:cs="Arial"/>
                <w:color w:val="000000"/>
                <w:sz w:val="20"/>
              </w:rPr>
              <w:t> </w:t>
            </w:r>
          </w:p>
          <w:p w14:paraId="2D6C0C50" w14:textId="77777777" w:rsidR="00F6126C" w:rsidRDefault="00F6126C" w:rsidP="00F6126C">
            <w:pPr>
              <w:pBdr>
                <w:top w:val="nil"/>
                <w:left w:val="nil"/>
                <w:bottom w:val="nil"/>
                <w:right w:val="nil"/>
              </w:pBdr>
            </w:pPr>
            <w:r>
              <w:rPr>
                <w:rFonts w:eastAsia="Arial" w:cs="Arial"/>
                <w:color w:val="000000"/>
                <w:sz w:val="20"/>
              </w:rPr>
              <w:t>Refer Group_Category_Permissions_Export.xls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C51"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C52" w14:textId="77777777" w:rsidR="00F6126C" w:rsidRDefault="00F6126C" w:rsidP="00F6126C">
            <w:pPr>
              <w:pBdr>
                <w:top w:val="nil"/>
                <w:left w:val="nil"/>
                <w:bottom w:val="nil"/>
                <w:right w:val="nil"/>
              </w:pBdr>
            </w:pPr>
            <w:r>
              <w:rPr>
                <w:rFonts w:eastAsia="Arial" w:cs="Arial"/>
                <w:color w:val="000000"/>
                <w:sz w:val="20"/>
              </w:rPr>
              <w:t>FRS-CH-UR-001-028</w:t>
            </w:r>
          </w:p>
        </w:tc>
      </w:tr>
      <w:tr w:rsidR="00F6126C" w14:paraId="2D6C0C5A"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C54" w14:textId="77777777" w:rsidR="00F6126C" w:rsidRDefault="00F6126C" w:rsidP="00F6126C">
            <w:pPr>
              <w:pBdr>
                <w:top w:val="nil"/>
                <w:left w:val="nil"/>
                <w:bottom w:val="nil"/>
                <w:right w:val="nil"/>
              </w:pBdr>
            </w:pPr>
            <w:r>
              <w:rPr>
                <w:rFonts w:eastAsia="Arial" w:cs="Arial"/>
                <w:color w:val="000000"/>
                <w:sz w:val="20"/>
              </w:rPr>
              <w:t>DS-CH-CS-GC-014</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C55" w14:textId="77777777" w:rsidR="00F6126C" w:rsidRDefault="00F6126C" w:rsidP="00F6126C">
            <w:pPr>
              <w:pBdr>
                <w:top w:val="nil"/>
                <w:left w:val="nil"/>
                <w:bottom w:val="nil"/>
                <w:right w:val="nil"/>
              </w:pBdr>
            </w:pPr>
            <w:r>
              <w:rPr>
                <w:rFonts w:eastAsia="Arial" w:cs="Arial"/>
                <w:color w:val="000000"/>
                <w:sz w:val="20"/>
              </w:rPr>
              <w:t xml:space="preserve">The system shall be configured with virtual group category ‘Intake - Originator (VGC)’ </w:t>
            </w:r>
          </w:p>
          <w:p w14:paraId="2D6C0C56" w14:textId="77777777" w:rsidR="00F6126C" w:rsidRDefault="00F6126C" w:rsidP="00F6126C">
            <w:pPr>
              <w:pBdr>
                <w:top w:val="nil"/>
                <w:left w:val="nil"/>
                <w:bottom w:val="nil"/>
                <w:right w:val="nil"/>
              </w:pBdr>
            </w:pPr>
            <w:r>
              <w:rPr>
                <w:rFonts w:eastAsia="Arial" w:cs="Arial"/>
                <w:color w:val="000000"/>
                <w:sz w:val="20"/>
              </w:rPr>
              <w:t> </w:t>
            </w:r>
          </w:p>
          <w:p w14:paraId="2D6C0C57" w14:textId="77777777" w:rsidR="00F6126C" w:rsidRDefault="00F6126C" w:rsidP="00F6126C">
            <w:pPr>
              <w:pBdr>
                <w:top w:val="nil"/>
                <w:left w:val="nil"/>
                <w:bottom w:val="nil"/>
                <w:right w:val="nil"/>
              </w:pBdr>
            </w:pPr>
            <w:r>
              <w:rPr>
                <w:rFonts w:eastAsia="Arial" w:cs="Arial"/>
                <w:color w:val="000000"/>
                <w:sz w:val="20"/>
              </w:rPr>
              <w:t>Refer Group_Category_Permissions_Export.xls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C58"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C59" w14:textId="77777777" w:rsidR="00F6126C" w:rsidRDefault="00F6126C" w:rsidP="00F6126C">
            <w:pPr>
              <w:pBdr>
                <w:top w:val="nil"/>
                <w:left w:val="nil"/>
                <w:bottom w:val="nil"/>
                <w:right w:val="nil"/>
              </w:pBdr>
            </w:pPr>
            <w:r>
              <w:rPr>
                <w:rFonts w:eastAsia="Arial" w:cs="Arial"/>
                <w:color w:val="000000"/>
                <w:sz w:val="20"/>
              </w:rPr>
              <w:t>FRS-CH-UR-001-029</w:t>
            </w:r>
          </w:p>
        </w:tc>
      </w:tr>
      <w:tr w:rsidR="00F6126C" w14:paraId="2D6C0C6A"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C5B" w14:textId="77777777" w:rsidR="00F6126C" w:rsidRDefault="00F6126C" w:rsidP="00F6126C">
            <w:pPr>
              <w:pBdr>
                <w:top w:val="nil"/>
                <w:left w:val="nil"/>
                <w:bottom w:val="nil"/>
                <w:right w:val="nil"/>
              </w:pBdr>
            </w:pPr>
            <w:r>
              <w:rPr>
                <w:rFonts w:eastAsia="Arial" w:cs="Arial"/>
                <w:color w:val="000000"/>
                <w:sz w:val="20"/>
              </w:rPr>
              <w:t>DS-CH-CS-GC-019</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C5C" w14:textId="77777777" w:rsidR="00F6126C" w:rsidRDefault="00F6126C" w:rsidP="00F6126C">
            <w:pPr>
              <w:pBdr>
                <w:top w:val="nil"/>
                <w:left w:val="nil"/>
                <w:bottom w:val="nil"/>
                <w:right w:val="nil"/>
              </w:pBdr>
            </w:pPr>
            <w:r>
              <w:rPr>
                <w:rFonts w:eastAsia="Arial" w:cs="Arial"/>
                <w:color w:val="000000"/>
                <w:sz w:val="20"/>
              </w:rPr>
              <w:t>The system shall be configured with Group Category permissions to create/modify MIR record.</w:t>
            </w:r>
          </w:p>
          <w:p w14:paraId="2D6C0C5D"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MIR - Business Admin</w:t>
            </w:r>
          </w:p>
          <w:p w14:paraId="2D6C0C5E"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MIR – FP</w:t>
            </w:r>
          </w:p>
          <w:p w14:paraId="2D6C0C5F"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MIR - Market Submitter</w:t>
            </w:r>
          </w:p>
          <w:p w14:paraId="2D6C0C60"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MIR – VRS</w:t>
            </w:r>
          </w:p>
          <w:p w14:paraId="2D6C0C61"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MIR – View Only Create</w:t>
            </w:r>
          </w:p>
          <w:p w14:paraId="2D6C0C62"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TWS – MIR_PDF</w:t>
            </w:r>
          </w:p>
          <w:p w14:paraId="2D6C0C63" w14:textId="77777777" w:rsidR="00F6126C" w:rsidRDefault="00F6126C" w:rsidP="00F6126C">
            <w:pPr>
              <w:pBdr>
                <w:top w:val="nil"/>
                <w:left w:val="nil"/>
                <w:bottom w:val="nil"/>
                <w:right w:val="nil"/>
              </w:pBdr>
              <w:ind w:left="720"/>
            </w:pPr>
            <w:r>
              <w:rPr>
                <w:rFonts w:eastAsia="Arial" w:cs="Arial"/>
                <w:color w:val="000000"/>
                <w:sz w:val="20"/>
              </w:rPr>
              <w:t> </w:t>
            </w:r>
          </w:p>
          <w:p w14:paraId="2D6C0C64" w14:textId="77777777" w:rsidR="00F6126C" w:rsidRDefault="00F6126C" w:rsidP="00F6126C">
            <w:pPr>
              <w:pBdr>
                <w:top w:val="nil"/>
                <w:left w:val="nil"/>
                <w:bottom w:val="nil"/>
                <w:right w:val="nil"/>
              </w:pBdr>
            </w:pPr>
            <w:r>
              <w:rPr>
                <w:rFonts w:eastAsia="Arial" w:cs="Arial"/>
                <w:color w:val="000000"/>
                <w:sz w:val="20"/>
              </w:rPr>
              <w:t>Refer Group_Category_Permissions_Export.xls</w:t>
            </w:r>
          </w:p>
          <w:p w14:paraId="2D6C0C65" w14:textId="77777777" w:rsidR="00F6126C" w:rsidRDefault="00F6126C" w:rsidP="00F6126C">
            <w:pPr>
              <w:pBdr>
                <w:top w:val="nil"/>
                <w:left w:val="nil"/>
                <w:bottom w:val="nil"/>
                <w:right w:val="nil"/>
              </w:pBdr>
            </w:pPr>
            <w:r>
              <w:rPr>
                <w:rFonts w:eastAsia="Arial" w:cs="Arial"/>
                <w:color w:val="000000"/>
                <w:sz w:val="20"/>
              </w:rPr>
              <w:lastRenderedPageBreak/>
              <w:t>Refer QCM TW_Complaint Handling_DesignSpec_ Appendix – 1 Section ‘User Groups’</w:t>
            </w:r>
          </w:p>
          <w:p w14:paraId="2D6C0C66"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6</w:t>
            </w:r>
          </w:p>
          <w:p w14:paraId="2D6C0C67" w14:textId="77777777" w:rsidR="00F6126C" w:rsidRDefault="00F6126C" w:rsidP="00F6126C">
            <w:pPr>
              <w:pBdr>
                <w:top w:val="nil"/>
                <w:left w:val="nil"/>
                <w:bottom w:val="nil"/>
                <w:right w:val="nil"/>
              </w:pBdr>
            </w:pPr>
            <w:r>
              <w:rPr>
                <w:rFonts w:eastAsia="Arial" w:cs="Arial"/>
                <w:color w:val="000000"/>
                <w:sz w:val="20"/>
              </w:rPr>
              <w:t>Note: The Group Categories TWS - MIR_PDF is as part of Non Functional Requirement so no impact on the FRS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C68" w14:textId="77777777" w:rsidR="00F6126C" w:rsidRDefault="00F6126C" w:rsidP="00F6126C">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C69" w14:textId="77777777" w:rsidR="00F6126C" w:rsidRDefault="00F6126C" w:rsidP="00F6126C">
            <w:pPr>
              <w:pBdr>
                <w:top w:val="nil"/>
                <w:left w:val="nil"/>
                <w:bottom w:val="nil"/>
                <w:right w:val="nil"/>
              </w:pBdr>
            </w:pPr>
            <w:r>
              <w:rPr>
                <w:rFonts w:eastAsia="Arial" w:cs="Arial"/>
                <w:color w:val="000000"/>
                <w:sz w:val="20"/>
              </w:rPr>
              <w:t>FRS-CH-UR-001-005, FRS-CH-REG-GEN-022-002, FRS-CH-REG-MIR-022-001,FRS-CH-REG-OTH-052-01</w:t>
            </w:r>
          </w:p>
        </w:tc>
      </w:tr>
      <w:tr w:rsidR="00F6126C" w14:paraId="2D6C0C76"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C6B" w14:textId="77777777" w:rsidR="00F6126C" w:rsidRDefault="00F6126C" w:rsidP="00F6126C">
            <w:pPr>
              <w:pBdr>
                <w:top w:val="nil"/>
                <w:left w:val="nil"/>
                <w:bottom w:val="nil"/>
                <w:right w:val="nil"/>
              </w:pBdr>
            </w:pPr>
            <w:commentRangeStart w:id="361"/>
            <w:r>
              <w:rPr>
                <w:rFonts w:eastAsia="Arial" w:cs="Arial"/>
                <w:color w:val="000000"/>
                <w:sz w:val="20"/>
              </w:rPr>
              <w:t>DS-CH-CS-GC-020</w:t>
            </w:r>
            <w:commentRangeEnd w:id="361"/>
            <w:r>
              <w:rPr>
                <w:rStyle w:val="CommentReference"/>
                <w:sz w:val="18"/>
                <w:szCs w:val="24"/>
              </w:rPr>
              <w:commentReference w:id="361"/>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C6C" w14:textId="77777777" w:rsidR="00F6126C" w:rsidRDefault="00F6126C" w:rsidP="00F6126C">
            <w:pPr>
              <w:pBdr>
                <w:top w:val="nil"/>
                <w:left w:val="nil"/>
                <w:bottom w:val="nil"/>
                <w:right w:val="nil"/>
              </w:pBdr>
            </w:pPr>
            <w:r>
              <w:rPr>
                <w:rFonts w:eastAsia="Arial" w:cs="Arial"/>
                <w:color w:val="000000"/>
                <w:sz w:val="20"/>
              </w:rPr>
              <w:t>The system shall be configured with Group Category permissions to create/modify Reg Reporting Australia record.</w:t>
            </w:r>
          </w:p>
          <w:p w14:paraId="2D6C0C6D"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RR-Australia-Business Admin</w:t>
            </w:r>
          </w:p>
          <w:p w14:paraId="2D6C0C6E"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RR-Australia-FP</w:t>
            </w:r>
          </w:p>
          <w:p w14:paraId="2D6C0C6F"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RR-Australia-Market Submitter</w:t>
            </w:r>
          </w:p>
          <w:p w14:paraId="2D6C0C70"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RR-Australia-View Only Create</w:t>
            </w:r>
          </w:p>
          <w:p w14:paraId="2D6C0C71"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RR-Australia-VRS</w:t>
            </w:r>
          </w:p>
          <w:p w14:paraId="2D6C0C72" w14:textId="77777777" w:rsidR="00F6126C" w:rsidRDefault="00F6126C" w:rsidP="00F6126C">
            <w:pPr>
              <w:pBdr>
                <w:top w:val="nil"/>
                <w:left w:val="nil"/>
                <w:bottom w:val="nil"/>
                <w:right w:val="nil"/>
              </w:pBdr>
            </w:pPr>
            <w:r>
              <w:rPr>
                <w:rFonts w:eastAsia="Arial" w:cs="Arial"/>
                <w:color w:val="000000"/>
                <w:sz w:val="20"/>
              </w:rPr>
              <w:t> </w:t>
            </w:r>
          </w:p>
          <w:p w14:paraId="2D6C0C73" w14:textId="77777777" w:rsidR="00F6126C" w:rsidRDefault="00F6126C" w:rsidP="00F6126C">
            <w:pPr>
              <w:pBdr>
                <w:top w:val="nil"/>
                <w:left w:val="nil"/>
                <w:bottom w:val="nil"/>
                <w:right w:val="nil"/>
              </w:pBdr>
            </w:pPr>
            <w:r>
              <w:rPr>
                <w:rFonts w:eastAsia="Arial" w:cs="Arial"/>
                <w:color w:val="000000"/>
                <w:sz w:val="20"/>
              </w:rPr>
              <w:t>Refer Group_Category_Permissions_Export.xls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C74"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C75" w14:textId="77777777" w:rsidR="00F6126C" w:rsidRDefault="00F6126C" w:rsidP="00F6126C">
            <w:pPr>
              <w:pBdr>
                <w:top w:val="nil"/>
                <w:left w:val="nil"/>
                <w:bottom w:val="nil"/>
                <w:right w:val="nil"/>
              </w:pBdr>
            </w:pPr>
            <w:r>
              <w:rPr>
                <w:rFonts w:eastAsia="Arial" w:cs="Arial"/>
                <w:color w:val="000000"/>
                <w:sz w:val="20"/>
              </w:rPr>
              <w:t>FRS-CH-UR-001-007,FRS-CH-REG-OTH-052-01</w:t>
            </w:r>
          </w:p>
        </w:tc>
      </w:tr>
      <w:tr w:rsidR="00F6126C" w14:paraId="2D6C0C81"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C77" w14:textId="77777777" w:rsidR="00F6126C" w:rsidRDefault="00F6126C" w:rsidP="00F6126C">
            <w:pPr>
              <w:pBdr>
                <w:top w:val="nil"/>
                <w:left w:val="nil"/>
                <w:bottom w:val="nil"/>
                <w:right w:val="nil"/>
              </w:pBdr>
            </w:pPr>
            <w:r>
              <w:rPr>
                <w:rFonts w:eastAsia="Arial" w:cs="Arial"/>
                <w:color w:val="000000"/>
                <w:sz w:val="20"/>
              </w:rPr>
              <w:t>DS-CH-CS-GC-021</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C78" w14:textId="77777777" w:rsidR="00F6126C" w:rsidRDefault="00F6126C" w:rsidP="00F6126C">
            <w:pPr>
              <w:pBdr>
                <w:top w:val="nil"/>
                <w:left w:val="nil"/>
                <w:bottom w:val="nil"/>
                <w:right w:val="nil"/>
              </w:pBdr>
            </w:pPr>
            <w:r>
              <w:rPr>
                <w:rFonts w:eastAsia="Arial" w:cs="Arial"/>
                <w:color w:val="000000"/>
                <w:sz w:val="20"/>
              </w:rPr>
              <w:t>The system shall be configured with Group Category permissions to create/modify Reg Reporting Canada record.</w:t>
            </w:r>
          </w:p>
          <w:p w14:paraId="2D6C0C79"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RR-Canada-Business Admin</w:t>
            </w:r>
          </w:p>
          <w:p w14:paraId="2D6C0C7A"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RR-Canada-FP</w:t>
            </w:r>
          </w:p>
          <w:p w14:paraId="2D6C0C7B"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RR-Canada-Market Submitter</w:t>
            </w:r>
          </w:p>
          <w:p w14:paraId="2D6C0C7C"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RR-Canada-VRS</w:t>
            </w:r>
          </w:p>
          <w:p w14:paraId="2D6C0C7D" w14:textId="77777777" w:rsidR="00F6126C" w:rsidRDefault="00F6126C" w:rsidP="00F6126C">
            <w:pPr>
              <w:pBdr>
                <w:top w:val="nil"/>
                <w:left w:val="nil"/>
                <w:bottom w:val="nil"/>
                <w:right w:val="nil"/>
              </w:pBdr>
              <w:ind w:left="720"/>
            </w:pPr>
            <w:r>
              <w:rPr>
                <w:rFonts w:eastAsia="Arial" w:cs="Arial"/>
                <w:color w:val="000000"/>
                <w:sz w:val="20"/>
              </w:rPr>
              <w:t> </w:t>
            </w:r>
          </w:p>
          <w:p w14:paraId="2D6C0C7E" w14:textId="77777777" w:rsidR="00F6126C" w:rsidRDefault="00F6126C" w:rsidP="00F6126C">
            <w:pPr>
              <w:pBdr>
                <w:top w:val="nil"/>
                <w:left w:val="nil"/>
                <w:bottom w:val="nil"/>
                <w:right w:val="nil"/>
              </w:pBdr>
            </w:pPr>
            <w:r>
              <w:rPr>
                <w:rFonts w:eastAsia="Arial" w:cs="Arial"/>
                <w:color w:val="000000"/>
                <w:sz w:val="20"/>
              </w:rPr>
              <w:t>Refer Group_Category_Permissions_Export.xls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C7F"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C80" w14:textId="77777777" w:rsidR="00F6126C" w:rsidRDefault="00F6126C" w:rsidP="00F6126C">
            <w:pPr>
              <w:pBdr>
                <w:top w:val="nil"/>
                <w:left w:val="nil"/>
                <w:bottom w:val="nil"/>
                <w:right w:val="nil"/>
              </w:pBdr>
            </w:pPr>
            <w:r>
              <w:rPr>
                <w:rFonts w:eastAsia="Arial" w:cs="Arial"/>
                <w:color w:val="000000"/>
                <w:sz w:val="20"/>
              </w:rPr>
              <w:t>FRS-CH-UR-001-008, FRS-CH-REG-GEN-022-004, FRS-CH-REG-OTH-047-001, FRS-CH-REG-OTH-047-002,FRS-CH-REG-OTH-052-01</w:t>
            </w:r>
          </w:p>
        </w:tc>
      </w:tr>
      <w:tr w:rsidR="00F6126C" w14:paraId="2D6C0C8C"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C82" w14:textId="77777777" w:rsidR="00F6126C" w:rsidRDefault="00F6126C" w:rsidP="00F6126C">
            <w:pPr>
              <w:pBdr>
                <w:top w:val="nil"/>
                <w:left w:val="nil"/>
                <w:bottom w:val="nil"/>
                <w:right w:val="nil"/>
              </w:pBdr>
            </w:pPr>
            <w:r>
              <w:rPr>
                <w:rFonts w:eastAsia="Arial" w:cs="Arial"/>
                <w:color w:val="000000"/>
                <w:sz w:val="20"/>
              </w:rPr>
              <w:t>DS-CH-CS-GC-022</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C83" w14:textId="77777777" w:rsidR="00F6126C" w:rsidRDefault="00F6126C" w:rsidP="00F6126C">
            <w:pPr>
              <w:pBdr>
                <w:top w:val="nil"/>
                <w:left w:val="nil"/>
                <w:bottom w:val="nil"/>
                <w:right w:val="nil"/>
              </w:pBdr>
            </w:pPr>
            <w:r>
              <w:rPr>
                <w:rFonts w:eastAsia="Arial" w:cs="Arial"/>
                <w:color w:val="000000"/>
                <w:sz w:val="20"/>
              </w:rPr>
              <w:t>The system shall be configured with Group Category permissions to create/modify Reg Reporting China record.</w:t>
            </w:r>
          </w:p>
          <w:p w14:paraId="2D6C0C84"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RR-China-Business Admin</w:t>
            </w:r>
          </w:p>
          <w:p w14:paraId="2D6C0C85"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RR-China-FP</w:t>
            </w:r>
          </w:p>
          <w:p w14:paraId="2D6C0C86"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RR-China-Market Submitter</w:t>
            </w:r>
          </w:p>
          <w:p w14:paraId="2D6C0C87"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RR-China-VRS</w:t>
            </w:r>
          </w:p>
          <w:p w14:paraId="2D6C0C88"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RR-China-View Only Create</w:t>
            </w:r>
          </w:p>
          <w:p w14:paraId="2D6C0C89" w14:textId="77777777" w:rsidR="00F6126C" w:rsidRDefault="00F6126C" w:rsidP="00F6126C">
            <w:pPr>
              <w:pBdr>
                <w:top w:val="nil"/>
                <w:left w:val="nil"/>
                <w:bottom w:val="nil"/>
                <w:right w:val="nil"/>
              </w:pBdr>
            </w:pPr>
            <w:r>
              <w:rPr>
                <w:rFonts w:eastAsia="Arial" w:cs="Arial"/>
                <w:color w:val="000000"/>
                <w:sz w:val="20"/>
              </w:rPr>
              <w:t>Refer Group_Category_Permissions_Export.xls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C8A"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C8B" w14:textId="77777777" w:rsidR="00F6126C" w:rsidRDefault="00F6126C" w:rsidP="00F6126C">
            <w:pPr>
              <w:pBdr>
                <w:top w:val="nil"/>
                <w:left w:val="nil"/>
                <w:bottom w:val="nil"/>
                <w:right w:val="nil"/>
              </w:pBdr>
            </w:pPr>
            <w:r>
              <w:rPr>
                <w:rFonts w:eastAsia="Arial" w:cs="Arial"/>
                <w:color w:val="000000"/>
                <w:sz w:val="20"/>
              </w:rPr>
              <w:t>FRS-CH-UR-001-009,FRS-CH-REG-OTH-052-01</w:t>
            </w:r>
          </w:p>
        </w:tc>
      </w:tr>
      <w:tr w:rsidR="00F6126C" w14:paraId="2D6C0C98"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C8D" w14:textId="77777777" w:rsidR="00F6126C" w:rsidRDefault="00F6126C" w:rsidP="00F6126C">
            <w:pPr>
              <w:pBdr>
                <w:top w:val="nil"/>
                <w:left w:val="nil"/>
                <w:bottom w:val="nil"/>
                <w:right w:val="nil"/>
              </w:pBdr>
            </w:pPr>
            <w:r>
              <w:rPr>
                <w:rFonts w:eastAsia="Arial" w:cs="Arial"/>
                <w:color w:val="000000"/>
                <w:sz w:val="20"/>
              </w:rPr>
              <w:t>DS-CH-CS-GC-023</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C8E" w14:textId="77777777" w:rsidR="00F6126C" w:rsidRDefault="00F6126C" w:rsidP="00F6126C">
            <w:pPr>
              <w:pBdr>
                <w:top w:val="nil"/>
                <w:left w:val="nil"/>
                <w:bottom w:val="nil"/>
                <w:right w:val="nil"/>
              </w:pBdr>
            </w:pPr>
            <w:r>
              <w:rPr>
                <w:rFonts w:eastAsia="Arial" w:cs="Arial"/>
                <w:color w:val="000000"/>
                <w:sz w:val="20"/>
              </w:rPr>
              <w:t>The system shall be configured with Group Category permissions to create/modify Generic Reg Reporting. record.</w:t>
            </w:r>
          </w:p>
          <w:p w14:paraId="2D6C0C8F"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RR-General-Business Admin</w:t>
            </w:r>
          </w:p>
          <w:p w14:paraId="2D6C0C90"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RR-General-FP</w:t>
            </w:r>
          </w:p>
          <w:p w14:paraId="2D6C0C91"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RR-General-Market Submitter</w:t>
            </w:r>
          </w:p>
          <w:p w14:paraId="2D6C0C92"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RR-General-VRS</w:t>
            </w:r>
          </w:p>
          <w:p w14:paraId="2D6C0C93"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RR-General-View Only Create</w:t>
            </w:r>
          </w:p>
          <w:p w14:paraId="2D6C0C94" w14:textId="77777777" w:rsidR="00F6126C" w:rsidRDefault="00F6126C" w:rsidP="00F6126C">
            <w:pPr>
              <w:pBdr>
                <w:top w:val="nil"/>
                <w:left w:val="nil"/>
                <w:bottom w:val="nil"/>
                <w:right w:val="nil"/>
              </w:pBdr>
              <w:ind w:left="720"/>
            </w:pPr>
            <w:r>
              <w:rPr>
                <w:rFonts w:eastAsia="Arial" w:cs="Arial"/>
                <w:color w:val="000000"/>
                <w:sz w:val="20"/>
              </w:rPr>
              <w:t> </w:t>
            </w:r>
          </w:p>
          <w:p w14:paraId="2D6C0C95" w14:textId="77777777" w:rsidR="00F6126C" w:rsidRDefault="00F6126C" w:rsidP="00F6126C">
            <w:pPr>
              <w:pBdr>
                <w:top w:val="nil"/>
                <w:left w:val="nil"/>
                <w:bottom w:val="nil"/>
                <w:right w:val="nil"/>
              </w:pBdr>
            </w:pPr>
            <w:r>
              <w:rPr>
                <w:rFonts w:eastAsia="Arial" w:cs="Arial"/>
                <w:color w:val="000000"/>
                <w:sz w:val="20"/>
              </w:rPr>
              <w:lastRenderedPageBreak/>
              <w:t>Refer Group_Category_Permissions_Export.xls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C96" w14:textId="77777777" w:rsidR="00F6126C" w:rsidRDefault="00F6126C" w:rsidP="00F6126C">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C97" w14:textId="77777777" w:rsidR="00F6126C" w:rsidRDefault="00F6126C" w:rsidP="00F6126C">
            <w:pPr>
              <w:pBdr>
                <w:top w:val="nil"/>
                <w:left w:val="nil"/>
                <w:bottom w:val="nil"/>
                <w:right w:val="nil"/>
              </w:pBdr>
            </w:pPr>
            <w:r>
              <w:rPr>
                <w:rFonts w:eastAsia="Arial" w:cs="Arial"/>
                <w:color w:val="000000"/>
                <w:sz w:val="20"/>
              </w:rPr>
              <w:t>FRS-CH-REG-OTH-003-001,FRS-CH-UR-001-006,FRS-CH-REG-GEN-022-003,FRS-CH-REG-OTH-052-01</w:t>
            </w:r>
          </w:p>
        </w:tc>
      </w:tr>
      <w:tr w:rsidR="00F6126C" w14:paraId="2D6C0CA2"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C99" w14:textId="77777777" w:rsidR="00F6126C" w:rsidRDefault="00F6126C" w:rsidP="00F6126C">
            <w:pPr>
              <w:pBdr>
                <w:top w:val="nil"/>
                <w:left w:val="nil"/>
                <w:bottom w:val="nil"/>
                <w:right w:val="nil"/>
              </w:pBdr>
            </w:pPr>
            <w:r>
              <w:rPr>
                <w:rFonts w:eastAsia="Arial" w:cs="Arial"/>
                <w:color w:val="000000"/>
                <w:sz w:val="20"/>
              </w:rPr>
              <w:t>DS-CH-CS-GC-024</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C9A" w14:textId="77777777" w:rsidR="00F6126C" w:rsidRDefault="00F6126C" w:rsidP="00F6126C">
            <w:pPr>
              <w:pBdr>
                <w:top w:val="nil"/>
                <w:left w:val="nil"/>
                <w:bottom w:val="nil"/>
                <w:right w:val="nil"/>
              </w:pBdr>
            </w:pPr>
            <w:r>
              <w:rPr>
                <w:rFonts w:eastAsia="Arial" w:cs="Arial"/>
                <w:color w:val="000000"/>
                <w:sz w:val="20"/>
              </w:rPr>
              <w:t>The system shall be configured with Group Category permissions to view Reg Reporting Israel record.</w:t>
            </w:r>
          </w:p>
          <w:p w14:paraId="2D6C0C9B" w14:textId="77777777" w:rsidR="00F6126C" w:rsidRDefault="00F6126C" w:rsidP="00F6126C">
            <w:pPr>
              <w:pBdr>
                <w:top w:val="nil"/>
                <w:left w:val="nil"/>
                <w:bottom w:val="nil"/>
                <w:right w:val="nil"/>
              </w:pBdr>
            </w:pPr>
            <w:r>
              <w:rPr>
                <w:rFonts w:eastAsia="Arial" w:cs="Arial"/>
                <w:color w:val="000000"/>
                <w:sz w:val="20"/>
              </w:rPr>
              <w:t> </w:t>
            </w:r>
          </w:p>
          <w:p w14:paraId="2D6C0C9C"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RR-Israel-FP</w:t>
            </w:r>
          </w:p>
          <w:p w14:paraId="2D6C0C9D"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RR-Israel-View Only Create</w:t>
            </w:r>
          </w:p>
          <w:p w14:paraId="2D6C0C9E" w14:textId="77777777" w:rsidR="00F6126C" w:rsidRDefault="00F6126C" w:rsidP="00F6126C">
            <w:pPr>
              <w:pBdr>
                <w:top w:val="nil"/>
                <w:left w:val="nil"/>
                <w:bottom w:val="nil"/>
                <w:right w:val="nil"/>
              </w:pBdr>
              <w:ind w:left="1080"/>
            </w:pPr>
            <w:r>
              <w:rPr>
                <w:rFonts w:eastAsia="Arial" w:cs="Arial"/>
                <w:color w:val="000000"/>
                <w:sz w:val="20"/>
              </w:rPr>
              <w:t> </w:t>
            </w:r>
          </w:p>
          <w:p w14:paraId="2D6C0C9F" w14:textId="77777777" w:rsidR="00F6126C" w:rsidRDefault="00F6126C" w:rsidP="00F6126C">
            <w:pPr>
              <w:pBdr>
                <w:top w:val="nil"/>
                <w:left w:val="nil"/>
                <w:bottom w:val="nil"/>
                <w:right w:val="nil"/>
              </w:pBdr>
            </w:pPr>
            <w:r>
              <w:rPr>
                <w:rFonts w:eastAsia="Arial" w:cs="Arial"/>
                <w:color w:val="000000"/>
                <w:sz w:val="20"/>
              </w:rPr>
              <w:t>Refer Group_Category_Permissions_Export.xls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CA0"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CA1" w14:textId="77777777" w:rsidR="00F6126C" w:rsidRDefault="00F6126C" w:rsidP="00F6126C">
            <w:pPr>
              <w:pBdr>
                <w:top w:val="nil"/>
                <w:left w:val="nil"/>
                <w:bottom w:val="nil"/>
                <w:right w:val="nil"/>
              </w:pBdr>
            </w:pPr>
            <w:r>
              <w:rPr>
                <w:rFonts w:eastAsia="Arial" w:cs="Arial"/>
                <w:color w:val="000000"/>
                <w:sz w:val="20"/>
              </w:rPr>
              <w:t>FRS-CH-REG-OTH-046-001,FRS-CH-REG-OTH-046-003,FRS-CH-UR-001-010</w:t>
            </w:r>
          </w:p>
        </w:tc>
      </w:tr>
      <w:tr w:rsidR="00F6126C" w14:paraId="2D6C0CAE"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CA3" w14:textId="77777777" w:rsidR="00F6126C" w:rsidRDefault="00F6126C" w:rsidP="00F6126C">
            <w:pPr>
              <w:pBdr>
                <w:top w:val="nil"/>
                <w:left w:val="nil"/>
                <w:bottom w:val="nil"/>
                <w:right w:val="nil"/>
              </w:pBdr>
            </w:pPr>
            <w:r>
              <w:rPr>
                <w:rFonts w:eastAsia="Arial" w:cs="Arial"/>
                <w:color w:val="000000"/>
                <w:sz w:val="20"/>
              </w:rPr>
              <w:t>DS-CH-CS-GC-025</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CA4" w14:textId="77777777" w:rsidR="00F6126C" w:rsidRDefault="00F6126C" w:rsidP="00F6126C">
            <w:pPr>
              <w:pBdr>
                <w:top w:val="nil"/>
                <w:left w:val="nil"/>
                <w:bottom w:val="nil"/>
                <w:right w:val="nil"/>
              </w:pBdr>
            </w:pPr>
            <w:r>
              <w:rPr>
                <w:rFonts w:eastAsia="Arial" w:cs="Arial"/>
                <w:color w:val="000000"/>
                <w:sz w:val="20"/>
              </w:rPr>
              <w:t>The system shall be configured with Group Category permissions to create/modify Reg Reporting Japan record.</w:t>
            </w:r>
          </w:p>
          <w:p w14:paraId="2D6C0CA5"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RR-Japan-Business Admin</w:t>
            </w:r>
          </w:p>
          <w:p w14:paraId="2D6C0CA6"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RR-Japan-FP</w:t>
            </w:r>
          </w:p>
          <w:p w14:paraId="2D6C0CA7"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RR-Japan-Market Submitter</w:t>
            </w:r>
          </w:p>
          <w:p w14:paraId="2D6C0CA8"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RR-Japan-VRS</w:t>
            </w:r>
          </w:p>
          <w:p w14:paraId="2D6C0CA9"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RR-Japan-View Only Create</w:t>
            </w:r>
          </w:p>
          <w:p w14:paraId="2D6C0CAA" w14:textId="77777777" w:rsidR="00F6126C" w:rsidRDefault="00F6126C" w:rsidP="00F6126C">
            <w:pPr>
              <w:pBdr>
                <w:top w:val="nil"/>
                <w:left w:val="nil"/>
                <w:bottom w:val="nil"/>
                <w:right w:val="nil"/>
              </w:pBdr>
              <w:ind w:left="1080"/>
            </w:pPr>
            <w:r>
              <w:rPr>
                <w:rFonts w:eastAsia="Arial" w:cs="Arial"/>
                <w:color w:val="000000"/>
                <w:sz w:val="20"/>
              </w:rPr>
              <w:t> </w:t>
            </w:r>
          </w:p>
          <w:p w14:paraId="2D6C0CAB" w14:textId="77777777" w:rsidR="00F6126C" w:rsidRDefault="00F6126C" w:rsidP="00F6126C">
            <w:pPr>
              <w:pBdr>
                <w:top w:val="nil"/>
                <w:left w:val="nil"/>
                <w:bottom w:val="nil"/>
                <w:right w:val="nil"/>
              </w:pBdr>
            </w:pPr>
            <w:r>
              <w:rPr>
                <w:rFonts w:eastAsia="Arial" w:cs="Arial"/>
                <w:color w:val="000000"/>
                <w:sz w:val="20"/>
              </w:rPr>
              <w:t>Refer Group_Category_Permissions_Export.xls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CAC"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CAD" w14:textId="77777777" w:rsidR="00F6126C" w:rsidRDefault="00F6126C" w:rsidP="00F6126C">
            <w:pPr>
              <w:pBdr>
                <w:top w:val="nil"/>
                <w:left w:val="nil"/>
                <w:bottom w:val="nil"/>
                <w:right w:val="nil"/>
              </w:pBdr>
            </w:pPr>
            <w:r>
              <w:rPr>
                <w:rFonts w:eastAsia="Arial" w:cs="Arial"/>
                <w:color w:val="000000"/>
                <w:sz w:val="20"/>
              </w:rPr>
              <w:t>FRS-CH-UR-001-011, FRS-CH-REG-OTH-048-001, FRS-CH-REG-GEN-022-006,FRS-CH-REG-OTH-052-01</w:t>
            </w:r>
          </w:p>
        </w:tc>
      </w:tr>
      <w:tr w:rsidR="00F6126C" w14:paraId="2D6C0CBA"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CAF" w14:textId="77777777" w:rsidR="00F6126C" w:rsidRDefault="00F6126C" w:rsidP="00F6126C">
            <w:pPr>
              <w:pBdr>
                <w:top w:val="nil"/>
                <w:left w:val="nil"/>
                <w:bottom w:val="nil"/>
                <w:right w:val="nil"/>
              </w:pBdr>
            </w:pPr>
            <w:r>
              <w:rPr>
                <w:rFonts w:eastAsia="Arial" w:cs="Arial"/>
                <w:color w:val="000000"/>
                <w:sz w:val="20"/>
              </w:rPr>
              <w:t>DS-CH-CS-GC-026</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CB0" w14:textId="77777777" w:rsidR="00F6126C" w:rsidRDefault="00F6126C" w:rsidP="00F6126C">
            <w:pPr>
              <w:pBdr>
                <w:top w:val="nil"/>
                <w:left w:val="nil"/>
                <w:bottom w:val="nil"/>
                <w:right w:val="nil"/>
              </w:pBdr>
            </w:pPr>
            <w:r>
              <w:rPr>
                <w:rFonts w:eastAsia="Arial" w:cs="Arial"/>
                <w:color w:val="000000"/>
                <w:sz w:val="20"/>
              </w:rPr>
              <w:t>The system shall be configured with Group Category permissions to create/modify Reg Reporting Korea record.</w:t>
            </w:r>
          </w:p>
          <w:p w14:paraId="2D6C0CB1"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RR-Korea-Business Admin</w:t>
            </w:r>
          </w:p>
          <w:p w14:paraId="2D6C0CB2"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RR-Korea-FP</w:t>
            </w:r>
          </w:p>
          <w:p w14:paraId="2D6C0CB3"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RR-Korea-Market Submitter</w:t>
            </w:r>
          </w:p>
          <w:p w14:paraId="2D6C0CB4"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RR-Korea-VRS</w:t>
            </w:r>
          </w:p>
          <w:p w14:paraId="2D6C0CB5"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RR-Korea-View Only Create</w:t>
            </w:r>
          </w:p>
          <w:p w14:paraId="2D6C0CB6" w14:textId="77777777" w:rsidR="00F6126C" w:rsidRDefault="00F6126C" w:rsidP="00F6126C">
            <w:pPr>
              <w:pBdr>
                <w:top w:val="nil"/>
                <w:left w:val="nil"/>
                <w:bottom w:val="nil"/>
                <w:right w:val="nil"/>
              </w:pBdr>
              <w:ind w:left="720"/>
            </w:pPr>
            <w:r>
              <w:rPr>
                <w:rFonts w:eastAsia="Arial" w:cs="Arial"/>
                <w:color w:val="000000"/>
                <w:sz w:val="20"/>
              </w:rPr>
              <w:t> </w:t>
            </w:r>
          </w:p>
          <w:p w14:paraId="2D6C0CB7" w14:textId="77777777" w:rsidR="00F6126C" w:rsidRDefault="00F6126C" w:rsidP="00F6126C">
            <w:pPr>
              <w:pBdr>
                <w:top w:val="nil"/>
                <w:left w:val="nil"/>
                <w:bottom w:val="nil"/>
                <w:right w:val="nil"/>
              </w:pBdr>
            </w:pPr>
            <w:r>
              <w:rPr>
                <w:rFonts w:eastAsia="Arial" w:cs="Arial"/>
                <w:color w:val="000000"/>
                <w:sz w:val="20"/>
              </w:rPr>
              <w:t>Refer Group_Category_Permissions_Export.xls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CB8"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CB9" w14:textId="77777777" w:rsidR="00F6126C" w:rsidRDefault="00F6126C" w:rsidP="00F6126C">
            <w:pPr>
              <w:pBdr>
                <w:top w:val="nil"/>
                <w:left w:val="nil"/>
                <w:bottom w:val="nil"/>
                <w:right w:val="nil"/>
              </w:pBdr>
            </w:pPr>
            <w:r>
              <w:rPr>
                <w:rFonts w:eastAsia="Arial" w:cs="Arial"/>
                <w:color w:val="000000"/>
                <w:sz w:val="20"/>
              </w:rPr>
              <w:t>FRS-CH-UR-001-012, FRS-CH-REG-OTH-049-001, FRS-CH-REG-GEN-022-005, FRS-CH-REG-OTH-049-002,FRS-CH-REG-OTH-052-01</w:t>
            </w:r>
          </w:p>
        </w:tc>
      </w:tr>
      <w:tr w:rsidR="00F6126C" w14:paraId="2D6C0CC6"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CBB" w14:textId="77777777" w:rsidR="00F6126C" w:rsidRDefault="00F6126C" w:rsidP="00F6126C">
            <w:pPr>
              <w:pBdr>
                <w:top w:val="nil"/>
                <w:left w:val="nil"/>
                <w:bottom w:val="nil"/>
                <w:right w:val="nil"/>
              </w:pBdr>
            </w:pPr>
            <w:r>
              <w:rPr>
                <w:rFonts w:eastAsia="Arial" w:cs="Arial"/>
                <w:color w:val="000000"/>
                <w:sz w:val="20"/>
              </w:rPr>
              <w:t>DS-CH-CS-GC-027</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CBC" w14:textId="77777777" w:rsidR="00F6126C" w:rsidRDefault="00F6126C" w:rsidP="00F6126C">
            <w:pPr>
              <w:pBdr>
                <w:top w:val="nil"/>
                <w:left w:val="nil"/>
                <w:bottom w:val="nil"/>
                <w:right w:val="nil"/>
              </w:pBdr>
            </w:pPr>
            <w:r>
              <w:rPr>
                <w:rFonts w:eastAsia="Arial" w:cs="Arial"/>
                <w:color w:val="000000"/>
                <w:sz w:val="20"/>
              </w:rPr>
              <w:t>The system shall be configured with Group Category permissions to create/modify Reg Reporting Singapore record.</w:t>
            </w:r>
          </w:p>
          <w:p w14:paraId="2D6C0CBD"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RR-Singapore-Business Admin</w:t>
            </w:r>
          </w:p>
          <w:p w14:paraId="2D6C0CBE"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RR-Singapore-FP</w:t>
            </w:r>
          </w:p>
          <w:p w14:paraId="2D6C0CBF"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RR-Singapore-Market Submitter</w:t>
            </w:r>
          </w:p>
          <w:p w14:paraId="2D6C0CC0"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RR-Singapore-VRS</w:t>
            </w:r>
          </w:p>
          <w:p w14:paraId="2D6C0CC1"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RR-Singapore-View Only Create</w:t>
            </w:r>
          </w:p>
          <w:p w14:paraId="2D6C0CC2" w14:textId="77777777" w:rsidR="00F6126C" w:rsidRDefault="00F6126C" w:rsidP="00F6126C">
            <w:pPr>
              <w:pBdr>
                <w:top w:val="nil"/>
                <w:left w:val="nil"/>
                <w:bottom w:val="nil"/>
                <w:right w:val="nil"/>
              </w:pBdr>
              <w:ind w:left="720"/>
            </w:pPr>
            <w:r>
              <w:rPr>
                <w:rFonts w:eastAsia="Arial" w:cs="Arial"/>
                <w:color w:val="000000"/>
                <w:sz w:val="20"/>
              </w:rPr>
              <w:t> </w:t>
            </w:r>
          </w:p>
          <w:p w14:paraId="2D6C0CC3" w14:textId="77777777" w:rsidR="00F6126C" w:rsidRDefault="00F6126C" w:rsidP="00F6126C">
            <w:pPr>
              <w:pBdr>
                <w:top w:val="nil"/>
                <w:left w:val="nil"/>
                <w:bottom w:val="nil"/>
                <w:right w:val="nil"/>
              </w:pBdr>
            </w:pPr>
            <w:r>
              <w:rPr>
                <w:rFonts w:eastAsia="Arial" w:cs="Arial"/>
                <w:color w:val="000000"/>
                <w:sz w:val="20"/>
              </w:rPr>
              <w:t>Refer Group_Category_Permissions_Export.xls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CC4"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CC5" w14:textId="77777777" w:rsidR="00F6126C" w:rsidRDefault="00F6126C" w:rsidP="00F6126C">
            <w:pPr>
              <w:pBdr>
                <w:top w:val="nil"/>
                <w:left w:val="nil"/>
                <w:bottom w:val="nil"/>
                <w:right w:val="nil"/>
              </w:pBdr>
            </w:pPr>
            <w:r>
              <w:rPr>
                <w:rFonts w:eastAsia="Arial" w:cs="Arial"/>
                <w:color w:val="000000"/>
                <w:sz w:val="20"/>
              </w:rPr>
              <w:t>FRS-CH-UR-001-014,FRS-CH-REG-OTH-052-01</w:t>
            </w:r>
          </w:p>
        </w:tc>
      </w:tr>
      <w:tr w:rsidR="00F6126C" w14:paraId="2D6C0CD2"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CC7" w14:textId="77777777" w:rsidR="00F6126C" w:rsidRDefault="00F6126C" w:rsidP="00F6126C">
            <w:pPr>
              <w:pBdr>
                <w:top w:val="nil"/>
                <w:left w:val="nil"/>
                <w:bottom w:val="nil"/>
                <w:right w:val="nil"/>
              </w:pBdr>
            </w:pPr>
            <w:r>
              <w:rPr>
                <w:rFonts w:eastAsia="Arial" w:cs="Arial"/>
                <w:color w:val="000000"/>
                <w:sz w:val="20"/>
              </w:rPr>
              <w:t>DS-CH-CS-GC-028</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CC8" w14:textId="77777777" w:rsidR="00F6126C" w:rsidRDefault="00F6126C" w:rsidP="00F6126C">
            <w:pPr>
              <w:pBdr>
                <w:top w:val="nil"/>
                <w:left w:val="nil"/>
                <w:bottom w:val="nil"/>
                <w:right w:val="nil"/>
              </w:pBdr>
            </w:pPr>
            <w:r>
              <w:rPr>
                <w:rFonts w:eastAsia="Arial" w:cs="Arial"/>
                <w:color w:val="000000"/>
                <w:sz w:val="20"/>
              </w:rPr>
              <w:t>The system shall be configured with Group Category permissions to create/modify Reg Reporting Taiwan record.</w:t>
            </w:r>
          </w:p>
          <w:p w14:paraId="2D6C0CC9"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lastRenderedPageBreak/>
              <w:t>RR-Taiwan-Business Admin</w:t>
            </w:r>
          </w:p>
          <w:p w14:paraId="2D6C0CCA"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RR-Taiwan-FP</w:t>
            </w:r>
          </w:p>
          <w:p w14:paraId="2D6C0CCB"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RR-Taiwan-Market Submitter</w:t>
            </w:r>
          </w:p>
          <w:p w14:paraId="2D6C0CCC"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RR-Taiwan-VRS</w:t>
            </w:r>
          </w:p>
          <w:p w14:paraId="2D6C0CCD"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RR-Taiwan-View Only Create</w:t>
            </w:r>
          </w:p>
          <w:p w14:paraId="2D6C0CCE" w14:textId="77777777" w:rsidR="00F6126C" w:rsidRDefault="00F6126C" w:rsidP="00F6126C">
            <w:pPr>
              <w:pBdr>
                <w:top w:val="nil"/>
                <w:left w:val="nil"/>
                <w:bottom w:val="nil"/>
                <w:right w:val="nil"/>
              </w:pBdr>
              <w:ind w:left="720"/>
            </w:pPr>
            <w:r>
              <w:rPr>
                <w:rFonts w:eastAsia="Arial" w:cs="Arial"/>
                <w:color w:val="000000"/>
                <w:sz w:val="20"/>
              </w:rPr>
              <w:t> </w:t>
            </w:r>
          </w:p>
          <w:p w14:paraId="2D6C0CCF" w14:textId="77777777" w:rsidR="00F6126C" w:rsidRDefault="00F6126C" w:rsidP="00F6126C">
            <w:pPr>
              <w:pBdr>
                <w:top w:val="nil"/>
                <w:left w:val="nil"/>
                <w:bottom w:val="nil"/>
                <w:right w:val="nil"/>
              </w:pBdr>
            </w:pPr>
            <w:r>
              <w:rPr>
                <w:rFonts w:eastAsia="Arial" w:cs="Arial"/>
                <w:color w:val="000000"/>
                <w:sz w:val="20"/>
              </w:rPr>
              <w:t>Refer Group_Category_Permissions_Export.xls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CD0" w14:textId="77777777" w:rsidR="00F6126C" w:rsidRDefault="00F6126C" w:rsidP="00F6126C">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CD1" w14:textId="77777777" w:rsidR="00F6126C" w:rsidRDefault="00F6126C" w:rsidP="00F6126C">
            <w:pPr>
              <w:pBdr>
                <w:top w:val="nil"/>
                <w:left w:val="nil"/>
                <w:bottom w:val="nil"/>
                <w:right w:val="nil"/>
              </w:pBdr>
            </w:pPr>
            <w:r>
              <w:rPr>
                <w:rFonts w:eastAsia="Arial" w:cs="Arial"/>
                <w:color w:val="000000"/>
                <w:sz w:val="20"/>
              </w:rPr>
              <w:t>FRS-CH-UR-001-013,FRS-CH-REG-OTH-052-01</w:t>
            </w:r>
          </w:p>
        </w:tc>
      </w:tr>
      <w:tr w:rsidR="00F6126C" w14:paraId="2D6C0CE4"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CD3" w14:textId="77777777" w:rsidR="00F6126C" w:rsidRDefault="00F6126C" w:rsidP="00F6126C">
            <w:pPr>
              <w:pBdr>
                <w:top w:val="nil"/>
                <w:left w:val="nil"/>
                <w:bottom w:val="nil"/>
                <w:right w:val="nil"/>
              </w:pBdr>
            </w:pPr>
            <w:r>
              <w:rPr>
                <w:rFonts w:eastAsia="Arial" w:cs="Arial"/>
                <w:color w:val="000000"/>
                <w:sz w:val="20"/>
              </w:rPr>
              <w:t>DS-CH-CS-GC-029</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CD4" w14:textId="77777777" w:rsidR="00F6126C" w:rsidRDefault="00F6126C" w:rsidP="00F6126C">
            <w:pPr>
              <w:pBdr>
                <w:top w:val="nil"/>
                <w:left w:val="nil"/>
                <w:bottom w:val="nil"/>
                <w:right w:val="nil"/>
              </w:pBdr>
            </w:pPr>
            <w:r>
              <w:rPr>
                <w:rFonts w:eastAsia="Arial" w:cs="Arial"/>
                <w:color w:val="000000"/>
                <w:sz w:val="20"/>
              </w:rPr>
              <w:t>The system shall be configured with Group Category permissions to create/modify Investigation record.</w:t>
            </w:r>
          </w:p>
          <w:p w14:paraId="2D6C0CD5"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Investigation - Assignee VGC</w:t>
            </w:r>
          </w:p>
          <w:p w14:paraId="2D6C0CD6"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Investigation - Business Admin</w:t>
            </w:r>
          </w:p>
          <w:p w14:paraId="2D6C0CD7"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Investigation – View Only Create</w:t>
            </w:r>
          </w:p>
          <w:p w14:paraId="2D6C0CD8"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Investigation - FP</w:t>
            </w:r>
          </w:p>
          <w:p w14:paraId="2D6C0CD9"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Investigation - Originator VGC</w:t>
            </w:r>
          </w:p>
          <w:p w14:paraId="2D6C0CDA" w14:textId="77777777" w:rsidR="00F6126C" w:rsidRDefault="00F6126C" w:rsidP="00F6126C">
            <w:pPr>
              <w:pBdr>
                <w:top w:val="nil"/>
                <w:left w:val="nil"/>
                <w:bottom w:val="nil"/>
                <w:right w:val="nil"/>
              </w:pBdr>
              <w:ind w:left="720"/>
            </w:pPr>
            <w:r>
              <w:rPr>
                <w:rFonts w:eastAsia="Arial" w:cs="Arial"/>
                <w:color w:val="000000"/>
                <w:sz w:val="20"/>
              </w:rPr>
              <w:t> </w:t>
            </w:r>
          </w:p>
          <w:p w14:paraId="2D6C0CDB"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6 Tab ‘Investigation’ Group Categories Column Set</w:t>
            </w:r>
          </w:p>
          <w:p w14:paraId="2D6C0CDC" w14:textId="77777777" w:rsidR="00F6126C" w:rsidRDefault="00F6126C" w:rsidP="00F6126C">
            <w:pPr>
              <w:pBdr>
                <w:top w:val="nil"/>
                <w:left w:val="nil"/>
                <w:bottom w:val="nil"/>
                <w:right w:val="nil"/>
              </w:pBdr>
            </w:pPr>
            <w:r>
              <w:rPr>
                <w:rFonts w:eastAsia="Arial" w:cs="Arial"/>
                <w:color w:val="000000"/>
              </w:rPr>
              <w:t> </w:t>
            </w:r>
          </w:p>
          <w:p w14:paraId="2D6C0CDD" w14:textId="77777777" w:rsidR="00F6126C" w:rsidRDefault="00F6126C" w:rsidP="00F6126C">
            <w:pPr>
              <w:pBdr>
                <w:top w:val="nil"/>
                <w:left w:val="nil"/>
                <w:bottom w:val="nil"/>
                <w:right w:val="nil"/>
              </w:pBdr>
            </w:pPr>
            <w:r>
              <w:rPr>
                <w:rFonts w:eastAsia="Arial" w:cs="Arial"/>
                <w:color w:val="000000"/>
                <w:sz w:val="20"/>
              </w:rPr>
              <w:t>This implementation is common to CAPA and Complaint Handling.</w:t>
            </w:r>
          </w:p>
          <w:p w14:paraId="2D6C0CDE" w14:textId="77777777" w:rsidR="00F6126C" w:rsidRDefault="00F6126C" w:rsidP="00F6126C">
            <w:pPr>
              <w:pBdr>
                <w:top w:val="nil"/>
                <w:left w:val="nil"/>
                <w:bottom w:val="nil"/>
                <w:right w:val="nil"/>
              </w:pBdr>
            </w:pPr>
            <w:r>
              <w:rPr>
                <w:rFonts w:eastAsia="Arial" w:cs="Arial"/>
                <w:color w:val="000000"/>
                <w:sz w:val="20"/>
              </w:rPr>
              <w:t> </w:t>
            </w:r>
          </w:p>
          <w:p w14:paraId="2D6C0CDF" w14:textId="77777777" w:rsidR="00F6126C" w:rsidRDefault="00F6126C" w:rsidP="00F6126C">
            <w:pPr>
              <w:pBdr>
                <w:top w:val="nil"/>
                <w:left w:val="nil"/>
                <w:bottom w:val="nil"/>
                <w:right w:val="nil"/>
              </w:pBdr>
            </w:pPr>
            <w:r>
              <w:rPr>
                <w:rFonts w:eastAsia="Arial" w:cs="Arial"/>
                <w:color w:val="000000"/>
                <w:sz w:val="20"/>
              </w:rPr>
              <w:t xml:space="preserve">Details are covered in CAPA Design Specification - DS-GL.NPSS.0009-01.0021 </w:t>
            </w:r>
          </w:p>
          <w:p w14:paraId="2D6C0CE0" w14:textId="77777777" w:rsidR="00F6126C" w:rsidRDefault="00F6126C" w:rsidP="00F6126C">
            <w:pPr>
              <w:pBdr>
                <w:top w:val="nil"/>
                <w:left w:val="nil"/>
                <w:bottom w:val="nil"/>
                <w:right w:val="nil"/>
              </w:pBdr>
            </w:pPr>
            <w:r>
              <w:rPr>
                <w:rFonts w:eastAsia="Arial" w:cs="Arial"/>
                <w:color w:val="000000"/>
                <w:sz w:val="20"/>
              </w:rPr>
              <w:t xml:space="preserve">QCM TW CAPA_DesignSpec_Appendix - 6 Tab – Investigation, </w:t>
            </w:r>
          </w:p>
          <w:p w14:paraId="2D6C0CE1" w14:textId="77777777" w:rsidR="00F6126C" w:rsidRDefault="00F6126C" w:rsidP="00F6126C">
            <w:pPr>
              <w:pBdr>
                <w:top w:val="nil"/>
                <w:left w:val="nil"/>
                <w:bottom w:val="nil"/>
                <w:right w:val="nil"/>
              </w:pBdr>
            </w:pPr>
            <w:r>
              <w:rPr>
                <w:rFonts w:eastAsia="Arial" w:cs="Arial"/>
                <w:color w:val="000000"/>
                <w:sz w:val="20"/>
              </w:rPr>
              <w:t>QCM TW CAPA_DesignSpec_Appendix - 3 Section - Activities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CE2"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CE3" w14:textId="77777777" w:rsidR="00F6126C" w:rsidRDefault="00F6126C" w:rsidP="00F6126C">
            <w:pPr>
              <w:pBdr>
                <w:top w:val="nil"/>
                <w:left w:val="nil"/>
                <w:bottom w:val="nil"/>
                <w:right w:val="nil"/>
              </w:pBdr>
            </w:pPr>
            <w:r>
              <w:rPr>
                <w:rFonts w:eastAsia="Arial" w:cs="Arial"/>
                <w:color w:val="000000"/>
                <w:sz w:val="20"/>
              </w:rPr>
              <w:t>FRS-CH-UR-001-017,FRS-CH-SF-INVS-040-01,FRS-CH-SF-INVS-040-02,FRS-CH-SF-INVS-008-004</w:t>
            </w:r>
          </w:p>
        </w:tc>
      </w:tr>
      <w:tr w:rsidR="00F6126C" w14:paraId="2D6C0CF9"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CE5" w14:textId="77777777" w:rsidR="00F6126C" w:rsidRDefault="00F6126C" w:rsidP="00F6126C">
            <w:pPr>
              <w:pBdr>
                <w:top w:val="nil"/>
                <w:left w:val="nil"/>
                <w:bottom w:val="nil"/>
                <w:right w:val="nil"/>
              </w:pBdr>
            </w:pPr>
            <w:commentRangeStart w:id="362"/>
            <w:r>
              <w:rPr>
                <w:rFonts w:eastAsia="Arial" w:cs="Arial"/>
                <w:color w:val="000000"/>
                <w:sz w:val="20"/>
              </w:rPr>
              <w:t>DS-CH-CS-GC-030</w:t>
            </w:r>
            <w:commentRangeEnd w:id="362"/>
            <w:r>
              <w:rPr>
                <w:rStyle w:val="CommentReference"/>
                <w:sz w:val="18"/>
                <w:szCs w:val="24"/>
              </w:rPr>
              <w:commentReference w:id="362"/>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CE6" w14:textId="77777777" w:rsidR="00F6126C" w:rsidRDefault="00F6126C" w:rsidP="00F6126C">
            <w:pPr>
              <w:pBdr>
                <w:top w:val="nil"/>
                <w:left w:val="nil"/>
                <w:bottom w:val="nil"/>
                <w:right w:val="nil"/>
              </w:pBdr>
            </w:pPr>
            <w:r>
              <w:rPr>
                <w:rFonts w:eastAsia="Arial" w:cs="Arial"/>
                <w:color w:val="000000"/>
                <w:sz w:val="20"/>
              </w:rPr>
              <w:t>The system shall be configured with below group categories and associated workflows for Complaint record for progressing it through various states.</w:t>
            </w:r>
          </w:p>
          <w:p w14:paraId="2D6C0CE7"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Complaint - FP</w:t>
            </w:r>
            <w:r>
              <w:rPr>
                <w:rFonts w:eastAsia="Arial" w:cs="Arial"/>
                <w:color w:val="000000"/>
                <w:sz w:val="20"/>
              </w:rPr>
              <w:tab/>
            </w:r>
          </w:p>
          <w:p w14:paraId="2D6C0CE8"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Complaint - Business Admin</w:t>
            </w:r>
          </w:p>
          <w:p w14:paraId="2D6C0CE9"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Complaint - Investigator 2</w:t>
            </w:r>
            <w:r>
              <w:rPr>
                <w:rFonts w:eastAsia="Arial" w:cs="Arial"/>
                <w:color w:val="000000"/>
                <w:sz w:val="20"/>
              </w:rPr>
              <w:tab/>
            </w:r>
          </w:p>
          <w:p w14:paraId="2D6C0CEA"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Complaint - Owner (VGC)</w:t>
            </w:r>
            <w:r>
              <w:rPr>
                <w:rFonts w:eastAsia="Arial" w:cs="Arial"/>
                <w:color w:val="000000"/>
                <w:sz w:val="20"/>
              </w:rPr>
              <w:tab/>
            </w:r>
          </w:p>
          <w:p w14:paraId="2D6C0CEB"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Complaint - Evaluator</w:t>
            </w:r>
            <w:r>
              <w:rPr>
                <w:rFonts w:eastAsia="Arial" w:cs="Arial"/>
                <w:color w:val="000000"/>
                <w:sz w:val="20"/>
              </w:rPr>
              <w:tab/>
            </w:r>
          </w:p>
          <w:p w14:paraId="2D6C0CEC"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Complaint - Investigator 1</w:t>
            </w:r>
            <w:r>
              <w:rPr>
                <w:rFonts w:eastAsia="Arial" w:cs="Arial"/>
                <w:color w:val="000000"/>
                <w:sz w:val="20"/>
              </w:rPr>
              <w:tab/>
            </w:r>
          </w:p>
          <w:p w14:paraId="2D6C0CED"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Complaint - View Only</w:t>
            </w:r>
          </w:p>
          <w:p w14:paraId="2D6C0CEE"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Complaint – PMS Clinical Expert</w:t>
            </w:r>
          </w:p>
          <w:p w14:paraId="2D6C0CEF"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TWS - SMAX</w:t>
            </w:r>
          </w:p>
          <w:p w14:paraId="2D6C0CF0"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TWS - LB</w:t>
            </w:r>
          </w:p>
          <w:p w14:paraId="2D6C0CF1" w14:textId="77777777" w:rsidR="00F6126C" w:rsidRDefault="00F6126C" w:rsidP="00F6126C">
            <w:pPr>
              <w:pBdr>
                <w:top w:val="nil"/>
                <w:left w:val="nil"/>
                <w:bottom w:val="nil"/>
                <w:right w:val="nil"/>
              </w:pBdr>
            </w:pPr>
            <w:r>
              <w:rPr>
                <w:rFonts w:eastAsia="Arial" w:cs="Arial"/>
                <w:color w:val="000000"/>
                <w:sz w:val="20"/>
              </w:rPr>
              <w:t>Refer Group_Category_Workflow.xls</w:t>
            </w:r>
          </w:p>
          <w:p w14:paraId="2D6C0CF2"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8</w:t>
            </w:r>
          </w:p>
          <w:p w14:paraId="2D6C0CF3" w14:textId="77777777" w:rsidR="00F6126C" w:rsidRDefault="00F6126C" w:rsidP="00F6126C">
            <w:pPr>
              <w:pBdr>
                <w:top w:val="nil"/>
                <w:left w:val="nil"/>
                <w:bottom w:val="nil"/>
                <w:right w:val="nil"/>
              </w:pBdr>
            </w:pPr>
            <w:r>
              <w:rPr>
                <w:rFonts w:eastAsia="Arial" w:cs="Arial"/>
                <w:color w:val="000000"/>
              </w:rPr>
              <w:lastRenderedPageBreak/>
              <w:t> </w:t>
            </w:r>
          </w:p>
          <w:p w14:paraId="2D6C0CF4" w14:textId="77777777" w:rsidR="00F6126C" w:rsidRDefault="00F6126C" w:rsidP="00F6126C">
            <w:pPr>
              <w:pBdr>
                <w:top w:val="nil"/>
                <w:left w:val="nil"/>
                <w:bottom w:val="nil"/>
                <w:right w:val="nil"/>
              </w:pBdr>
            </w:pPr>
            <w:r>
              <w:rPr>
                <w:rFonts w:eastAsia="Arial" w:cs="Arial"/>
                <w:color w:val="000000"/>
                <w:sz w:val="20"/>
              </w:rPr>
              <w:t>Note: These two Group Categories TWS – SMAX and TWS – LB are added as part of Non Functional Requirement so no impact on the FRS.</w:t>
            </w:r>
          </w:p>
          <w:p w14:paraId="2D6C0CF5" w14:textId="77777777" w:rsidR="00F6126C" w:rsidRDefault="00F6126C" w:rsidP="00F6126C">
            <w:pPr>
              <w:pBdr>
                <w:top w:val="nil"/>
                <w:left w:val="nil"/>
                <w:bottom w:val="nil"/>
                <w:right w:val="nil"/>
              </w:pBdr>
            </w:pPr>
            <w:r>
              <w:rPr>
                <w:rFonts w:eastAsia="Arial" w:cs="Arial"/>
                <w:color w:val="000000"/>
              </w:rPr>
              <w:t> </w:t>
            </w:r>
          </w:p>
          <w:p w14:paraId="2D6C0CF6" w14:textId="77777777" w:rsidR="00F6126C" w:rsidRDefault="00F6126C" w:rsidP="00F6126C">
            <w:pPr>
              <w:pBdr>
                <w:top w:val="nil"/>
                <w:left w:val="nil"/>
                <w:bottom w:val="nil"/>
                <w:right w:val="nil"/>
              </w:pBdr>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CF7" w14:textId="77777777" w:rsidR="00F6126C" w:rsidRDefault="00F6126C" w:rsidP="00F6126C">
            <w:pPr>
              <w:pBdr>
                <w:top w:val="nil"/>
                <w:left w:val="nil"/>
                <w:bottom w:val="nil"/>
                <w:right w:val="nil"/>
              </w:pBdr>
              <w:jc w:val="center"/>
            </w:pPr>
            <w:r>
              <w:rPr>
                <w:rFonts w:eastAsia="Arial" w:cs="Arial"/>
                <w:color w:val="000000"/>
                <w:sz w:val="20"/>
              </w:rPr>
              <w:lastRenderedPageBreak/>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CF8" w14:textId="77777777" w:rsidR="00F6126C" w:rsidRDefault="00F6126C" w:rsidP="00F6126C">
            <w:pPr>
              <w:pBdr>
                <w:top w:val="nil"/>
                <w:left w:val="nil"/>
                <w:bottom w:val="nil"/>
                <w:right w:val="nil"/>
              </w:pBdr>
            </w:pPr>
            <w:r>
              <w:rPr>
                <w:rFonts w:eastAsia="Arial" w:cs="Arial"/>
                <w:color w:val="000000"/>
                <w:sz w:val="20"/>
              </w:rPr>
              <w:t>FRS-CH-INT-TRA-003-002,FRS-CH-INT-TRA-005-001,FRS-CH-INT-TRA-005-002,FRS-CH-SF-EVAL-021-001,FRS-CH-SF-EVAL-021-002,FRS-CH-SF-EVAL-027-001,FRS-CH-SF-EVAL-027-002,FRS-CH-SF-INVS-004-001,FRS-CH-SF-INVS-004-002,FRS-CH-SF-INVS-020-001,FRS-CH-SF-INVS-020-002,FRS-CH-SF-CLSE-001-001,FRS-CH-SF-CLSE-001-002,FRS-CH-SF-CLSE-004-</w:t>
            </w:r>
            <w:r>
              <w:rPr>
                <w:rFonts w:eastAsia="Arial" w:cs="Arial"/>
                <w:color w:val="000000"/>
                <w:sz w:val="20"/>
              </w:rPr>
              <w:lastRenderedPageBreak/>
              <w:t>001,FRS-CH-SF-CLSE-004-002,FRS-CH-SF-EVAL-006-001,FRS-CH-SF-EVAL-006-002,FRS-CH-SF-EVAL-014-001,FRS-CH-SF-EVAL-014-002,FRS-CH-SF-EVAL-014-003,FRS-CH-SF-EVAL-014-004,FRS-CH-SF-EVAL-017-001,FRS-CH-SF-EVAL-017-002,FRS-CH-SF-CLSE-005-002,FRS-CH-SF-CLSE-005-004,URS-CH-SF-CLSE-007,FRS-CH-SF-CLSE-009-001,FRS-CH-SF-CLSE-009-002,FRS-CH-SF-CLSE-014-001,FRS-CH-SF-CLSE-014-002,FRS-CH-INT-TRA-001-006,FRS-CH-INT-TRA-002-001,FRS-CH-INT-TRA-002-002,FRS-CH-INT-16.2.8.1-03-03,FRS-CH-SF-EVAL-049-001,FRS-CH-SF-EVAL-049-002,FRS-CH-UR-001-030,FRS-CH-UR-001-031,FRS-CH-UR-001-032,FRS-CH-UR-001-033,FRS-CH-UR-001-034,FRS-CH-UR-001-035,FRS-CH-UR-001-036,FRS-CH-SF-CLSE-009-003,FRS-CH-SF-CLSE-009-004,FRS-CH-INT-TRA-003-004,FRS-CH-SF-INVS-028-001,FRS-CH-SF-INVS-028-002,URS-CH-SF-CLSE-015,FRS-CH-INT-TRA-010-001,FRS-CH-INT-TRA-010-002,FRS-CH-INT-TRA-011-001,FRS-CH-INT-TRA-011-002,FRS-CH-INT-TRA-012-</w:t>
            </w:r>
            <w:r>
              <w:rPr>
                <w:rFonts w:eastAsia="Arial" w:cs="Arial"/>
                <w:color w:val="000000"/>
                <w:sz w:val="20"/>
              </w:rPr>
              <w:lastRenderedPageBreak/>
              <w:t>001,FRS-CH-INT-TRA-012-002,FRS-CH-INT-TRA-014-02,FRS-CH-SF-INVS-038-01,FRS-CH-SF-INVS-038-02,FRS-CH-SF-INVS-037-01,FRS-CH-SF-INVS-037-02,FRS-CH-UR-001-066</w:t>
            </w:r>
          </w:p>
        </w:tc>
      </w:tr>
      <w:tr w:rsidR="00F6126C" w14:paraId="2D6C0D08"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CFA" w14:textId="77777777" w:rsidR="00F6126C" w:rsidRDefault="00F6126C" w:rsidP="00F6126C">
            <w:pPr>
              <w:pBdr>
                <w:top w:val="nil"/>
                <w:left w:val="nil"/>
                <w:bottom w:val="nil"/>
                <w:right w:val="nil"/>
              </w:pBdr>
            </w:pPr>
            <w:r>
              <w:rPr>
                <w:rFonts w:eastAsia="Arial" w:cs="Arial"/>
                <w:color w:val="000000"/>
                <w:sz w:val="20"/>
              </w:rPr>
              <w:lastRenderedPageBreak/>
              <w:t>DS-CH-CS-GC-031</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CFB" w14:textId="77777777" w:rsidR="00F6126C" w:rsidRDefault="00F6126C" w:rsidP="00F6126C">
            <w:pPr>
              <w:pBdr>
                <w:top w:val="nil"/>
                <w:left w:val="nil"/>
                <w:bottom w:val="nil"/>
                <w:right w:val="nil"/>
              </w:pBdr>
            </w:pPr>
            <w:r>
              <w:rPr>
                <w:rFonts w:eastAsia="Arial" w:cs="Arial"/>
                <w:color w:val="000000"/>
                <w:sz w:val="20"/>
              </w:rPr>
              <w:t>The system shall be configured with below group categories and associated workflows for Intake record for progressing it through various states.</w:t>
            </w:r>
          </w:p>
          <w:p w14:paraId="2D6C0CFC"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Intake - FP</w:t>
            </w:r>
            <w:r>
              <w:rPr>
                <w:rFonts w:eastAsia="Arial" w:cs="Arial"/>
                <w:color w:val="000000"/>
                <w:sz w:val="20"/>
              </w:rPr>
              <w:tab/>
            </w:r>
          </w:p>
          <w:p w14:paraId="2D6C0CFD"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Intake - Business Admin</w:t>
            </w:r>
            <w:r>
              <w:rPr>
                <w:rFonts w:eastAsia="Arial" w:cs="Arial"/>
                <w:color w:val="000000"/>
                <w:sz w:val="20"/>
              </w:rPr>
              <w:tab/>
            </w:r>
          </w:p>
          <w:p w14:paraId="2D6C0CFE"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Intake - Investigator 2</w:t>
            </w:r>
            <w:r>
              <w:rPr>
                <w:rFonts w:eastAsia="Arial" w:cs="Arial"/>
                <w:color w:val="000000"/>
                <w:sz w:val="20"/>
              </w:rPr>
              <w:tab/>
            </w:r>
          </w:p>
          <w:p w14:paraId="2D6C0CFF"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Intake - Evaluator</w:t>
            </w:r>
            <w:r>
              <w:rPr>
                <w:rFonts w:eastAsia="Arial" w:cs="Arial"/>
                <w:color w:val="000000"/>
                <w:sz w:val="20"/>
              </w:rPr>
              <w:tab/>
            </w:r>
          </w:p>
          <w:p w14:paraId="2D6C0D00"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Intake - Originator (VGC)</w:t>
            </w:r>
            <w:r>
              <w:rPr>
                <w:rFonts w:eastAsia="Arial" w:cs="Arial"/>
                <w:color w:val="000000"/>
                <w:sz w:val="20"/>
              </w:rPr>
              <w:tab/>
            </w:r>
          </w:p>
          <w:p w14:paraId="2D6C0D01"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Intake - Investigator 1</w:t>
            </w:r>
            <w:r>
              <w:rPr>
                <w:rFonts w:eastAsia="Arial" w:cs="Arial"/>
                <w:color w:val="000000"/>
                <w:sz w:val="20"/>
              </w:rPr>
              <w:tab/>
            </w:r>
          </w:p>
          <w:p w14:paraId="2D6C0D02"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Intake - View Only Create</w:t>
            </w:r>
            <w:r>
              <w:rPr>
                <w:rFonts w:eastAsia="Arial" w:cs="Arial"/>
                <w:color w:val="000000"/>
                <w:sz w:val="20"/>
              </w:rPr>
              <w:tab/>
            </w:r>
          </w:p>
          <w:p w14:paraId="2D6C0D03"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Intake - View Only</w:t>
            </w:r>
          </w:p>
          <w:p w14:paraId="2D6C0D04" w14:textId="77777777" w:rsidR="00F6126C" w:rsidRDefault="00F6126C" w:rsidP="00F6126C">
            <w:pPr>
              <w:pBdr>
                <w:top w:val="nil"/>
                <w:left w:val="nil"/>
                <w:bottom w:val="nil"/>
                <w:right w:val="nil"/>
              </w:pBdr>
            </w:pPr>
            <w:r>
              <w:rPr>
                <w:rFonts w:eastAsia="Arial" w:cs="Arial"/>
                <w:color w:val="000000"/>
                <w:sz w:val="20"/>
              </w:rPr>
              <w:t> </w:t>
            </w:r>
          </w:p>
          <w:p w14:paraId="2D6C0D05" w14:textId="77777777" w:rsidR="00F6126C" w:rsidRDefault="00F6126C" w:rsidP="00F6126C">
            <w:pPr>
              <w:pBdr>
                <w:top w:val="nil"/>
                <w:left w:val="nil"/>
                <w:bottom w:val="nil"/>
                <w:right w:val="nil"/>
              </w:pBdr>
            </w:pPr>
            <w:r>
              <w:rPr>
                <w:rFonts w:eastAsia="Arial" w:cs="Arial"/>
                <w:color w:val="000000"/>
                <w:sz w:val="20"/>
              </w:rPr>
              <w:t>Refer Group_Category_Workflow.xls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D06"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D07" w14:textId="77777777" w:rsidR="00F6126C" w:rsidRDefault="00F6126C" w:rsidP="00F6126C">
            <w:pPr>
              <w:pBdr>
                <w:top w:val="nil"/>
                <w:left w:val="nil"/>
                <w:bottom w:val="nil"/>
                <w:right w:val="nil"/>
              </w:pBdr>
            </w:pPr>
            <w:r>
              <w:rPr>
                <w:rFonts w:eastAsia="Arial" w:cs="Arial"/>
                <w:color w:val="000000"/>
                <w:sz w:val="20"/>
              </w:rPr>
              <w:t>FRS-CH-SF-INTK-014-001, FRS-CH-SF-INTK-014-002, FRS-CH-SF-INTK-015-001, FRS-CH-SF-INTK-015-002, FRS-CH-SF-INTK-017-001, FRS-CH-UR-001-037,FRS-CH-UR-001-038,FRS-CH-UR-001-039,FRS-CH-UR-001-040,FRS-CH-UR-001-041,FRS-CH-UR-001-042,FRS-CH-UR-001-043,FRS-CH-UR-001-044</w:t>
            </w:r>
          </w:p>
        </w:tc>
      </w:tr>
      <w:tr w:rsidR="00F6126C" w14:paraId="2D6C0D14"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D09" w14:textId="77777777" w:rsidR="00F6126C" w:rsidRDefault="00F6126C" w:rsidP="00F6126C">
            <w:pPr>
              <w:pBdr>
                <w:top w:val="nil"/>
                <w:left w:val="nil"/>
                <w:bottom w:val="nil"/>
                <w:right w:val="nil"/>
              </w:pBdr>
            </w:pPr>
            <w:r>
              <w:rPr>
                <w:rFonts w:eastAsia="Arial" w:cs="Arial"/>
                <w:color w:val="000000"/>
                <w:sz w:val="20"/>
              </w:rPr>
              <w:t>DS-CH-CS-GC-034</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D0A" w14:textId="77777777" w:rsidR="00F6126C" w:rsidRDefault="00F6126C" w:rsidP="00F6126C">
            <w:pPr>
              <w:pBdr>
                <w:top w:val="nil"/>
                <w:left w:val="nil"/>
                <w:bottom w:val="nil"/>
                <w:right w:val="nil"/>
              </w:pBdr>
            </w:pPr>
            <w:r>
              <w:rPr>
                <w:rFonts w:eastAsia="Arial" w:cs="Arial"/>
                <w:color w:val="000000"/>
                <w:sz w:val="20"/>
              </w:rPr>
              <w:t>The system shall be configured with below group categories and associated workflows for eMDR record for progressing it through various states.</w:t>
            </w:r>
          </w:p>
          <w:p w14:paraId="2D6C0D0B"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eMDR - FP</w:t>
            </w:r>
            <w:r>
              <w:rPr>
                <w:rFonts w:eastAsia="Arial" w:cs="Arial"/>
                <w:color w:val="000000"/>
                <w:sz w:val="20"/>
              </w:rPr>
              <w:tab/>
            </w:r>
          </w:p>
          <w:p w14:paraId="2D6C0D0C"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eMDR - Business Admin</w:t>
            </w:r>
            <w:r>
              <w:rPr>
                <w:rFonts w:eastAsia="Arial" w:cs="Arial"/>
                <w:color w:val="000000"/>
                <w:sz w:val="20"/>
              </w:rPr>
              <w:tab/>
            </w:r>
          </w:p>
          <w:p w14:paraId="2D6C0D0D"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eMDR - Vigilance Report Specialist</w:t>
            </w:r>
            <w:r>
              <w:rPr>
                <w:rFonts w:eastAsia="Arial" w:cs="Arial"/>
                <w:color w:val="000000"/>
                <w:sz w:val="20"/>
              </w:rPr>
              <w:tab/>
            </w:r>
          </w:p>
          <w:p w14:paraId="2D6C0D0E"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eMDR - Market Submitter</w:t>
            </w:r>
          </w:p>
          <w:p w14:paraId="2D6C0D0F"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eMDR - View Only</w:t>
            </w:r>
          </w:p>
          <w:p w14:paraId="2D6C0D10" w14:textId="77777777" w:rsidR="00F6126C" w:rsidRDefault="00F6126C" w:rsidP="00F6126C">
            <w:pPr>
              <w:pBdr>
                <w:top w:val="nil"/>
                <w:left w:val="nil"/>
                <w:bottom w:val="nil"/>
                <w:right w:val="nil"/>
              </w:pBdr>
            </w:pPr>
            <w:r>
              <w:rPr>
                <w:rFonts w:eastAsia="Arial" w:cs="Arial"/>
                <w:color w:val="000000"/>
                <w:sz w:val="20"/>
              </w:rPr>
              <w:t> </w:t>
            </w:r>
          </w:p>
          <w:p w14:paraId="2D6C0D11" w14:textId="77777777" w:rsidR="00F6126C" w:rsidRDefault="00F6126C" w:rsidP="00F6126C">
            <w:pPr>
              <w:pBdr>
                <w:top w:val="nil"/>
                <w:left w:val="nil"/>
                <w:bottom w:val="nil"/>
                <w:right w:val="nil"/>
              </w:pBdr>
            </w:pPr>
            <w:r>
              <w:rPr>
                <w:rFonts w:eastAsia="Arial" w:cs="Arial"/>
                <w:color w:val="000000"/>
                <w:sz w:val="20"/>
              </w:rPr>
              <w:t>Refer Group_Category_Workflow.xls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D12"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D13" w14:textId="030E9E87" w:rsidR="00F6126C" w:rsidRDefault="00F6126C" w:rsidP="00F6126C">
            <w:pPr>
              <w:pBdr>
                <w:top w:val="nil"/>
                <w:left w:val="nil"/>
                <w:bottom w:val="nil"/>
                <w:right w:val="nil"/>
              </w:pBdr>
            </w:pPr>
            <w:r>
              <w:rPr>
                <w:rFonts w:eastAsia="Arial" w:cs="Arial"/>
                <w:color w:val="000000"/>
                <w:sz w:val="20"/>
              </w:rPr>
              <w:t>FRS-CH-REG-MDR-007-001,FRS-CH-REG-MDR-020-001,FRS-CH-REG-MDR-014-002,</w:t>
            </w:r>
            <w:del w:id="363" w:author="Kanungo, Kalpak (Cognizant)" w:date="2026-04-14T18:58:00Z" w16du:dateUtc="2026-04-14T13:28:00Z">
              <w:r w:rsidDel="00F40CB5">
                <w:rPr>
                  <w:rFonts w:eastAsia="Arial" w:cs="Arial"/>
                  <w:color w:val="000000"/>
                  <w:sz w:val="20"/>
                </w:rPr>
                <w:delText>FRS-CH-REG-GEN-014-001</w:delText>
              </w:r>
            </w:del>
            <w:r>
              <w:rPr>
                <w:rFonts w:eastAsia="Arial" w:cs="Arial"/>
                <w:color w:val="000000"/>
                <w:sz w:val="20"/>
              </w:rPr>
              <w:t>,FRS-CH-REG-GEN-014-002,FRS-CH-UR-001-047,</w:t>
            </w:r>
            <w:del w:id="364" w:author="Kanungo, Kalpak (Cognizant)" w:date="2026-04-14T19:00:00Z" w16du:dateUtc="2026-04-14T13:30:00Z">
              <w:r w:rsidDel="00992FBE">
                <w:rPr>
                  <w:rFonts w:eastAsia="Arial" w:cs="Arial"/>
                  <w:color w:val="000000"/>
                  <w:sz w:val="20"/>
                </w:rPr>
                <w:delText>FRS-CH-REG-GEN-014-003</w:delText>
              </w:r>
            </w:del>
            <w:r>
              <w:rPr>
                <w:rFonts w:eastAsia="Arial" w:cs="Arial"/>
                <w:color w:val="000000"/>
                <w:sz w:val="20"/>
              </w:rPr>
              <w:t>,</w:t>
            </w:r>
            <w:del w:id="365" w:author="Kanungo, Kalpak (Cognizant)" w:date="2026-04-14T19:01:00Z" w16du:dateUtc="2026-04-14T13:31:00Z">
              <w:r w:rsidDel="005347CE">
                <w:rPr>
                  <w:rFonts w:eastAsia="Arial" w:cs="Arial"/>
                  <w:color w:val="000000"/>
                  <w:sz w:val="20"/>
                </w:rPr>
                <w:delText>FRS-CH-REG-GEN-014-004</w:delText>
              </w:r>
            </w:del>
            <w:r>
              <w:rPr>
                <w:rFonts w:eastAsia="Arial" w:cs="Arial"/>
                <w:color w:val="000000"/>
                <w:sz w:val="20"/>
              </w:rPr>
              <w:t>,FRS-CH-REG-MDR-007-004,FRS-CH-REG-MDR-007-003,FRS-CH-REG-MDR-001-004,FRS-CH-REG-MDR-001-005,FRS-CH-REG-GEN-002-025,FRS-CH-REG-GEN-002-026,FRS-CH-REG-GEN-021-003,FRS-CH-REG-GEN-021-004</w:t>
            </w:r>
          </w:p>
        </w:tc>
      </w:tr>
      <w:tr w:rsidR="00F6126C" w14:paraId="2D6C0D21"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D15" w14:textId="77777777" w:rsidR="00F6126C" w:rsidRDefault="00F6126C" w:rsidP="00F6126C">
            <w:pPr>
              <w:pBdr>
                <w:top w:val="nil"/>
                <w:left w:val="nil"/>
                <w:bottom w:val="nil"/>
                <w:right w:val="nil"/>
              </w:pBdr>
            </w:pPr>
            <w:r>
              <w:rPr>
                <w:rFonts w:eastAsia="Arial" w:cs="Arial"/>
                <w:color w:val="000000"/>
                <w:sz w:val="20"/>
              </w:rPr>
              <w:t>DS-CH-CS-GC-035</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D16" w14:textId="77777777" w:rsidR="00F6126C" w:rsidRDefault="00F6126C" w:rsidP="00F6126C">
            <w:pPr>
              <w:pBdr>
                <w:top w:val="nil"/>
                <w:left w:val="nil"/>
                <w:bottom w:val="nil"/>
                <w:right w:val="nil"/>
              </w:pBdr>
            </w:pPr>
            <w:r>
              <w:rPr>
                <w:rFonts w:eastAsia="Arial" w:cs="Arial"/>
                <w:color w:val="000000"/>
                <w:sz w:val="20"/>
              </w:rPr>
              <w:t>The system shall be configured with below group categories and associated workflows for eMDR Follow-Up record for progressing it through various states.</w:t>
            </w:r>
          </w:p>
          <w:p w14:paraId="2D6C0D17" w14:textId="77777777" w:rsidR="00F6126C" w:rsidRDefault="00F6126C" w:rsidP="00F6126C">
            <w:pPr>
              <w:pBdr>
                <w:top w:val="nil"/>
                <w:left w:val="nil"/>
                <w:bottom w:val="nil"/>
                <w:right w:val="nil"/>
              </w:pBdr>
            </w:pPr>
            <w:r>
              <w:rPr>
                <w:rFonts w:eastAsia="Arial" w:cs="Arial"/>
                <w:color w:val="000000"/>
                <w:sz w:val="20"/>
              </w:rPr>
              <w:lastRenderedPageBreak/>
              <w:t> </w:t>
            </w:r>
          </w:p>
          <w:p w14:paraId="2D6C0D18"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eMDR -  Business Admin</w:t>
            </w:r>
          </w:p>
          <w:p w14:paraId="2D6C0D19"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eMDR -  FP</w:t>
            </w:r>
          </w:p>
          <w:p w14:paraId="2D6C0D1A"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eMDR -  Market Submitter</w:t>
            </w:r>
          </w:p>
          <w:p w14:paraId="2D6C0D1B"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eMDR  - VRS</w:t>
            </w:r>
          </w:p>
          <w:p w14:paraId="2D6C0D1C"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eMDR -  View Only</w:t>
            </w:r>
          </w:p>
          <w:p w14:paraId="2D6C0D1D" w14:textId="77777777" w:rsidR="00F6126C" w:rsidRDefault="00F6126C" w:rsidP="00F6126C">
            <w:pPr>
              <w:pBdr>
                <w:top w:val="nil"/>
                <w:left w:val="nil"/>
                <w:bottom w:val="nil"/>
                <w:right w:val="nil"/>
              </w:pBdr>
            </w:pPr>
            <w:r>
              <w:rPr>
                <w:rFonts w:eastAsia="Arial" w:cs="Arial"/>
                <w:color w:val="000000"/>
                <w:sz w:val="20"/>
              </w:rPr>
              <w:t> </w:t>
            </w:r>
          </w:p>
          <w:p w14:paraId="2D6C0D1E" w14:textId="77777777" w:rsidR="00F6126C" w:rsidRDefault="00F6126C" w:rsidP="00F6126C">
            <w:pPr>
              <w:pBdr>
                <w:top w:val="nil"/>
                <w:left w:val="nil"/>
                <w:bottom w:val="nil"/>
                <w:right w:val="nil"/>
              </w:pBdr>
            </w:pPr>
            <w:r>
              <w:rPr>
                <w:rFonts w:eastAsia="Arial" w:cs="Arial"/>
                <w:color w:val="000000"/>
                <w:sz w:val="20"/>
              </w:rPr>
              <w:t>Refer Group_Category_Workflow.xls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D1F" w14:textId="77777777" w:rsidR="00F6126C" w:rsidRDefault="00F6126C" w:rsidP="00F6126C">
            <w:pPr>
              <w:pBdr>
                <w:top w:val="nil"/>
                <w:left w:val="nil"/>
                <w:bottom w:val="nil"/>
                <w:right w:val="nil"/>
              </w:pBdr>
              <w:jc w:val="center"/>
            </w:pPr>
            <w:r>
              <w:rPr>
                <w:rFonts w:eastAsia="Arial" w:cs="Arial"/>
                <w:color w:val="000000"/>
                <w:sz w:val="20"/>
              </w:rPr>
              <w:lastRenderedPageBreak/>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D20" w14:textId="77777777" w:rsidR="00F6126C" w:rsidRDefault="00F6126C" w:rsidP="00F6126C">
            <w:pPr>
              <w:pBdr>
                <w:top w:val="nil"/>
                <w:left w:val="nil"/>
                <w:bottom w:val="nil"/>
                <w:right w:val="nil"/>
              </w:pBdr>
            </w:pPr>
            <w:r>
              <w:rPr>
                <w:rFonts w:eastAsia="Arial" w:cs="Arial"/>
                <w:color w:val="000000"/>
                <w:sz w:val="20"/>
              </w:rPr>
              <w:t>FRS-CH-REG-MDR-008-001,FRS-CH-REG-MDR-008-002,FRS-CH-UR-001-048</w:t>
            </w:r>
          </w:p>
        </w:tc>
      </w:tr>
      <w:tr w:rsidR="00F6126C" w14:paraId="2D6C0D30"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D22" w14:textId="77777777" w:rsidR="00F6126C" w:rsidRDefault="00F6126C" w:rsidP="00F6126C">
            <w:pPr>
              <w:pBdr>
                <w:top w:val="nil"/>
                <w:left w:val="nil"/>
                <w:bottom w:val="nil"/>
                <w:right w:val="nil"/>
              </w:pBdr>
            </w:pPr>
            <w:r>
              <w:rPr>
                <w:rFonts w:eastAsia="Arial" w:cs="Arial"/>
                <w:color w:val="000000"/>
                <w:sz w:val="20"/>
              </w:rPr>
              <w:t>DS-CH-CS-GC-036</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D23" w14:textId="77777777" w:rsidR="00F6126C" w:rsidRDefault="00F6126C" w:rsidP="00F6126C">
            <w:pPr>
              <w:pBdr>
                <w:top w:val="nil"/>
                <w:left w:val="nil"/>
                <w:bottom w:val="nil"/>
                <w:right w:val="nil"/>
              </w:pBdr>
            </w:pPr>
            <w:r>
              <w:rPr>
                <w:rFonts w:eastAsia="Arial" w:cs="Arial"/>
                <w:color w:val="000000"/>
                <w:sz w:val="20"/>
              </w:rPr>
              <w:t>The system shall be configured with below group categories and associated workflows for MIR record for progressing it through various states.</w:t>
            </w:r>
          </w:p>
          <w:p w14:paraId="2D6C0D24" w14:textId="77777777" w:rsidR="00F6126C" w:rsidRDefault="00F6126C" w:rsidP="00F6126C">
            <w:pPr>
              <w:pBdr>
                <w:top w:val="nil"/>
                <w:left w:val="nil"/>
                <w:bottom w:val="nil"/>
                <w:right w:val="nil"/>
              </w:pBdr>
            </w:pPr>
            <w:r>
              <w:rPr>
                <w:rFonts w:eastAsia="Arial" w:cs="Arial"/>
                <w:color w:val="000000"/>
                <w:sz w:val="20"/>
              </w:rPr>
              <w:t> </w:t>
            </w:r>
          </w:p>
          <w:p w14:paraId="2D6C0D25" w14:textId="77777777" w:rsidR="00F6126C" w:rsidRDefault="00F6126C" w:rsidP="00F6126C">
            <w:pPr>
              <w:pBdr>
                <w:top w:val="nil"/>
                <w:left w:val="nil"/>
                <w:bottom w:val="nil"/>
                <w:right w:val="nil"/>
              </w:pBdr>
            </w:pPr>
            <w:r>
              <w:rPr>
                <w:rFonts w:eastAsia="Arial" w:cs="Arial"/>
                <w:color w:val="000000"/>
                <w:sz w:val="20"/>
              </w:rPr>
              <w:t> </w:t>
            </w:r>
          </w:p>
          <w:p w14:paraId="2D6C0D26"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MIR - Business Admin</w:t>
            </w:r>
          </w:p>
          <w:p w14:paraId="2D6C0D27"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MIR – FP</w:t>
            </w:r>
          </w:p>
          <w:p w14:paraId="2D6C0D28"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MIR - Market Submitter</w:t>
            </w:r>
          </w:p>
          <w:p w14:paraId="2D6C0D29"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MIR – VRS</w:t>
            </w:r>
          </w:p>
          <w:p w14:paraId="2D6C0D2A"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MIR - View Only Create</w:t>
            </w:r>
          </w:p>
          <w:p w14:paraId="2D6C0D2B" w14:textId="77777777" w:rsidR="00F6126C" w:rsidRDefault="00F6126C" w:rsidP="00F6126C">
            <w:pPr>
              <w:pBdr>
                <w:top w:val="nil"/>
                <w:left w:val="nil"/>
                <w:bottom w:val="nil"/>
                <w:right w:val="nil"/>
              </w:pBdr>
              <w:ind w:left="720"/>
            </w:pPr>
            <w:r>
              <w:rPr>
                <w:rFonts w:eastAsia="Arial" w:cs="Arial"/>
                <w:color w:val="000000"/>
                <w:sz w:val="20"/>
              </w:rPr>
              <w:t> </w:t>
            </w:r>
          </w:p>
          <w:p w14:paraId="2D6C0D2C" w14:textId="77777777" w:rsidR="00F6126C" w:rsidRDefault="00F6126C" w:rsidP="00F6126C">
            <w:pPr>
              <w:pBdr>
                <w:top w:val="nil"/>
                <w:left w:val="nil"/>
                <w:bottom w:val="nil"/>
                <w:right w:val="nil"/>
              </w:pBdr>
            </w:pPr>
            <w:r>
              <w:rPr>
                <w:rFonts w:eastAsia="Arial" w:cs="Arial"/>
                <w:color w:val="000000"/>
                <w:sz w:val="20"/>
              </w:rPr>
              <w:t>Refer Group_Category_Workflow.xls</w:t>
            </w:r>
          </w:p>
          <w:p w14:paraId="2D6C0D2D" w14:textId="77777777" w:rsidR="00F6126C" w:rsidRDefault="00F6126C" w:rsidP="00F6126C">
            <w:pPr>
              <w:pBdr>
                <w:top w:val="nil"/>
                <w:left w:val="nil"/>
                <w:bottom w:val="nil"/>
                <w:right w:val="nil"/>
              </w:pBdr>
              <w:ind w:left="720"/>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D2E" w14:textId="77777777" w:rsidR="00F6126C" w:rsidRDefault="00F6126C" w:rsidP="00F6126C">
            <w:pPr>
              <w:pBdr>
                <w:top w:val="nil"/>
                <w:left w:val="nil"/>
                <w:bottom w:val="nil"/>
                <w:right w:val="nil"/>
              </w:pBdr>
              <w:jc w:val="center"/>
            </w:pPr>
            <w:r>
              <w:rPr>
                <w:rFonts w:eastAsia="Arial" w:cs="Arial"/>
                <w:color w:val="000000"/>
                <w:sz w:val="20"/>
              </w:rPr>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D2F" w14:textId="62E45CD5" w:rsidR="00F6126C" w:rsidRDefault="00F6126C" w:rsidP="00F6126C">
            <w:pPr>
              <w:pBdr>
                <w:top w:val="nil"/>
                <w:left w:val="nil"/>
                <w:bottom w:val="nil"/>
                <w:right w:val="nil"/>
              </w:pBdr>
            </w:pPr>
            <w:r>
              <w:rPr>
                <w:rFonts w:eastAsia="Arial" w:cs="Arial"/>
                <w:color w:val="000000"/>
                <w:sz w:val="20"/>
              </w:rPr>
              <w:t>FRS-CH-REG-GEN-002-023,</w:t>
            </w:r>
            <w:ins w:id="366" w:author="Kanungo, Kalpak (Cognizant)" w:date="2026-05-26T20:13:00Z" w16du:dateUtc="2026-05-26T14:43:00Z">
              <w:r w:rsidR="00B77374" w:rsidDel="00B77374">
                <w:rPr>
                  <w:rFonts w:eastAsia="Arial" w:cs="Arial"/>
                  <w:color w:val="000000"/>
                  <w:sz w:val="20"/>
                </w:rPr>
                <w:t xml:space="preserve"> </w:t>
              </w:r>
            </w:ins>
            <w:r>
              <w:rPr>
                <w:rFonts w:eastAsia="Arial" w:cs="Arial"/>
                <w:color w:val="000000"/>
                <w:sz w:val="20"/>
              </w:rPr>
              <w:t>FRS-CH-REG-GEN-002-024,URS-CH-REG-MIR-002,FRS-CH-REG-MIR-005-001,FRS-CH-REG-MIR-005-002,</w:t>
            </w:r>
            <w:del w:id="367" w:author="Kanungo, Kalpak (Cognizant)" w:date="2026-04-14T18:58:00Z" w16du:dateUtc="2026-04-14T13:28:00Z">
              <w:r w:rsidDel="00F40CB5">
                <w:rPr>
                  <w:rFonts w:eastAsia="Arial" w:cs="Arial"/>
                  <w:color w:val="000000"/>
                  <w:sz w:val="20"/>
                </w:rPr>
                <w:delText>FRS-CH-REG-GEN-014-001</w:delText>
              </w:r>
            </w:del>
            <w:r>
              <w:rPr>
                <w:rFonts w:eastAsia="Arial" w:cs="Arial"/>
                <w:color w:val="000000"/>
                <w:sz w:val="20"/>
              </w:rPr>
              <w:t xml:space="preserve">,FRS-CH-REG-GEN-014-002,FRS-CH-REG-MIR-007-002, FRS-CH-REG-MIR-007-001, </w:t>
            </w:r>
            <w:ins w:id="368" w:author="Kanungo, Kalpak (Cognizant)" w:date="2026-04-14T12:50:00Z" w16du:dateUtc="2026-04-14T07:20:00Z">
              <w:r w:rsidRPr="00D51C62">
                <w:rPr>
                  <w:rFonts w:eastAsia="Arial" w:cs="Arial"/>
                  <w:color w:val="000000"/>
                  <w:sz w:val="20"/>
                </w:rPr>
                <w:t>URS-CH-REG-GEN-006</w:t>
              </w:r>
            </w:ins>
            <w:del w:id="369" w:author="Kanungo, Kalpak (Cognizant)" w:date="2026-04-14T12:49:00Z" w16du:dateUtc="2026-04-14T07:19:00Z">
              <w:r w:rsidDel="00D51C62">
                <w:rPr>
                  <w:rFonts w:eastAsia="Arial" w:cs="Arial"/>
                  <w:color w:val="000000"/>
                  <w:sz w:val="20"/>
                </w:rPr>
                <w:delText>FRS-CH-REG-GEN-006-023,</w:delText>
              </w:r>
            </w:del>
            <w:ins w:id="370" w:author="Kanungo, Kalpak (Cognizant)" w:date="2026-04-14T12:50:00Z" w16du:dateUtc="2026-04-14T07:20:00Z">
              <w:r w:rsidDel="00BD407C">
                <w:rPr>
                  <w:rFonts w:eastAsia="Arial" w:cs="Arial"/>
                  <w:color w:val="000000"/>
                  <w:sz w:val="20"/>
                </w:rPr>
                <w:t xml:space="preserve"> </w:t>
              </w:r>
            </w:ins>
            <w:del w:id="371" w:author="Kanungo, Kalpak (Cognizant)" w:date="2026-04-14T12:50:00Z" w16du:dateUtc="2026-04-14T07:20:00Z">
              <w:r w:rsidDel="00BD407C">
                <w:rPr>
                  <w:rFonts w:eastAsia="Arial" w:cs="Arial"/>
                  <w:color w:val="000000"/>
                  <w:sz w:val="20"/>
                </w:rPr>
                <w:delText>FRS-CH-REG-GEN-006-024,</w:delText>
              </w:r>
            </w:del>
            <w:r>
              <w:rPr>
                <w:rFonts w:eastAsia="Arial" w:cs="Arial"/>
                <w:color w:val="000000"/>
                <w:sz w:val="20"/>
              </w:rPr>
              <w:t>FRS-CH-UR-001-049,</w:t>
            </w:r>
            <w:del w:id="372" w:author="Kanungo, Kalpak (Cognizant)" w:date="2026-04-14T19:00:00Z" w16du:dateUtc="2026-04-14T13:30:00Z">
              <w:r w:rsidDel="00992FBE">
                <w:rPr>
                  <w:rFonts w:eastAsia="Arial" w:cs="Arial"/>
                  <w:color w:val="000000"/>
                  <w:sz w:val="20"/>
                </w:rPr>
                <w:delText>FRS-CH-REG-GEN-014-003</w:delText>
              </w:r>
            </w:del>
            <w:r>
              <w:rPr>
                <w:rFonts w:eastAsia="Arial" w:cs="Arial"/>
                <w:color w:val="000000"/>
                <w:sz w:val="20"/>
              </w:rPr>
              <w:t>,</w:t>
            </w:r>
            <w:del w:id="373" w:author="Kanungo, Kalpak (Cognizant)" w:date="2026-04-14T19:01:00Z" w16du:dateUtc="2026-04-14T13:31:00Z">
              <w:r w:rsidDel="005347CE">
                <w:rPr>
                  <w:rFonts w:eastAsia="Arial" w:cs="Arial"/>
                  <w:color w:val="000000"/>
                  <w:sz w:val="20"/>
                </w:rPr>
                <w:delText>FRS-CH-REG-GEN-014-004</w:delText>
              </w:r>
            </w:del>
            <w:r>
              <w:rPr>
                <w:rFonts w:eastAsia="Arial" w:cs="Arial"/>
                <w:color w:val="000000"/>
                <w:sz w:val="20"/>
              </w:rPr>
              <w:t>,URS-CH-REG-MIR-010,FRS-CH-REG-MIR-006-002,FRS-CH-REG-MIR-006-001,FRS-CH-REG-GEN-021-001,FRS-CH-REG-GEN-021-002</w:t>
            </w:r>
          </w:p>
        </w:tc>
      </w:tr>
      <w:tr w:rsidR="00F6126C" w14:paraId="2D6C0D3E"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D31" w14:textId="77777777" w:rsidR="00F6126C" w:rsidRDefault="00F6126C" w:rsidP="00F6126C">
            <w:pPr>
              <w:pBdr>
                <w:top w:val="nil"/>
                <w:left w:val="nil"/>
                <w:bottom w:val="nil"/>
                <w:right w:val="nil"/>
              </w:pBdr>
            </w:pPr>
            <w:commentRangeStart w:id="374"/>
            <w:r>
              <w:rPr>
                <w:rFonts w:eastAsia="Arial" w:cs="Arial"/>
                <w:color w:val="000000"/>
                <w:sz w:val="20"/>
              </w:rPr>
              <w:t>DS-CH-CS-GC-037</w:t>
            </w:r>
            <w:commentRangeEnd w:id="374"/>
            <w:r>
              <w:rPr>
                <w:rStyle w:val="CommentReference"/>
                <w:sz w:val="18"/>
                <w:szCs w:val="24"/>
              </w:rPr>
              <w:commentReference w:id="374"/>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D32" w14:textId="77777777" w:rsidR="00F6126C" w:rsidRDefault="00F6126C" w:rsidP="00F6126C">
            <w:pPr>
              <w:pBdr>
                <w:top w:val="nil"/>
                <w:left w:val="nil"/>
                <w:bottom w:val="nil"/>
                <w:right w:val="nil"/>
              </w:pBdr>
            </w:pPr>
            <w:r>
              <w:rPr>
                <w:rFonts w:eastAsia="Arial" w:cs="Arial"/>
                <w:color w:val="000000"/>
                <w:sz w:val="20"/>
              </w:rPr>
              <w:t>The system shall be configured with below group categories and associated workflows for 'Reg Reporting Australia' record for progressing it through various states.</w:t>
            </w:r>
          </w:p>
          <w:p w14:paraId="2D6C0D33" w14:textId="77777777" w:rsidR="00F6126C" w:rsidRDefault="00F6126C" w:rsidP="00F6126C">
            <w:pPr>
              <w:pBdr>
                <w:top w:val="nil"/>
                <w:left w:val="nil"/>
                <w:bottom w:val="nil"/>
                <w:right w:val="nil"/>
              </w:pBdr>
            </w:pPr>
            <w:r>
              <w:rPr>
                <w:rFonts w:eastAsia="Arial" w:cs="Arial"/>
                <w:color w:val="000000"/>
                <w:sz w:val="20"/>
              </w:rPr>
              <w:t> </w:t>
            </w:r>
          </w:p>
          <w:p w14:paraId="2D6C0D34"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RR-Australia-Business Admin</w:t>
            </w:r>
          </w:p>
          <w:p w14:paraId="2D6C0D35"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RR-Australia-FP</w:t>
            </w:r>
          </w:p>
          <w:p w14:paraId="2D6C0D36"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RR-Australia-Market Submitter</w:t>
            </w:r>
          </w:p>
          <w:p w14:paraId="2D6C0D37"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RR-Australia-View Only Create</w:t>
            </w:r>
          </w:p>
          <w:p w14:paraId="2D6C0D38"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RR-Australia-VRS</w:t>
            </w:r>
          </w:p>
          <w:p w14:paraId="2D6C0D39" w14:textId="77777777" w:rsidR="00F6126C" w:rsidRDefault="00F6126C" w:rsidP="00F6126C">
            <w:pPr>
              <w:pBdr>
                <w:top w:val="nil"/>
                <w:left w:val="nil"/>
                <w:bottom w:val="nil"/>
                <w:right w:val="nil"/>
              </w:pBdr>
            </w:pPr>
            <w:r>
              <w:rPr>
                <w:rFonts w:eastAsia="Arial" w:cs="Arial"/>
                <w:color w:val="000000"/>
                <w:sz w:val="20"/>
              </w:rPr>
              <w:t> </w:t>
            </w:r>
          </w:p>
          <w:p w14:paraId="2D6C0D3A" w14:textId="77777777" w:rsidR="00F6126C" w:rsidRDefault="00F6126C" w:rsidP="00F6126C">
            <w:pPr>
              <w:pBdr>
                <w:top w:val="nil"/>
                <w:left w:val="nil"/>
                <w:bottom w:val="nil"/>
                <w:right w:val="nil"/>
              </w:pBdr>
            </w:pPr>
            <w:r>
              <w:rPr>
                <w:rFonts w:eastAsia="Arial" w:cs="Arial"/>
                <w:color w:val="000000"/>
                <w:sz w:val="20"/>
              </w:rPr>
              <w:lastRenderedPageBreak/>
              <w:t>Refer Group_Category_Workflow.xls</w:t>
            </w:r>
          </w:p>
          <w:p w14:paraId="2D6C0D3B" w14:textId="77777777" w:rsidR="00F6126C" w:rsidRDefault="00F6126C" w:rsidP="00F6126C">
            <w:pPr>
              <w:pBdr>
                <w:top w:val="nil"/>
                <w:left w:val="nil"/>
                <w:bottom w:val="nil"/>
                <w:right w:val="nil"/>
              </w:pBdr>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D3C" w14:textId="77777777" w:rsidR="00F6126C" w:rsidRDefault="00F6126C" w:rsidP="00F6126C">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D3D" w14:textId="7DD30913" w:rsidR="00F6126C" w:rsidRDefault="00F6126C" w:rsidP="00F6126C">
            <w:pPr>
              <w:pBdr>
                <w:top w:val="nil"/>
                <w:left w:val="nil"/>
                <w:bottom w:val="nil"/>
                <w:right w:val="nil"/>
              </w:pBdr>
            </w:pPr>
            <w:r>
              <w:rPr>
                <w:rFonts w:eastAsia="Arial" w:cs="Arial"/>
                <w:color w:val="000000"/>
                <w:sz w:val="20"/>
              </w:rPr>
              <w:t>FRS-CH-REG-GEN-002-001,FRS-CH-REG-GEN-002-002,</w:t>
            </w:r>
            <w:ins w:id="375" w:author="Kanungo, Kalpak (Cognizant)" w:date="2026-04-14T12:39:00Z" w16du:dateUtc="2026-04-14T07:09:00Z">
              <w:r>
                <w:t xml:space="preserve"> </w:t>
              </w:r>
              <w:r w:rsidRPr="00022287">
                <w:rPr>
                  <w:rFonts w:eastAsia="Arial" w:cs="Arial"/>
                  <w:color w:val="000000"/>
                  <w:sz w:val="20"/>
                </w:rPr>
                <w:t>URS-CH-REG-GEN-006</w:t>
              </w:r>
              <w:r w:rsidDel="003843D7">
                <w:rPr>
                  <w:rFonts w:eastAsia="Arial" w:cs="Arial"/>
                  <w:color w:val="000000"/>
                  <w:sz w:val="20"/>
                </w:rPr>
                <w:t xml:space="preserve"> </w:t>
              </w:r>
            </w:ins>
            <w:del w:id="376" w:author="Kanungo, Kalpak (Cognizant)" w:date="2026-04-14T12:39:00Z" w16du:dateUtc="2026-04-14T07:09:00Z">
              <w:r w:rsidDel="003843D7">
                <w:rPr>
                  <w:rFonts w:eastAsia="Arial" w:cs="Arial"/>
                  <w:color w:val="000000"/>
                  <w:sz w:val="20"/>
                </w:rPr>
                <w:delText>FRS-CH-REG-GEN-006-001</w:delText>
              </w:r>
            </w:del>
            <w:del w:id="377" w:author="Kanungo, Kalpak (Cognizant)" w:date="2026-04-14T12:41:00Z" w16du:dateUtc="2026-04-14T07:11:00Z">
              <w:r w:rsidDel="000B2C76">
                <w:rPr>
                  <w:rFonts w:eastAsia="Arial" w:cs="Arial"/>
                  <w:color w:val="000000"/>
                  <w:sz w:val="20"/>
                </w:rPr>
                <w:delText>,FRS-CH-REG-GEN-006-002,</w:delText>
              </w:r>
            </w:del>
            <w:ins w:id="378" w:author="Kanungo, Kalpak (Cognizant)" w:date="2026-04-14T18:13:00Z" w16du:dateUtc="2026-04-14T12:43:00Z">
              <w:r w:rsidDel="00CC5FE3">
                <w:rPr>
                  <w:rFonts w:eastAsia="Arial" w:cs="Arial"/>
                  <w:color w:val="000000"/>
                  <w:sz w:val="20"/>
                </w:rPr>
                <w:t xml:space="preserve"> </w:t>
              </w:r>
            </w:ins>
            <w:del w:id="379" w:author="Kanungo, Kalpak (Cognizant)" w:date="2026-04-14T18:13:00Z" w16du:dateUtc="2026-04-14T12:43:00Z">
              <w:r w:rsidDel="00CC5FE3">
                <w:rPr>
                  <w:rFonts w:eastAsia="Arial" w:cs="Arial"/>
                  <w:color w:val="000000"/>
                  <w:sz w:val="20"/>
                </w:rPr>
                <w:delText>FRS-CH-REG-GEN-008-001</w:delText>
              </w:r>
            </w:del>
            <w:r>
              <w:rPr>
                <w:rFonts w:eastAsia="Arial" w:cs="Arial"/>
                <w:color w:val="000000"/>
                <w:sz w:val="20"/>
              </w:rPr>
              <w:t>,</w:t>
            </w:r>
            <w:ins w:id="380" w:author="Kanungo, Kalpak (Cognizant)" w:date="2026-04-14T18:15:00Z" w16du:dateUtc="2026-04-14T12:45:00Z">
              <w:r w:rsidDel="007A45BB">
                <w:rPr>
                  <w:rFonts w:eastAsia="Arial" w:cs="Arial"/>
                  <w:color w:val="000000"/>
                  <w:sz w:val="20"/>
                </w:rPr>
                <w:t xml:space="preserve"> </w:t>
              </w:r>
            </w:ins>
            <w:del w:id="381" w:author="Kanungo, Kalpak (Cognizant)" w:date="2026-04-14T18:15:00Z" w16du:dateUtc="2026-04-14T12:45:00Z">
              <w:r w:rsidDel="007A45BB">
                <w:rPr>
                  <w:rFonts w:eastAsia="Arial" w:cs="Arial"/>
                  <w:color w:val="000000"/>
                  <w:sz w:val="20"/>
                </w:rPr>
                <w:delText>FRS-CH-REG-GEN-008-002</w:delText>
              </w:r>
            </w:del>
            <w:r>
              <w:rPr>
                <w:rFonts w:eastAsia="Arial" w:cs="Arial"/>
                <w:color w:val="000000"/>
                <w:sz w:val="20"/>
              </w:rPr>
              <w:t>,FRS-CH-REG-OTH-028-001,FRS-CH-REG-OTH-028-002,FRS-CH-REG-OTH-029-</w:t>
            </w:r>
            <w:r>
              <w:rPr>
                <w:rFonts w:eastAsia="Arial" w:cs="Arial"/>
                <w:color w:val="000000"/>
                <w:sz w:val="20"/>
              </w:rPr>
              <w:lastRenderedPageBreak/>
              <w:t>001,FRS-CH-REG-OTH-029-002,FRS-CH-REG-OTH-031-001,FRS-CH-REG-OTH-031-002,FRS-CH-REG-OTH-031-003,FRS-CH-REG-OTH-031-004,FRS-CH-REG-OTH-033-001,FRS-CH-REG-OTH-033-002,</w:t>
            </w:r>
            <w:del w:id="382" w:author="Kanungo, Kalpak (Cognizant)" w:date="2026-04-14T18:58:00Z" w16du:dateUtc="2026-04-14T13:28:00Z">
              <w:r w:rsidDel="00F40CB5">
                <w:rPr>
                  <w:rFonts w:eastAsia="Arial" w:cs="Arial"/>
                  <w:color w:val="000000"/>
                  <w:sz w:val="20"/>
                </w:rPr>
                <w:delText>FRS-CH-REG-GEN-014-001</w:delText>
              </w:r>
            </w:del>
            <w:r>
              <w:rPr>
                <w:rFonts w:eastAsia="Arial" w:cs="Arial"/>
                <w:color w:val="000000"/>
                <w:sz w:val="20"/>
              </w:rPr>
              <w:t>,FRS-CH-REG-GEN-014-002,FRS-CH-UR-001-050,</w:t>
            </w:r>
            <w:del w:id="383" w:author="Kanungo, Kalpak (Cognizant)" w:date="2026-04-14T19:01:00Z" w16du:dateUtc="2026-04-14T13:31:00Z">
              <w:r w:rsidDel="005347CE">
                <w:rPr>
                  <w:rFonts w:eastAsia="Arial" w:cs="Arial"/>
                  <w:color w:val="000000"/>
                  <w:sz w:val="20"/>
                </w:rPr>
                <w:delText>FRS-CH-REG-GEN-014-004</w:delText>
              </w:r>
            </w:del>
            <w:r>
              <w:rPr>
                <w:rFonts w:eastAsia="Arial" w:cs="Arial"/>
                <w:color w:val="000000"/>
                <w:sz w:val="20"/>
              </w:rPr>
              <w:t>,</w:t>
            </w:r>
            <w:del w:id="384" w:author="Kanungo, Kalpak (Cognizant)" w:date="2026-04-14T19:00:00Z" w16du:dateUtc="2026-04-14T13:30:00Z">
              <w:r w:rsidDel="00992FBE">
                <w:rPr>
                  <w:rFonts w:eastAsia="Arial" w:cs="Arial"/>
                  <w:color w:val="000000"/>
                  <w:sz w:val="20"/>
                </w:rPr>
                <w:delText>FRS-CH-REG-GEN-014-003</w:delText>
              </w:r>
            </w:del>
            <w:r>
              <w:rPr>
                <w:rFonts w:eastAsia="Arial" w:cs="Arial"/>
                <w:color w:val="000000"/>
                <w:sz w:val="20"/>
              </w:rPr>
              <w:t>,FRS-CH-REG-GEN-021-001,FRS-CH-REG-GEN-021-002</w:t>
            </w:r>
          </w:p>
        </w:tc>
      </w:tr>
      <w:tr w:rsidR="00F6126C" w14:paraId="2D6C0D4C"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D3F" w14:textId="77777777" w:rsidR="00F6126C" w:rsidRDefault="00F6126C" w:rsidP="00F6126C">
            <w:pPr>
              <w:pBdr>
                <w:top w:val="nil"/>
                <w:left w:val="nil"/>
                <w:bottom w:val="nil"/>
                <w:right w:val="nil"/>
              </w:pBdr>
            </w:pPr>
            <w:commentRangeStart w:id="385"/>
            <w:r>
              <w:rPr>
                <w:rFonts w:eastAsia="Arial" w:cs="Arial"/>
                <w:color w:val="000000"/>
                <w:sz w:val="20"/>
              </w:rPr>
              <w:lastRenderedPageBreak/>
              <w:t>DS-CH-CS-GC-038</w:t>
            </w:r>
            <w:commentRangeEnd w:id="385"/>
            <w:r>
              <w:rPr>
                <w:rStyle w:val="CommentReference"/>
                <w:sz w:val="18"/>
                <w:szCs w:val="24"/>
              </w:rPr>
              <w:commentReference w:id="385"/>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D40" w14:textId="77777777" w:rsidR="00F6126C" w:rsidRDefault="00F6126C" w:rsidP="00F6126C">
            <w:pPr>
              <w:pBdr>
                <w:top w:val="nil"/>
                <w:left w:val="nil"/>
                <w:bottom w:val="nil"/>
                <w:right w:val="nil"/>
              </w:pBdr>
            </w:pPr>
            <w:r>
              <w:rPr>
                <w:rFonts w:eastAsia="Arial" w:cs="Arial"/>
                <w:color w:val="000000"/>
                <w:sz w:val="20"/>
              </w:rPr>
              <w:t>The system shall be configured with below group categories and associated workflows for 'Reg Reporting Canada' record for progressing it through various states.</w:t>
            </w:r>
          </w:p>
          <w:p w14:paraId="2D6C0D41" w14:textId="77777777" w:rsidR="00F6126C" w:rsidRDefault="00F6126C" w:rsidP="00F6126C">
            <w:pPr>
              <w:pBdr>
                <w:top w:val="nil"/>
                <w:left w:val="nil"/>
                <w:bottom w:val="nil"/>
                <w:right w:val="nil"/>
              </w:pBdr>
            </w:pPr>
            <w:r>
              <w:rPr>
                <w:rFonts w:eastAsia="Arial" w:cs="Arial"/>
                <w:color w:val="000000"/>
                <w:sz w:val="20"/>
              </w:rPr>
              <w:t> </w:t>
            </w:r>
          </w:p>
          <w:p w14:paraId="2D6C0D42"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RR-Canada-Business Admin</w:t>
            </w:r>
          </w:p>
          <w:p w14:paraId="2D6C0D43"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RR-Canada-FP</w:t>
            </w:r>
          </w:p>
          <w:p w14:paraId="2D6C0D44"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RR-Canada-Market Submitter</w:t>
            </w:r>
          </w:p>
          <w:p w14:paraId="2D6C0D45"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RR-Canada-VRS</w:t>
            </w:r>
          </w:p>
          <w:p w14:paraId="2D6C0D46" w14:textId="77777777" w:rsidR="00F6126C" w:rsidRDefault="00F6126C" w:rsidP="00F6126C">
            <w:pPr>
              <w:pBdr>
                <w:top w:val="nil"/>
                <w:left w:val="nil"/>
                <w:bottom w:val="nil"/>
                <w:right w:val="nil"/>
              </w:pBdr>
            </w:pPr>
            <w:r>
              <w:rPr>
                <w:rFonts w:eastAsia="Arial" w:cs="Arial"/>
                <w:color w:val="000000"/>
                <w:sz w:val="20"/>
              </w:rPr>
              <w:t> </w:t>
            </w:r>
          </w:p>
          <w:p w14:paraId="2D6C0D47" w14:textId="77777777" w:rsidR="00F6126C" w:rsidRDefault="00F6126C" w:rsidP="00F6126C">
            <w:pPr>
              <w:pBdr>
                <w:top w:val="nil"/>
                <w:left w:val="nil"/>
                <w:bottom w:val="nil"/>
                <w:right w:val="nil"/>
              </w:pBdr>
            </w:pPr>
            <w:r>
              <w:rPr>
                <w:rFonts w:eastAsia="Arial" w:cs="Arial"/>
                <w:color w:val="000000"/>
                <w:sz w:val="20"/>
              </w:rPr>
              <w:t>Refer Group_Category_Workflow.xls</w:t>
            </w:r>
          </w:p>
          <w:p w14:paraId="2D6C0D48" w14:textId="77777777" w:rsidR="00F6126C" w:rsidRDefault="00F6126C" w:rsidP="00F6126C">
            <w:pPr>
              <w:pBdr>
                <w:top w:val="nil"/>
                <w:left w:val="nil"/>
                <w:bottom w:val="nil"/>
                <w:right w:val="nil"/>
              </w:pBdr>
            </w:pPr>
            <w:r>
              <w:rPr>
                <w:rFonts w:eastAsia="Arial" w:cs="Arial"/>
                <w:color w:val="000000"/>
                <w:sz w:val="20"/>
              </w:rPr>
              <w:t> </w:t>
            </w:r>
          </w:p>
          <w:p w14:paraId="2D6C0D49" w14:textId="77777777" w:rsidR="00F6126C" w:rsidRDefault="00F6126C" w:rsidP="00F6126C">
            <w:pPr>
              <w:pBdr>
                <w:top w:val="nil"/>
                <w:left w:val="nil"/>
                <w:bottom w:val="nil"/>
                <w:right w:val="nil"/>
              </w:pBdr>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D4A"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D4B" w14:textId="2410108B" w:rsidR="00F6126C" w:rsidRDefault="00F6126C" w:rsidP="00F6126C">
            <w:pPr>
              <w:pBdr>
                <w:top w:val="nil"/>
                <w:left w:val="nil"/>
                <w:bottom w:val="nil"/>
                <w:right w:val="nil"/>
              </w:pBdr>
            </w:pPr>
            <w:r>
              <w:rPr>
                <w:rFonts w:eastAsia="Arial" w:cs="Arial"/>
                <w:color w:val="000000"/>
                <w:sz w:val="20"/>
              </w:rPr>
              <w:t>FRS-CH-REG-GEN-002-003,FRS-CH-REG-GEN-002-004,</w:t>
            </w:r>
            <w:ins w:id="386" w:author="Kanungo, Kalpak (Cognizant)" w:date="2026-04-14T12:41:00Z" w16du:dateUtc="2026-04-14T07:11:00Z">
              <w:r>
                <w:t xml:space="preserve"> </w:t>
              </w:r>
              <w:r w:rsidRPr="004B3A9E">
                <w:rPr>
                  <w:rFonts w:eastAsia="Arial" w:cs="Arial"/>
                  <w:color w:val="000000"/>
                  <w:sz w:val="20"/>
                </w:rPr>
                <w:t>URS-CH-REG-GEN-006</w:t>
              </w:r>
              <w:r w:rsidDel="004B3A9E">
                <w:rPr>
                  <w:rFonts w:eastAsia="Arial" w:cs="Arial"/>
                  <w:color w:val="000000"/>
                  <w:sz w:val="20"/>
                </w:rPr>
                <w:t xml:space="preserve"> </w:t>
              </w:r>
            </w:ins>
            <w:del w:id="387" w:author="Kanungo, Kalpak (Cognizant)" w:date="2026-04-14T12:41:00Z" w16du:dateUtc="2026-04-14T07:11:00Z">
              <w:r w:rsidDel="004B3A9E">
                <w:rPr>
                  <w:rFonts w:eastAsia="Arial" w:cs="Arial"/>
                  <w:color w:val="000000"/>
                  <w:sz w:val="20"/>
                </w:rPr>
                <w:delText>FRS-CH-REG-GEN-006-003</w:delText>
              </w:r>
            </w:del>
            <w:del w:id="388" w:author="Kanungo, Kalpak (Cognizant)" w:date="2026-04-14T12:42:00Z" w16du:dateUtc="2026-04-14T07:12:00Z">
              <w:r w:rsidDel="00787636">
                <w:rPr>
                  <w:rFonts w:eastAsia="Arial" w:cs="Arial"/>
                  <w:color w:val="000000"/>
                  <w:sz w:val="20"/>
                </w:rPr>
                <w:delText>,FRS-CH-REG-GEN-006-004,</w:delText>
              </w:r>
            </w:del>
            <w:r>
              <w:rPr>
                <w:rFonts w:eastAsia="Arial" w:cs="Arial"/>
                <w:color w:val="000000"/>
                <w:sz w:val="20"/>
              </w:rPr>
              <w:t>FRS-CH-REG-OTH-028-003,FRS-CH-REG-OTH-028-004,FRS-CH-REG-OTH-029-003,FRS-CH-REG-OTH-029-004,FRS-CH-REG-OTH-031-005,FRS-CH-REG-OTH-031-006,FRS-CH-REG-OTH-031-007,FRS-CH-REG-OTH-031-008,FRS-CH-REG-OTH-033-003,FRS-CH-REG-OTH-033-004,</w:t>
            </w:r>
            <w:del w:id="389" w:author="Kanungo, Kalpak (Cognizant)" w:date="2026-04-14T18:58:00Z" w16du:dateUtc="2026-04-14T13:28:00Z">
              <w:r w:rsidDel="00F40CB5">
                <w:rPr>
                  <w:rFonts w:eastAsia="Arial" w:cs="Arial"/>
                  <w:color w:val="000000"/>
                  <w:sz w:val="20"/>
                </w:rPr>
                <w:delText>FRS-CH-REG-GEN-014-001</w:delText>
              </w:r>
            </w:del>
            <w:r>
              <w:rPr>
                <w:rFonts w:eastAsia="Arial" w:cs="Arial"/>
                <w:color w:val="000000"/>
                <w:sz w:val="20"/>
              </w:rPr>
              <w:t>,FRS-CH-REG-GEN-014-002,FRS-CH-UR-001-051,</w:t>
            </w:r>
            <w:del w:id="390" w:author="Kanungo, Kalpak (Cognizant)" w:date="2026-04-14T19:00:00Z" w16du:dateUtc="2026-04-14T13:30:00Z">
              <w:r w:rsidDel="00992FBE">
                <w:rPr>
                  <w:rFonts w:eastAsia="Arial" w:cs="Arial"/>
                  <w:color w:val="000000"/>
                  <w:sz w:val="20"/>
                </w:rPr>
                <w:delText>FRS-CH-REG-GEN-014-003</w:delText>
              </w:r>
            </w:del>
            <w:r>
              <w:rPr>
                <w:rFonts w:eastAsia="Arial" w:cs="Arial"/>
                <w:color w:val="000000"/>
                <w:sz w:val="20"/>
              </w:rPr>
              <w:t>,</w:t>
            </w:r>
            <w:del w:id="391" w:author="Kanungo, Kalpak (Cognizant)" w:date="2026-04-14T19:01:00Z" w16du:dateUtc="2026-04-14T13:31:00Z">
              <w:r w:rsidDel="005347CE">
                <w:rPr>
                  <w:rFonts w:eastAsia="Arial" w:cs="Arial"/>
                  <w:color w:val="000000"/>
                  <w:sz w:val="20"/>
                </w:rPr>
                <w:delText>FRS-CH-REG-GEN-014-004</w:delText>
              </w:r>
            </w:del>
            <w:r>
              <w:rPr>
                <w:rFonts w:eastAsia="Arial" w:cs="Arial"/>
                <w:color w:val="000000"/>
                <w:sz w:val="20"/>
              </w:rPr>
              <w:t>,FRS-CH-REG-GEN-021-001,FRS-CH-REG-GEN-021-002</w:t>
            </w:r>
          </w:p>
        </w:tc>
      </w:tr>
      <w:tr w:rsidR="00F6126C" w14:paraId="2D6C0D5A"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D4D" w14:textId="77777777" w:rsidR="00F6126C" w:rsidRDefault="00F6126C" w:rsidP="00F6126C">
            <w:pPr>
              <w:pBdr>
                <w:top w:val="nil"/>
                <w:left w:val="nil"/>
                <w:bottom w:val="nil"/>
                <w:right w:val="nil"/>
              </w:pBdr>
            </w:pPr>
            <w:r>
              <w:rPr>
                <w:rFonts w:eastAsia="Arial" w:cs="Arial"/>
                <w:color w:val="000000"/>
                <w:sz w:val="20"/>
              </w:rPr>
              <w:lastRenderedPageBreak/>
              <w:t>DS-CH-CS-GC-039</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D4E" w14:textId="77777777" w:rsidR="00F6126C" w:rsidRDefault="00F6126C" w:rsidP="00F6126C">
            <w:pPr>
              <w:pBdr>
                <w:top w:val="nil"/>
                <w:left w:val="nil"/>
                <w:bottom w:val="nil"/>
                <w:right w:val="nil"/>
              </w:pBdr>
            </w:pPr>
            <w:r>
              <w:rPr>
                <w:rFonts w:eastAsia="Arial" w:cs="Arial"/>
                <w:color w:val="000000"/>
                <w:sz w:val="20"/>
              </w:rPr>
              <w:t>The system shall be configured with below group categories and associated workflows for 'Reg Reporting China' record for progressing it through various states.</w:t>
            </w:r>
          </w:p>
          <w:p w14:paraId="2D6C0D4F" w14:textId="77777777" w:rsidR="00F6126C" w:rsidRDefault="00F6126C" w:rsidP="00F6126C">
            <w:pPr>
              <w:pBdr>
                <w:top w:val="nil"/>
                <w:left w:val="nil"/>
                <w:bottom w:val="nil"/>
                <w:right w:val="nil"/>
              </w:pBdr>
            </w:pPr>
            <w:r>
              <w:rPr>
                <w:rFonts w:eastAsia="Arial" w:cs="Arial"/>
                <w:color w:val="000000"/>
                <w:sz w:val="20"/>
              </w:rPr>
              <w:t> </w:t>
            </w:r>
          </w:p>
          <w:p w14:paraId="2D6C0D50"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RR-China-Business Admin</w:t>
            </w:r>
          </w:p>
          <w:p w14:paraId="2D6C0D51"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RR-China-FP</w:t>
            </w:r>
          </w:p>
          <w:p w14:paraId="2D6C0D52"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RR-China-Market Submitter</w:t>
            </w:r>
          </w:p>
          <w:p w14:paraId="2D6C0D53"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RR-China-VRS</w:t>
            </w:r>
          </w:p>
          <w:p w14:paraId="2D6C0D54"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RR-China-View Only Create</w:t>
            </w:r>
          </w:p>
          <w:p w14:paraId="2D6C0D55" w14:textId="77777777" w:rsidR="00F6126C" w:rsidRDefault="00F6126C" w:rsidP="00F6126C">
            <w:pPr>
              <w:pBdr>
                <w:top w:val="nil"/>
                <w:left w:val="nil"/>
                <w:bottom w:val="nil"/>
                <w:right w:val="nil"/>
              </w:pBdr>
              <w:ind w:left="720"/>
            </w:pPr>
            <w:r>
              <w:rPr>
                <w:rFonts w:eastAsia="Arial" w:cs="Arial"/>
                <w:color w:val="000000"/>
                <w:sz w:val="20"/>
              </w:rPr>
              <w:t> </w:t>
            </w:r>
          </w:p>
          <w:p w14:paraId="2D6C0D56" w14:textId="77777777" w:rsidR="00F6126C" w:rsidRDefault="00F6126C" w:rsidP="00F6126C">
            <w:pPr>
              <w:pBdr>
                <w:top w:val="nil"/>
                <w:left w:val="nil"/>
                <w:bottom w:val="nil"/>
                <w:right w:val="nil"/>
              </w:pBdr>
            </w:pPr>
            <w:r>
              <w:rPr>
                <w:rFonts w:eastAsia="Arial" w:cs="Arial"/>
                <w:color w:val="000000"/>
                <w:sz w:val="20"/>
              </w:rPr>
              <w:t>Refer Group_Category_Workflow.xls</w:t>
            </w:r>
          </w:p>
          <w:p w14:paraId="2D6C0D57" w14:textId="77777777" w:rsidR="00F6126C" w:rsidRDefault="00F6126C" w:rsidP="00F6126C">
            <w:pPr>
              <w:pBdr>
                <w:top w:val="nil"/>
                <w:left w:val="nil"/>
                <w:bottom w:val="nil"/>
                <w:right w:val="nil"/>
              </w:pBdr>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D58"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D59" w14:textId="17577B0B" w:rsidR="00F6126C" w:rsidRDefault="00F6126C" w:rsidP="00F6126C">
            <w:pPr>
              <w:pBdr>
                <w:top w:val="nil"/>
                <w:left w:val="nil"/>
                <w:bottom w:val="nil"/>
                <w:right w:val="nil"/>
              </w:pBdr>
            </w:pPr>
            <w:r>
              <w:rPr>
                <w:rFonts w:eastAsia="Arial" w:cs="Arial"/>
                <w:color w:val="000000"/>
                <w:sz w:val="20"/>
              </w:rPr>
              <w:t>FRS-CH-REG-GEN-002-005,FRS-CH-REG-GEN-002-006,</w:t>
            </w:r>
            <w:ins w:id="392" w:author="Kanungo, Kalpak (Cognizant)" w:date="2026-04-14T12:43:00Z" w16du:dateUtc="2026-04-14T07:13:00Z">
              <w:r>
                <w:t xml:space="preserve"> </w:t>
              </w:r>
              <w:r w:rsidRPr="00F14923">
                <w:rPr>
                  <w:rFonts w:eastAsia="Arial" w:cs="Arial"/>
                  <w:color w:val="000000"/>
                  <w:sz w:val="20"/>
                </w:rPr>
                <w:t>URS-CH-REG-GEN-006</w:t>
              </w:r>
              <w:r w:rsidDel="00BC39E4">
                <w:rPr>
                  <w:rFonts w:eastAsia="Arial" w:cs="Arial"/>
                  <w:color w:val="000000"/>
                  <w:sz w:val="20"/>
                </w:rPr>
                <w:t xml:space="preserve"> </w:t>
              </w:r>
            </w:ins>
            <w:del w:id="393" w:author="Kanungo, Kalpak (Cognizant)" w:date="2026-04-14T12:43:00Z" w16du:dateUtc="2026-04-14T07:13:00Z">
              <w:r w:rsidDel="00BC39E4">
                <w:rPr>
                  <w:rFonts w:eastAsia="Arial" w:cs="Arial"/>
                  <w:color w:val="000000"/>
                  <w:sz w:val="20"/>
                </w:rPr>
                <w:delText>FRS-CH-REG-GEN-006-005,</w:delText>
              </w:r>
            </w:del>
            <w:ins w:id="394" w:author="Kanungo, Kalpak (Cognizant)" w:date="2026-04-14T12:44:00Z" w16du:dateUtc="2026-04-14T07:14:00Z">
              <w:r w:rsidDel="00964C04">
                <w:rPr>
                  <w:rFonts w:eastAsia="Arial" w:cs="Arial"/>
                  <w:color w:val="000000"/>
                  <w:sz w:val="20"/>
                </w:rPr>
                <w:t xml:space="preserve"> </w:t>
              </w:r>
            </w:ins>
            <w:del w:id="395" w:author="Kanungo, Kalpak (Cognizant)" w:date="2026-04-14T12:44:00Z" w16du:dateUtc="2026-04-14T07:14:00Z">
              <w:r w:rsidDel="00964C04">
                <w:rPr>
                  <w:rFonts w:eastAsia="Arial" w:cs="Arial"/>
                  <w:color w:val="000000"/>
                  <w:sz w:val="20"/>
                </w:rPr>
                <w:delText>FRS-CH-REG-GEN-006-006,</w:delText>
              </w:r>
            </w:del>
            <w:r>
              <w:rPr>
                <w:rFonts w:eastAsia="Arial" w:cs="Arial"/>
                <w:color w:val="000000"/>
                <w:sz w:val="20"/>
              </w:rPr>
              <w:t>FRS-CH-REG-OTH-028-005,FRS-CH-REG-OTH-028-006,FRS-CH-REG-OTH-029-005,FRS-CH-REG-OTH-029-006,FRS-CH-REG-OTH-033-005,FRS-CH-REG-OTH-033-006,FRS-CH-REG-OTH-031-009,FRS-CH-REG-OTH-031-010,FRS-CH-REG-OTH-031-011,FRS-CH-REG-OTH-031-012,</w:t>
            </w:r>
            <w:del w:id="396" w:author="Kanungo, Kalpak (Cognizant)" w:date="2026-04-14T18:58:00Z" w16du:dateUtc="2026-04-14T13:28:00Z">
              <w:r w:rsidDel="00F40CB5">
                <w:rPr>
                  <w:rFonts w:eastAsia="Arial" w:cs="Arial"/>
                  <w:color w:val="000000"/>
                  <w:sz w:val="20"/>
                </w:rPr>
                <w:delText>FRS-CH-REG-GEN-014-001</w:delText>
              </w:r>
            </w:del>
            <w:r>
              <w:rPr>
                <w:rFonts w:eastAsia="Arial" w:cs="Arial"/>
                <w:color w:val="000000"/>
                <w:sz w:val="20"/>
              </w:rPr>
              <w:t>,FRS-CH-REG-GEN-014-002,FRS-CH-UR-001-052,</w:t>
            </w:r>
            <w:del w:id="397" w:author="Kanungo, Kalpak (Cognizant)" w:date="2026-04-14T19:00:00Z" w16du:dateUtc="2026-04-14T13:30:00Z">
              <w:r w:rsidDel="00992FBE">
                <w:rPr>
                  <w:rFonts w:eastAsia="Arial" w:cs="Arial"/>
                  <w:color w:val="000000"/>
                  <w:sz w:val="20"/>
                </w:rPr>
                <w:delText>FRS-CH-REG-GEN-014-003</w:delText>
              </w:r>
            </w:del>
            <w:r>
              <w:rPr>
                <w:rFonts w:eastAsia="Arial" w:cs="Arial"/>
                <w:color w:val="000000"/>
                <w:sz w:val="20"/>
              </w:rPr>
              <w:t>,</w:t>
            </w:r>
            <w:del w:id="398" w:author="Kanungo, Kalpak (Cognizant)" w:date="2026-04-14T19:01:00Z" w16du:dateUtc="2026-04-14T13:31:00Z">
              <w:r w:rsidDel="005347CE">
                <w:rPr>
                  <w:rFonts w:eastAsia="Arial" w:cs="Arial"/>
                  <w:color w:val="000000"/>
                  <w:sz w:val="20"/>
                </w:rPr>
                <w:delText>FRS-CH-REG-GEN-014-004</w:delText>
              </w:r>
            </w:del>
            <w:r>
              <w:rPr>
                <w:rFonts w:eastAsia="Arial" w:cs="Arial"/>
                <w:color w:val="000000"/>
                <w:sz w:val="20"/>
              </w:rPr>
              <w:t>,FRS-CH-REG-GEN-021-001,FRS-CH-REG-GEN-021-002</w:t>
            </w:r>
          </w:p>
        </w:tc>
      </w:tr>
      <w:tr w:rsidR="00F6126C" w14:paraId="2D6C0D68"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D5B" w14:textId="77777777" w:rsidR="00F6126C" w:rsidRDefault="00F6126C" w:rsidP="00F6126C">
            <w:pPr>
              <w:pBdr>
                <w:top w:val="nil"/>
                <w:left w:val="nil"/>
                <w:bottom w:val="nil"/>
                <w:right w:val="nil"/>
              </w:pBdr>
            </w:pPr>
            <w:r>
              <w:rPr>
                <w:rFonts w:eastAsia="Arial" w:cs="Arial"/>
                <w:color w:val="000000"/>
                <w:sz w:val="20"/>
              </w:rPr>
              <w:t>DS-CH-CS-GC-040</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D5C" w14:textId="77777777" w:rsidR="00F6126C" w:rsidRDefault="00F6126C" w:rsidP="00F6126C">
            <w:pPr>
              <w:pBdr>
                <w:top w:val="nil"/>
                <w:left w:val="nil"/>
                <w:bottom w:val="nil"/>
                <w:right w:val="nil"/>
              </w:pBdr>
            </w:pPr>
            <w:r>
              <w:rPr>
                <w:rFonts w:eastAsia="Arial" w:cs="Arial"/>
                <w:color w:val="000000"/>
                <w:sz w:val="20"/>
              </w:rPr>
              <w:t>The system shall be configured with below group categories and associated workflows for 'Generic Reg Reporting’ record for progressing it through various states.</w:t>
            </w:r>
          </w:p>
          <w:p w14:paraId="2D6C0D5D" w14:textId="77777777" w:rsidR="00F6126C" w:rsidRDefault="00F6126C" w:rsidP="00F6126C">
            <w:pPr>
              <w:pBdr>
                <w:top w:val="nil"/>
                <w:left w:val="nil"/>
                <w:bottom w:val="nil"/>
                <w:right w:val="nil"/>
              </w:pBdr>
            </w:pPr>
            <w:r>
              <w:rPr>
                <w:rFonts w:eastAsia="Arial" w:cs="Arial"/>
                <w:color w:val="000000"/>
                <w:sz w:val="20"/>
              </w:rPr>
              <w:t> </w:t>
            </w:r>
          </w:p>
          <w:p w14:paraId="2D6C0D5E"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RR-General-Business Admin</w:t>
            </w:r>
          </w:p>
          <w:p w14:paraId="2D6C0D5F"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RR-General-FP</w:t>
            </w:r>
          </w:p>
          <w:p w14:paraId="2D6C0D60"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RR-General-Market Submitter</w:t>
            </w:r>
          </w:p>
          <w:p w14:paraId="2D6C0D61"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RR-General-VRS</w:t>
            </w:r>
          </w:p>
          <w:p w14:paraId="2D6C0D62"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RR-General-View Only Create</w:t>
            </w:r>
          </w:p>
          <w:p w14:paraId="2D6C0D63" w14:textId="77777777" w:rsidR="00F6126C" w:rsidRDefault="00F6126C" w:rsidP="00F6126C">
            <w:pPr>
              <w:pBdr>
                <w:top w:val="nil"/>
                <w:left w:val="nil"/>
                <w:bottom w:val="nil"/>
                <w:right w:val="nil"/>
              </w:pBdr>
            </w:pPr>
            <w:r>
              <w:rPr>
                <w:rFonts w:eastAsia="Arial" w:cs="Arial"/>
                <w:color w:val="000000"/>
                <w:sz w:val="20"/>
              </w:rPr>
              <w:t> </w:t>
            </w:r>
          </w:p>
          <w:p w14:paraId="2D6C0D64" w14:textId="77777777" w:rsidR="00F6126C" w:rsidRDefault="00F6126C" w:rsidP="00F6126C">
            <w:pPr>
              <w:pBdr>
                <w:top w:val="nil"/>
                <w:left w:val="nil"/>
                <w:bottom w:val="nil"/>
                <w:right w:val="nil"/>
              </w:pBdr>
            </w:pPr>
            <w:r>
              <w:rPr>
                <w:rFonts w:eastAsia="Arial" w:cs="Arial"/>
                <w:color w:val="000000"/>
                <w:sz w:val="20"/>
              </w:rPr>
              <w:t>Refer Group_Category_Workflow.xls</w:t>
            </w:r>
          </w:p>
          <w:p w14:paraId="2D6C0D65" w14:textId="77777777" w:rsidR="00F6126C" w:rsidRDefault="00F6126C" w:rsidP="00F6126C">
            <w:pPr>
              <w:pBdr>
                <w:top w:val="nil"/>
                <w:left w:val="nil"/>
                <w:bottom w:val="nil"/>
                <w:right w:val="nil"/>
              </w:pBdr>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D66"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D67" w14:textId="1218009C" w:rsidR="00F6126C" w:rsidRDefault="00F6126C" w:rsidP="00F6126C">
            <w:pPr>
              <w:pBdr>
                <w:top w:val="nil"/>
                <w:left w:val="nil"/>
                <w:bottom w:val="nil"/>
                <w:right w:val="nil"/>
              </w:pBdr>
            </w:pPr>
            <w:r>
              <w:rPr>
                <w:rFonts w:eastAsia="Arial" w:cs="Arial"/>
                <w:color w:val="000000"/>
                <w:sz w:val="20"/>
              </w:rPr>
              <w:t>FRS-CH-REG-GEN-002-007,FRS-CH-REG-GEN-002-008,</w:t>
            </w:r>
            <w:ins w:id="399" w:author="Kanungo, Kalpak (Cognizant)" w:date="2026-04-14T12:45:00Z" w16du:dateUtc="2026-04-14T07:15:00Z">
              <w:r w:rsidRPr="00AD6C90">
                <w:rPr>
                  <w:rFonts w:eastAsia="Arial" w:cs="Arial"/>
                  <w:color w:val="000000"/>
                  <w:sz w:val="20"/>
                </w:rPr>
                <w:t>URS-CH-REG-GEN-006</w:t>
              </w:r>
              <w:r w:rsidDel="00AD6C90">
                <w:rPr>
                  <w:rFonts w:eastAsia="Arial" w:cs="Arial"/>
                  <w:color w:val="000000"/>
                  <w:sz w:val="20"/>
                </w:rPr>
                <w:t xml:space="preserve"> </w:t>
              </w:r>
            </w:ins>
            <w:del w:id="400" w:author="Kanungo, Kalpak (Cognizant)" w:date="2026-04-14T12:45:00Z" w16du:dateUtc="2026-04-14T07:15:00Z">
              <w:r w:rsidDel="00AD6C90">
                <w:rPr>
                  <w:rFonts w:eastAsia="Arial" w:cs="Arial"/>
                  <w:color w:val="000000"/>
                  <w:sz w:val="20"/>
                </w:rPr>
                <w:delText>FRS-CH-REG-GEN-006-007,</w:delText>
              </w:r>
            </w:del>
            <w:ins w:id="401" w:author="Kanungo, Kalpak (Cognizant)" w:date="2026-04-14T12:45:00Z" w16du:dateUtc="2026-04-14T07:15:00Z">
              <w:r w:rsidDel="00AD6C90">
                <w:rPr>
                  <w:rFonts w:eastAsia="Arial" w:cs="Arial"/>
                  <w:color w:val="000000"/>
                  <w:sz w:val="20"/>
                </w:rPr>
                <w:t xml:space="preserve"> </w:t>
              </w:r>
            </w:ins>
            <w:del w:id="402" w:author="Kanungo, Kalpak (Cognizant)" w:date="2026-04-14T12:45:00Z" w16du:dateUtc="2026-04-14T07:15:00Z">
              <w:r w:rsidDel="00AD6C90">
                <w:rPr>
                  <w:rFonts w:eastAsia="Arial" w:cs="Arial"/>
                  <w:color w:val="000000"/>
                  <w:sz w:val="20"/>
                </w:rPr>
                <w:delText>F</w:delText>
              </w:r>
              <w:r w:rsidDel="00675595">
                <w:rPr>
                  <w:rFonts w:eastAsia="Arial" w:cs="Arial"/>
                  <w:color w:val="000000"/>
                  <w:sz w:val="20"/>
                </w:rPr>
                <w:delText>RS-CH-REG-GEN-006-008,</w:delText>
              </w:r>
            </w:del>
            <w:r>
              <w:rPr>
                <w:rFonts w:eastAsia="Arial" w:cs="Arial"/>
                <w:color w:val="000000"/>
                <w:sz w:val="20"/>
              </w:rPr>
              <w:t>FRS-CH-REG-OTH-028-007,FRS-CH-REG-OTH-028-008,FRS-CH-REG-OTH-029-009,FRS-CH-REG-OTH-029-010,FRS-CH-REG-OTH-031-013,FRS-CH-REG-OTH-031-014,FRS-CH-REG-OTH-031-015,FRS-CH-REG-OTH-031-016,FRS-CH-REG-OTH-033-007,FRS-CH-REG-OTH-033-008,</w:t>
            </w:r>
            <w:del w:id="403" w:author="Kanungo, Kalpak (Cognizant)" w:date="2026-04-14T18:58:00Z" w16du:dateUtc="2026-04-14T13:28:00Z">
              <w:r w:rsidDel="00F40CB5">
                <w:rPr>
                  <w:rFonts w:eastAsia="Arial" w:cs="Arial"/>
                  <w:color w:val="000000"/>
                  <w:sz w:val="20"/>
                </w:rPr>
                <w:delText>FRS-CH-REG-GEN-014-</w:delText>
              </w:r>
              <w:r w:rsidDel="00F40CB5">
                <w:rPr>
                  <w:rFonts w:eastAsia="Arial" w:cs="Arial"/>
                  <w:color w:val="000000"/>
                  <w:sz w:val="20"/>
                </w:rPr>
                <w:lastRenderedPageBreak/>
                <w:delText>001</w:delText>
              </w:r>
            </w:del>
            <w:r>
              <w:rPr>
                <w:rFonts w:eastAsia="Arial" w:cs="Arial"/>
                <w:color w:val="000000"/>
                <w:sz w:val="20"/>
              </w:rPr>
              <w:t>,FRS-CH-REG-GEN-014-002,FRS-CH-UR-001-053,</w:t>
            </w:r>
            <w:del w:id="404" w:author="Kanungo, Kalpak (Cognizant)" w:date="2026-04-14T19:00:00Z" w16du:dateUtc="2026-04-14T13:30:00Z">
              <w:r w:rsidDel="00992FBE">
                <w:rPr>
                  <w:rFonts w:eastAsia="Arial" w:cs="Arial"/>
                  <w:color w:val="000000"/>
                  <w:sz w:val="20"/>
                </w:rPr>
                <w:delText>FRS-CH-REG-GEN-014-003</w:delText>
              </w:r>
            </w:del>
            <w:r>
              <w:rPr>
                <w:rFonts w:eastAsia="Arial" w:cs="Arial"/>
                <w:color w:val="000000"/>
                <w:sz w:val="20"/>
              </w:rPr>
              <w:t>,</w:t>
            </w:r>
            <w:del w:id="405" w:author="Kanungo, Kalpak (Cognizant)" w:date="2026-04-14T19:01:00Z" w16du:dateUtc="2026-04-14T13:31:00Z">
              <w:r w:rsidDel="005347CE">
                <w:rPr>
                  <w:rFonts w:eastAsia="Arial" w:cs="Arial"/>
                  <w:color w:val="000000"/>
                  <w:sz w:val="20"/>
                </w:rPr>
                <w:delText>FRS-CH-REG-GEN-014-004</w:delText>
              </w:r>
            </w:del>
            <w:r>
              <w:rPr>
                <w:rFonts w:eastAsia="Arial" w:cs="Arial"/>
                <w:color w:val="000000"/>
                <w:sz w:val="20"/>
              </w:rPr>
              <w:t>,FRS-CH-REG-GEN-021-001,FRS-CH-REG-GEN-021-002</w:t>
            </w:r>
          </w:p>
        </w:tc>
      </w:tr>
      <w:tr w:rsidR="00F6126C" w14:paraId="2D6C0D73"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D69" w14:textId="77777777" w:rsidR="00F6126C" w:rsidRDefault="00F6126C" w:rsidP="00F6126C">
            <w:pPr>
              <w:pBdr>
                <w:top w:val="nil"/>
                <w:left w:val="nil"/>
                <w:bottom w:val="nil"/>
                <w:right w:val="nil"/>
              </w:pBdr>
            </w:pPr>
            <w:r>
              <w:rPr>
                <w:rFonts w:eastAsia="Arial" w:cs="Arial"/>
                <w:color w:val="000000"/>
                <w:sz w:val="20"/>
              </w:rPr>
              <w:lastRenderedPageBreak/>
              <w:t>DS-CH-CS-GC-041</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D6A" w14:textId="77777777" w:rsidR="00F6126C" w:rsidRDefault="00F6126C" w:rsidP="00F6126C">
            <w:pPr>
              <w:pBdr>
                <w:top w:val="nil"/>
                <w:left w:val="nil"/>
                <w:bottom w:val="nil"/>
                <w:right w:val="nil"/>
              </w:pBdr>
            </w:pPr>
            <w:r>
              <w:rPr>
                <w:rFonts w:eastAsia="Arial" w:cs="Arial"/>
                <w:color w:val="000000"/>
                <w:sz w:val="20"/>
              </w:rPr>
              <w:t>The system shall be configured with below group categories and associated workflows for 'Reg Reporting Israel' record for progressing it through various states.</w:t>
            </w:r>
          </w:p>
          <w:p w14:paraId="2D6C0D6B" w14:textId="77777777" w:rsidR="00F6126C" w:rsidRDefault="00F6126C" w:rsidP="00F6126C">
            <w:pPr>
              <w:pBdr>
                <w:top w:val="nil"/>
                <w:left w:val="nil"/>
                <w:bottom w:val="nil"/>
                <w:right w:val="nil"/>
              </w:pBdr>
            </w:pPr>
            <w:r>
              <w:rPr>
                <w:rFonts w:eastAsia="Arial" w:cs="Arial"/>
                <w:color w:val="000000"/>
                <w:sz w:val="20"/>
              </w:rPr>
              <w:t> </w:t>
            </w:r>
          </w:p>
          <w:p w14:paraId="2D6C0D6C"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RR-Israel-FP</w:t>
            </w:r>
          </w:p>
          <w:p w14:paraId="2D6C0D6D"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RR-Israel-View Only Create</w:t>
            </w:r>
          </w:p>
          <w:p w14:paraId="2D6C0D6E" w14:textId="77777777" w:rsidR="00F6126C" w:rsidRDefault="00F6126C" w:rsidP="00F6126C">
            <w:pPr>
              <w:pBdr>
                <w:top w:val="nil"/>
                <w:left w:val="nil"/>
                <w:bottom w:val="nil"/>
                <w:right w:val="nil"/>
              </w:pBdr>
            </w:pPr>
            <w:r>
              <w:rPr>
                <w:rFonts w:eastAsia="Arial" w:cs="Arial"/>
                <w:color w:val="000000"/>
                <w:sz w:val="20"/>
              </w:rPr>
              <w:t> </w:t>
            </w:r>
          </w:p>
          <w:p w14:paraId="2D6C0D6F" w14:textId="77777777" w:rsidR="00F6126C" w:rsidRDefault="00F6126C" w:rsidP="00F6126C">
            <w:pPr>
              <w:pBdr>
                <w:top w:val="nil"/>
                <w:left w:val="nil"/>
                <w:bottom w:val="nil"/>
                <w:right w:val="nil"/>
              </w:pBdr>
            </w:pPr>
            <w:r>
              <w:rPr>
                <w:rFonts w:eastAsia="Arial" w:cs="Arial"/>
                <w:color w:val="000000"/>
                <w:sz w:val="20"/>
              </w:rPr>
              <w:t>Refer Group_Category_Workflow.xls</w:t>
            </w:r>
          </w:p>
          <w:p w14:paraId="2D6C0D70" w14:textId="77777777" w:rsidR="00F6126C" w:rsidRDefault="00F6126C" w:rsidP="00F6126C">
            <w:pPr>
              <w:pBdr>
                <w:top w:val="nil"/>
                <w:left w:val="nil"/>
                <w:bottom w:val="nil"/>
                <w:right w:val="nil"/>
              </w:pBdr>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D71"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D72" w14:textId="77777777" w:rsidR="00F6126C" w:rsidRDefault="00F6126C" w:rsidP="00F6126C">
            <w:pPr>
              <w:pBdr>
                <w:top w:val="nil"/>
                <w:left w:val="nil"/>
                <w:bottom w:val="nil"/>
                <w:right w:val="nil"/>
              </w:pBdr>
            </w:pPr>
            <w:r>
              <w:rPr>
                <w:rFonts w:eastAsia="Arial" w:cs="Arial"/>
                <w:color w:val="000000"/>
                <w:sz w:val="20"/>
              </w:rPr>
              <w:t>FRS-CH-REG-OTH-046-003</w:t>
            </w:r>
          </w:p>
        </w:tc>
      </w:tr>
      <w:tr w:rsidR="00F6126C" w14:paraId="2D6C0D81"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D74" w14:textId="77777777" w:rsidR="00F6126C" w:rsidRDefault="00F6126C" w:rsidP="00F6126C">
            <w:pPr>
              <w:pBdr>
                <w:top w:val="nil"/>
                <w:left w:val="nil"/>
                <w:bottom w:val="nil"/>
                <w:right w:val="nil"/>
              </w:pBdr>
            </w:pPr>
            <w:r>
              <w:rPr>
                <w:rFonts w:eastAsia="Arial" w:cs="Arial"/>
                <w:color w:val="000000"/>
                <w:sz w:val="20"/>
              </w:rPr>
              <w:t>DS-CH-CS-GC-042</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D75" w14:textId="77777777" w:rsidR="00F6126C" w:rsidRDefault="00F6126C" w:rsidP="00F6126C">
            <w:pPr>
              <w:pBdr>
                <w:top w:val="nil"/>
                <w:left w:val="nil"/>
                <w:bottom w:val="nil"/>
                <w:right w:val="nil"/>
              </w:pBdr>
            </w:pPr>
            <w:r>
              <w:rPr>
                <w:rFonts w:eastAsia="Arial" w:cs="Arial"/>
                <w:color w:val="000000"/>
                <w:sz w:val="20"/>
              </w:rPr>
              <w:t>The system shall be configured with below group categories and associated workflows for 'Reg Reporting Japan' record for progressing it through various states.</w:t>
            </w:r>
          </w:p>
          <w:p w14:paraId="2D6C0D76" w14:textId="77777777" w:rsidR="00F6126C" w:rsidRDefault="00F6126C" w:rsidP="00F6126C">
            <w:pPr>
              <w:pBdr>
                <w:top w:val="nil"/>
                <w:left w:val="nil"/>
                <w:bottom w:val="nil"/>
                <w:right w:val="nil"/>
              </w:pBdr>
            </w:pPr>
            <w:r>
              <w:rPr>
                <w:rFonts w:eastAsia="Arial" w:cs="Arial"/>
                <w:color w:val="000000"/>
                <w:sz w:val="20"/>
              </w:rPr>
              <w:t> </w:t>
            </w:r>
          </w:p>
          <w:p w14:paraId="2D6C0D77"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RR-Japan-Business Admin</w:t>
            </w:r>
          </w:p>
          <w:p w14:paraId="2D6C0D78"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RR-Japan-FP</w:t>
            </w:r>
          </w:p>
          <w:p w14:paraId="2D6C0D79"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RR-Japan-Market Submitter</w:t>
            </w:r>
          </w:p>
          <w:p w14:paraId="2D6C0D7A"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RR-Japan-VRS</w:t>
            </w:r>
          </w:p>
          <w:p w14:paraId="2D6C0D7B"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RR-Japan-View Only Create</w:t>
            </w:r>
          </w:p>
          <w:p w14:paraId="2D6C0D7C" w14:textId="77777777" w:rsidR="00F6126C" w:rsidRDefault="00F6126C" w:rsidP="00F6126C">
            <w:pPr>
              <w:pBdr>
                <w:top w:val="nil"/>
                <w:left w:val="nil"/>
                <w:bottom w:val="nil"/>
                <w:right w:val="nil"/>
              </w:pBdr>
            </w:pPr>
            <w:r>
              <w:rPr>
                <w:rFonts w:eastAsia="Arial" w:cs="Arial"/>
                <w:color w:val="000000"/>
                <w:sz w:val="20"/>
              </w:rPr>
              <w:t> </w:t>
            </w:r>
          </w:p>
          <w:p w14:paraId="2D6C0D7D" w14:textId="77777777" w:rsidR="00F6126C" w:rsidRDefault="00F6126C" w:rsidP="00F6126C">
            <w:pPr>
              <w:pBdr>
                <w:top w:val="nil"/>
                <w:left w:val="nil"/>
                <w:bottom w:val="nil"/>
                <w:right w:val="nil"/>
              </w:pBdr>
            </w:pPr>
            <w:r>
              <w:rPr>
                <w:rFonts w:eastAsia="Arial" w:cs="Arial"/>
                <w:color w:val="000000"/>
                <w:sz w:val="20"/>
              </w:rPr>
              <w:t>Refer Group_Category_Workflow.xls</w:t>
            </w:r>
          </w:p>
          <w:p w14:paraId="2D6C0D7E" w14:textId="77777777" w:rsidR="00F6126C" w:rsidRDefault="00F6126C" w:rsidP="00F6126C">
            <w:pPr>
              <w:pBdr>
                <w:top w:val="nil"/>
                <w:left w:val="nil"/>
                <w:bottom w:val="nil"/>
                <w:right w:val="nil"/>
              </w:pBdr>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D7F"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D80" w14:textId="3DDC0935" w:rsidR="00F6126C" w:rsidRDefault="00F6126C" w:rsidP="00F6126C">
            <w:pPr>
              <w:pBdr>
                <w:top w:val="nil"/>
                <w:left w:val="nil"/>
                <w:bottom w:val="nil"/>
                <w:right w:val="nil"/>
              </w:pBdr>
            </w:pPr>
            <w:r>
              <w:rPr>
                <w:rFonts w:eastAsia="Arial" w:cs="Arial"/>
                <w:color w:val="000000"/>
                <w:sz w:val="20"/>
              </w:rPr>
              <w:t>FRS-CH-REG-GEN-002-011,FRS-CH-REG-GEN-002-012,</w:t>
            </w:r>
            <w:ins w:id="406" w:author="Kanungo, Kalpak (Cognizant)" w:date="2026-04-14T12:46:00Z" w16du:dateUtc="2026-04-14T07:16:00Z">
              <w:r w:rsidRPr="00B03785">
                <w:rPr>
                  <w:rFonts w:eastAsia="Arial" w:cs="Arial"/>
                  <w:color w:val="000000"/>
                  <w:sz w:val="20"/>
                </w:rPr>
                <w:t>URS-CH-REG-GEN-006</w:t>
              </w:r>
              <w:r w:rsidDel="00B03785">
                <w:rPr>
                  <w:rFonts w:eastAsia="Arial" w:cs="Arial"/>
                  <w:color w:val="000000"/>
                  <w:sz w:val="20"/>
                </w:rPr>
                <w:t xml:space="preserve"> </w:t>
              </w:r>
            </w:ins>
            <w:del w:id="407" w:author="Kanungo, Kalpak (Cognizant)" w:date="2026-04-14T12:46:00Z" w16du:dateUtc="2026-04-14T07:16:00Z">
              <w:r w:rsidDel="00B03785">
                <w:rPr>
                  <w:rFonts w:eastAsia="Arial" w:cs="Arial"/>
                  <w:color w:val="000000"/>
                  <w:sz w:val="20"/>
                </w:rPr>
                <w:delText>FRS-CH-REG-GEN-006-011,</w:delText>
              </w:r>
            </w:del>
            <w:ins w:id="408" w:author="Kanungo, Kalpak (Cognizant)" w:date="2026-04-14T12:46:00Z" w16du:dateUtc="2026-04-14T07:16:00Z">
              <w:r w:rsidDel="008F6799">
                <w:rPr>
                  <w:rFonts w:eastAsia="Arial" w:cs="Arial"/>
                  <w:color w:val="000000"/>
                  <w:sz w:val="20"/>
                </w:rPr>
                <w:t xml:space="preserve"> </w:t>
              </w:r>
            </w:ins>
            <w:del w:id="409" w:author="Kanungo, Kalpak (Cognizant)" w:date="2026-04-14T12:46:00Z" w16du:dateUtc="2026-04-14T07:16:00Z">
              <w:r w:rsidDel="008F6799">
                <w:rPr>
                  <w:rFonts w:eastAsia="Arial" w:cs="Arial"/>
                  <w:color w:val="000000"/>
                  <w:sz w:val="20"/>
                </w:rPr>
                <w:delText>FRS-CH-REG-GEN-006-012,</w:delText>
              </w:r>
            </w:del>
            <w:r>
              <w:rPr>
                <w:rFonts w:eastAsia="Arial" w:cs="Arial"/>
                <w:color w:val="000000"/>
                <w:sz w:val="20"/>
              </w:rPr>
              <w:t>FRS-CH-REG-OTH-028-011,FRS-CH-REG-OTH-028-012,FRS-CH-REG-OTH-029-011,FRS-CH-REG-OTH-029-012,FRS-CH-REG-OTH-031-021,FRS-CH-REG-OTH-031-022,FRS-CH-REG-OTH-031-023,FRS-CH-REG-OTH-031-024,FRS-CH-REG-OTH-033-011,FRS-CH-REG-OTH-033-012,</w:t>
            </w:r>
            <w:del w:id="410" w:author="Kanungo, Kalpak (Cognizant)" w:date="2026-04-14T18:58:00Z" w16du:dateUtc="2026-04-14T13:28:00Z">
              <w:r w:rsidDel="00F40CB5">
                <w:rPr>
                  <w:rFonts w:eastAsia="Arial" w:cs="Arial"/>
                  <w:color w:val="000000"/>
                  <w:sz w:val="20"/>
                </w:rPr>
                <w:delText>FRS-CH-REG-GEN-014-001</w:delText>
              </w:r>
            </w:del>
            <w:r>
              <w:rPr>
                <w:rFonts w:eastAsia="Arial" w:cs="Arial"/>
                <w:color w:val="000000"/>
                <w:sz w:val="20"/>
              </w:rPr>
              <w:t>,FRS-CH-REG-GEN-014-002,FRS-CH-UR-001-055,</w:t>
            </w:r>
            <w:del w:id="411" w:author="Kanungo, Kalpak (Cognizant)" w:date="2026-04-14T19:00:00Z" w16du:dateUtc="2026-04-14T13:30:00Z">
              <w:r w:rsidDel="00992FBE">
                <w:rPr>
                  <w:rFonts w:eastAsia="Arial" w:cs="Arial"/>
                  <w:color w:val="000000"/>
                  <w:sz w:val="20"/>
                </w:rPr>
                <w:delText>FRS-CH-REG-GEN-014-003</w:delText>
              </w:r>
            </w:del>
            <w:r>
              <w:rPr>
                <w:rFonts w:eastAsia="Arial" w:cs="Arial"/>
                <w:color w:val="000000"/>
                <w:sz w:val="20"/>
              </w:rPr>
              <w:t>,</w:t>
            </w:r>
            <w:del w:id="412" w:author="Kanungo, Kalpak (Cognizant)" w:date="2026-04-14T19:01:00Z" w16du:dateUtc="2026-04-14T13:31:00Z">
              <w:r w:rsidDel="005347CE">
                <w:rPr>
                  <w:rFonts w:eastAsia="Arial" w:cs="Arial"/>
                  <w:color w:val="000000"/>
                  <w:sz w:val="20"/>
                </w:rPr>
                <w:delText>FRS-CH-REG-GEN-014-004</w:delText>
              </w:r>
            </w:del>
            <w:r>
              <w:rPr>
                <w:rFonts w:eastAsia="Arial" w:cs="Arial"/>
                <w:color w:val="000000"/>
                <w:sz w:val="20"/>
              </w:rPr>
              <w:t>,FRS-CH-REG-GEN-021-001,FRS-CH-REG-GEN-021-002</w:t>
            </w:r>
          </w:p>
        </w:tc>
      </w:tr>
      <w:tr w:rsidR="00F6126C" w14:paraId="2D6C0D8F"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D82" w14:textId="77777777" w:rsidR="00F6126C" w:rsidRDefault="00F6126C" w:rsidP="00F6126C">
            <w:pPr>
              <w:pBdr>
                <w:top w:val="nil"/>
                <w:left w:val="nil"/>
                <w:bottom w:val="nil"/>
                <w:right w:val="nil"/>
              </w:pBdr>
            </w:pPr>
            <w:r>
              <w:rPr>
                <w:rFonts w:eastAsia="Arial" w:cs="Arial"/>
                <w:color w:val="000000"/>
                <w:sz w:val="20"/>
              </w:rPr>
              <w:lastRenderedPageBreak/>
              <w:t>DS-CH-CS-GC-043</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D83" w14:textId="77777777" w:rsidR="00F6126C" w:rsidRDefault="00F6126C" w:rsidP="00F6126C">
            <w:pPr>
              <w:pBdr>
                <w:top w:val="nil"/>
                <w:left w:val="nil"/>
                <w:bottom w:val="nil"/>
                <w:right w:val="nil"/>
              </w:pBdr>
            </w:pPr>
            <w:r>
              <w:rPr>
                <w:rFonts w:eastAsia="Arial" w:cs="Arial"/>
                <w:color w:val="000000"/>
                <w:sz w:val="20"/>
              </w:rPr>
              <w:t>The system shall be configured with below group categories and associated workflows for 'Reg Reporting Korea' record for progressing it through various states.</w:t>
            </w:r>
          </w:p>
          <w:p w14:paraId="2D6C0D84" w14:textId="77777777" w:rsidR="00F6126C" w:rsidRDefault="00F6126C" w:rsidP="00F6126C">
            <w:pPr>
              <w:pBdr>
                <w:top w:val="nil"/>
                <w:left w:val="nil"/>
                <w:bottom w:val="nil"/>
                <w:right w:val="nil"/>
              </w:pBdr>
            </w:pPr>
            <w:r>
              <w:rPr>
                <w:rFonts w:eastAsia="Arial" w:cs="Arial"/>
                <w:b/>
                <w:color w:val="000000"/>
                <w:sz w:val="20"/>
              </w:rPr>
              <w:t> </w:t>
            </w:r>
          </w:p>
          <w:p w14:paraId="2D6C0D85"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RR-Korea-Business Admin</w:t>
            </w:r>
          </w:p>
          <w:p w14:paraId="2D6C0D86"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RR-Korea-FP</w:t>
            </w:r>
          </w:p>
          <w:p w14:paraId="2D6C0D87"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RR-Korea-Market Submitter</w:t>
            </w:r>
          </w:p>
          <w:p w14:paraId="2D6C0D88"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RR-Korea-VRS</w:t>
            </w:r>
          </w:p>
          <w:p w14:paraId="2D6C0D89"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RR-Korea-View Only Create</w:t>
            </w:r>
          </w:p>
          <w:p w14:paraId="2D6C0D8A" w14:textId="77777777" w:rsidR="00F6126C" w:rsidRDefault="00F6126C" w:rsidP="00F6126C">
            <w:pPr>
              <w:pBdr>
                <w:top w:val="nil"/>
                <w:left w:val="nil"/>
                <w:bottom w:val="nil"/>
                <w:right w:val="nil"/>
              </w:pBdr>
            </w:pPr>
            <w:r>
              <w:rPr>
                <w:rFonts w:eastAsia="Arial" w:cs="Arial"/>
                <w:color w:val="000000"/>
                <w:sz w:val="20"/>
              </w:rPr>
              <w:t> </w:t>
            </w:r>
          </w:p>
          <w:p w14:paraId="2D6C0D8B" w14:textId="77777777" w:rsidR="00F6126C" w:rsidRDefault="00F6126C" w:rsidP="00F6126C">
            <w:pPr>
              <w:pBdr>
                <w:top w:val="nil"/>
                <w:left w:val="nil"/>
                <w:bottom w:val="nil"/>
                <w:right w:val="nil"/>
              </w:pBdr>
            </w:pPr>
            <w:r>
              <w:rPr>
                <w:rFonts w:eastAsia="Arial" w:cs="Arial"/>
                <w:color w:val="000000"/>
                <w:sz w:val="20"/>
              </w:rPr>
              <w:t>Refer Group_Category_Workflow.xls</w:t>
            </w:r>
          </w:p>
          <w:p w14:paraId="2D6C0D8C" w14:textId="77777777" w:rsidR="00F6126C" w:rsidRDefault="00F6126C" w:rsidP="00F6126C">
            <w:pPr>
              <w:pBdr>
                <w:top w:val="nil"/>
                <w:left w:val="nil"/>
                <w:bottom w:val="nil"/>
                <w:right w:val="nil"/>
              </w:pBdr>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D8D"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D8E" w14:textId="3D5A1A5C" w:rsidR="00F6126C" w:rsidRDefault="00F6126C" w:rsidP="00F6126C">
            <w:pPr>
              <w:pBdr>
                <w:top w:val="nil"/>
                <w:left w:val="nil"/>
                <w:bottom w:val="nil"/>
                <w:right w:val="nil"/>
              </w:pBdr>
            </w:pPr>
            <w:r>
              <w:rPr>
                <w:rFonts w:eastAsia="Arial" w:cs="Arial"/>
                <w:color w:val="000000"/>
                <w:sz w:val="20"/>
              </w:rPr>
              <w:t>FRS-CH-REG-GEN-002-013,FRS-CH-REG-GEN-002-014,</w:t>
            </w:r>
            <w:ins w:id="413" w:author="Kanungo, Kalpak (Cognizant)" w:date="2026-04-14T12:47:00Z" w16du:dateUtc="2026-04-14T07:17:00Z">
              <w:r w:rsidRPr="00E84931">
                <w:rPr>
                  <w:rFonts w:eastAsia="Arial" w:cs="Arial"/>
                  <w:color w:val="000000"/>
                  <w:sz w:val="20"/>
                </w:rPr>
                <w:t>URS-CH-REG-GEN-006</w:t>
              </w:r>
            </w:ins>
            <w:ins w:id="414" w:author="Kanungo, Kalpak (Cognizant)" w:date="2026-04-14T12:46:00Z" w16du:dateUtc="2026-04-14T07:16:00Z">
              <w:r w:rsidDel="00E84931">
                <w:rPr>
                  <w:rFonts w:eastAsia="Arial" w:cs="Arial"/>
                  <w:color w:val="000000"/>
                  <w:sz w:val="20"/>
                </w:rPr>
                <w:t xml:space="preserve"> </w:t>
              </w:r>
            </w:ins>
            <w:del w:id="415" w:author="Kanungo, Kalpak (Cognizant)" w:date="2026-04-14T12:46:00Z" w16du:dateUtc="2026-04-14T07:16:00Z">
              <w:r w:rsidDel="00E84931">
                <w:rPr>
                  <w:rFonts w:eastAsia="Arial" w:cs="Arial"/>
                  <w:color w:val="000000"/>
                  <w:sz w:val="20"/>
                </w:rPr>
                <w:delText>FRS-CH-REG-GEN-006-013,</w:delText>
              </w:r>
            </w:del>
            <w:ins w:id="416" w:author="Kanungo, Kalpak (Cognizant)" w:date="2026-04-14T12:47:00Z" w16du:dateUtc="2026-04-14T07:17:00Z">
              <w:r w:rsidDel="000D6F88">
                <w:rPr>
                  <w:rFonts w:eastAsia="Arial" w:cs="Arial"/>
                  <w:color w:val="000000"/>
                  <w:sz w:val="20"/>
                </w:rPr>
                <w:t xml:space="preserve"> </w:t>
              </w:r>
            </w:ins>
            <w:del w:id="417" w:author="Kanungo, Kalpak (Cognizant)" w:date="2026-04-14T12:47:00Z" w16du:dateUtc="2026-04-14T07:17:00Z">
              <w:r w:rsidDel="000D6F88">
                <w:rPr>
                  <w:rFonts w:eastAsia="Arial" w:cs="Arial"/>
                  <w:color w:val="000000"/>
                  <w:sz w:val="20"/>
                </w:rPr>
                <w:delText>FRS-CH-REG-GEN-006-014,</w:delText>
              </w:r>
            </w:del>
            <w:r>
              <w:rPr>
                <w:rFonts w:eastAsia="Arial" w:cs="Arial"/>
                <w:color w:val="000000"/>
                <w:sz w:val="20"/>
              </w:rPr>
              <w:t>FRS-CH-REG-OTH-028-013,FRS-CH-REG-OTH-028-014,FRS-CH-REG-OTH-029-013,FRS-CH-REG-OTH-029-014,FRS-CH-REG-OTH-031-025,FRS-CH-REG-OTH-031-026,FRS-CH-REG-OTH-031-027,FRS-CH-REG-OTH-031-028,FRS-CH-REG-OTH-033-013,FRS-CH-REG-OTH-033-014,</w:t>
            </w:r>
            <w:del w:id="418" w:author="Kanungo, Kalpak (Cognizant)" w:date="2026-04-14T18:58:00Z" w16du:dateUtc="2026-04-14T13:28:00Z">
              <w:r w:rsidDel="00F40CB5">
                <w:rPr>
                  <w:rFonts w:eastAsia="Arial" w:cs="Arial"/>
                  <w:color w:val="000000"/>
                  <w:sz w:val="20"/>
                </w:rPr>
                <w:delText>FRS-CH-REG-GEN-014-001</w:delText>
              </w:r>
            </w:del>
            <w:r>
              <w:rPr>
                <w:rFonts w:eastAsia="Arial" w:cs="Arial"/>
                <w:color w:val="000000"/>
                <w:sz w:val="20"/>
              </w:rPr>
              <w:t>,FRS-CH-REG-GEN-014-002,FRS-CH-UR-001-056,</w:t>
            </w:r>
            <w:del w:id="419" w:author="Kanungo, Kalpak (Cognizant)" w:date="2026-04-14T19:00:00Z" w16du:dateUtc="2026-04-14T13:30:00Z">
              <w:r w:rsidDel="00992FBE">
                <w:rPr>
                  <w:rFonts w:eastAsia="Arial" w:cs="Arial"/>
                  <w:color w:val="000000"/>
                  <w:sz w:val="20"/>
                </w:rPr>
                <w:delText>FRS-CH-REG-GEN-014-003</w:delText>
              </w:r>
            </w:del>
            <w:r>
              <w:rPr>
                <w:rFonts w:eastAsia="Arial" w:cs="Arial"/>
                <w:color w:val="000000"/>
                <w:sz w:val="20"/>
              </w:rPr>
              <w:t>,</w:t>
            </w:r>
            <w:del w:id="420" w:author="Kanungo, Kalpak (Cognizant)" w:date="2026-04-14T19:01:00Z" w16du:dateUtc="2026-04-14T13:31:00Z">
              <w:r w:rsidDel="005347CE">
                <w:rPr>
                  <w:rFonts w:eastAsia="Arial" w:cs="Arial"/>
                  <w:color w:val="000000"/>
                  <w:sz w:val="20"/>
                </w:rPr>
                <w:delText>FRS-CH-REG-GEN-014-004</w:delText>
              </w:r>
            </w:del>
            <w:r>
              <w:rPr>
                <w:rFonts w:eastAsia="Arial" w:cs="Arial"/>
                <w:color w:val="000000"/>
                <w:sz w:val="20"/>
              </w:rPr>
              <w:t>,FRS-CH-REG-GEN-021-001,FRS-CH-REG-GEN-021-002</w:t>
            </w:r>
          </w:p>
        </w:tc>
      </w:tr>
      <w:tr w:rsidR="00F6126C" w14:paraId="2D6C0D9D"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D90" w14:textId="77777777" w:rsidR="00F6126C" w:rsidRDefault="00F6126C" w:rsidP="00F6126C">
            <w:pPr>
              <w:pBdr>
                <w:top w:val="nil"/>
                <w:left w:val="nil"/>
                <w:bottom w:val="nil"/>
                <w:right w:val="nil"/>
              </w:pBdr>
            </w:pPr>
            <w:commentRangeStart w:id="421"/>
            <w:r>
              <w:rPr>
                <w:rFonts w:eastAsia="Arial" w:cs="Arial"/>
                <w:color w:val="000000"/>
                <w:sz w:val="20"/>
              </w:rPr>
              <w:t>DS-CH-CS-GC-044</w:t>
            </w:r>
            <w:commentRangeEnd w:id="421"/>
            <w:r>
              <w:rPr>
                <w:rStyle w:val="CommentReference"/>
                <w:sz w:val="18"/>
                <w:szCs w:val="24"/>
              </w:rPr>
              <w:commentReference w:id="421"/>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D91" w14:textId="77777777" w:rsidR="00F6126C" w:rsidRDefault="00F6126C" w:rsidP="00F6126C">
            <w:pPr>
              <w:pBdr>
                <w:top w:val="nil"/>
                <w:left w:val="nil"/>
                <w:bottom w:val="nil"/>
                <w:right w:val="nil"/>
              </w:pBdr>
            </w:pPr>
            <w:r>
              <w:rPr>
                <w:rFonts w:eastAsia="Arial" w:cs="Arial"/>
                <w:color w:val="000000"/>
                <w:sz w:val="20"/>
              </w:rPr>
              <w:t>The system shall be configured with below group categories and associated workflows for 'Reg Reporting Singapore’ record for progressing it through various states.</w:t>
            </w:r>
          </w:p>
          <w:p w14:paraId="2D6C0D92" w14:textId="77777777" w:rsidR="00F6126C" w:rsidRDefault="00F6126C" w:rsidP="00F6126C">
            <w:pPr>
              <w:pBdr>
                <w:top w:val="nil"/>
                <w:left w:val="nil"/>
                <w:bottom w:val="nil"/>
                <w:right w:val="nil"/>
              </w:pBdr>
            </w:pPr>
            <w:r>
              <w:rPr>
                <w:rFonts w:eastAsia="Arial" w:cs="Arial"/>
                <w:color w:val="000000"/>
                <w:sz w:val="20"/>
              </w:rPr>
              <w:t> </w:t>
            </w:r>
          </w:p>
          <w:p w14:paraId="2D6C0D93"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RR-Singapore-Business Admin</w:t>
            </w:r>
          </w:p>
          <w:p w14:paraId="2D6C0D94"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RR-Singapore-FP</w:t>
            </w:r>
          </w:p>
          <w:p w14:paraId="2D6C0D95"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RR-Singapore-Market Submitter</w:t>
            </w:r>
          </w:p>
          <w:p w14:paraId="2D6C0D96"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RR-Singapore-VRS</w:t>
            </w:r>
          </w:p>
          <w:p w14:paraId="2D6C0D97"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RR-Singapore-View Only Create</w:t>
            </w:r>
          </w:p>
          <w:p w14:paraId="2D6C0D98" w14:textId="77777777" w:rsidR="00F6126C" w:rsidRDefault="00F6126C" w:rsidP="00F6126C">
            <w:pPr>
              <w:pBdr>
                <w:top w:val="nil"/>
                <w:left w:val="nil"/>
                <w:bottom w:val="nil"/>
                <w:right w:val="nil"/>
              </w:pBdr>
            </w:pPr>
            <w:r>
              <w:rPr>
                <w:rFonts w:eastAsia="Arial" w:cs="Arial"/>
                <w:color w:val="000000"/>
                <w:sz w:val="20"/>
              </w:rPr>
              <w:t> </w:t>
            </w:r>
          </w:p>
          <w:p w14:paraId="2D6C0D99" w14:textId="77777777" w:rsidR="00F6126C" w:rsidRDefault="00F6126C" w:rsidP="00F6126C">
            <w:pPr>
              <w:pBdr>
                <w:top w:val="nil"/>
                <w:left w:val="nil"/>
                <w:bottom w:val="nil"/>
                <w:right w:val="nil"/>
              </w:pBdr>
            </w:pPr>
            <w:r>
              <w:rPr>
                <w:rFonts w:eastAsia="Arial" w:cs="Arial"/>
                <w:color w:val="000000"/>
                <w:sz w:val="20"/>
              </w:rPr>
              <w:t>Refer Group_Category_Workflow.xls</w:t>
            </w:r>
          </w:p>
          <w:p w14:paraId="2D6C0D9A" w14:textId="77777777" w:rsidR="00F6126C" w:rsidRDefault="00F6126C" w:rsidP="00F6126C">
            <w:pPr>
              <w:pBdr>
                <w:top w:val="nil"/>
                <w:left w:val="nil"/>
                <w:bottom w:val="nil"/>
                <w:right w:val="nil"/>
              </w:pBdr>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D9B"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D9C" w14:textId="44B208AC" w:rsidR="00F6126C" w:rsidRDefault="00F6126C" w:rsidP="00F6126C">
            <w:pPr>
              <w:pBdr>
                <w:top w:val="nil"/>
                <w:left w:val="nil"/>
                <w:bottom w:val="nil"/>
                <w:right w:val="nil"/>
              </w:pBdr>
            </w:pPr>
            <w:r>
              <w:rPr>
                <w:rFonts w:eastAsia="Arial" w:cs="Arial"/>
                <w:color w:val="000000"/>
                <w:sz w:val="20"/>
              </w:rPr>
              <w:t>FRS-CH-REG-GEN-002-015,FRS-CH-REG-GEN-002-016,</w:t>
            </w:r>
            <w:ins w:id="422" w:author="Kanungo, Kalpak (Cognizant)" w:date="2026-04-14T12:48:00Z" w16du:dateUtc="2026-04-14T07:18:00Z">
              <w:r w:rsidRPr="007B6E8B">
                <w:rPr>
                  <w:rFonts w:eastAsia="Arial" w:cs="Arial"/>
                  <w:color w:val="000000"/>
                  <w:sz w:val="20"/>
                </w:rPr>
                <w:t>URS-CH-REG-GEN-006</w:t>
              </w:r>
              <w:r w:rsidDel="007B6E8B">
                <w:rPr>
                  <w:rFonts w:eastAsia="Arial" w:cs="Arial"/>
                  <w:color w:val="000000"/>
                  <w:sz w:val="20"/>
                </w:rPr>
                <w:t xml:space="preserve"> </w:t>
              </w:r>
            </w:ins>
            <w:del w:id="423" w:author="Kanungo, Kalpak (Cognizant)" w:date="2026-04-14T12:48:00Z" w16du:dateUtc="2026-04-14T07:18:00Z">
              <w:r w:rsidDel="007B6E8B">
                <w:rPr>
                  <w:rFonts w:eastAsia="Arial" w:cs="Arial"/>
                  <w:color w:val="000000"/>
                  <w:sz w:val="20"/>
                </w:rPr>
                <w:delText>FRS-CH-REG-GEN-006-015,</w:delText>
              </w:r>
            </w:del>
            <w:ins w:id="424" w:author="Kanungo, Kalpak (Cognizant)" w:date="2026-04-14T12:48:00Z" w16du:dateUtc="2026-04-14T07:18:00Z">
              <w:r w:rsidDel="002E6D5B">
                <w:rPr>
                  <w:rFonts w:eastAsia="Arial" w:cs="Arial"/>
                  <w:color w:val="000000"/>
                  <w:sz w:val="20"/>
                </w:rPr>
                <w:t xml:space="preserve"> </w:t>
              </w:r>
            </w:ins>
            <w:del w:id="425" w:author="Kanungo, Kalpak (Cognizant)" w:date="2026-04-14T12:48:00Z" w16du:dateUtc="2026-04-14T07:18:00Z">
              <w:r w:rsidDel="002E6D5B">
                <w:rPr>
                  <w:rFonts w:eastAsia="Arial" w:cs="Arial"/>
                  <w:color w:val="000000"/>
                  <w:sz w:val="20"/>
                </w:rPr>
                <w:delText>FRS-CH-REG-GEN-006-016,</w:delText>
              </w:r>
            </w:del>
            <w:r>
              <w:rPr>
                <w:rFonts w:eastAsia="Arial" w:cs="Arial"/>
                <w:color w:val="000000"/>
                <w:sz w:val="20"/>
              </w:rPr>
              <w:t>FRS-CH-REG-OTH-028-015,FRS-CH-REG-OTH-028-016,FRS-CH-REG-OTH-029-015,FRS-CH-REG-OTH-029-016,FRS-CH-REG-OTH-031-029,FRS-CH-REG-OTH-031-030,FRS-CH-REG-OTH-031-031,FRS-CH-REG-OTH-031-032,FRS-CH-REG-OTH-033-015,FRS-CH-REG-OTH-033-016,</w:t>
            </w:r>
            <w:del w:id="426" w:author="Kanungo, Kalpak (Cognizant)" w:date="2026-04-14T18:58:00Z" w16du:dateUtc="2026-04-14T13:28:00Z">
              <w:r w:rsidDel="00F40CB5">
                <w:rPr>
                  <w:rFonts w:eastAsia="Arial" w:cs="Arial"/>
                  <w:color w:val="000000"/>
                  <w:sz w:val="20"/>
                </w:rPr>
                <w:delText>FRS-CH-REG-GEN-014-</w:delText>
              </w:r>
              <w:r w:rsidDel="00F40CB5">
                <w:rPr>
                  <w:rFonts w:eastAsia="Arial" w:cs="Arial"/>
                  <w:color w:val="000000"/>
                  <w:sz w:val="20"/>
                </w:rPr>
                <w:lastRenderedPageBreak/>
                <w:delText>001</w:delText>
              </w:r>
            </w:del>
            <w:r>
              <w:rPr>
                <w:rFonts w:eastAsia="Arial" w:cs="Arial"/>
                <w:color w:val="000000"/>
                <w:sz w:val="20"/>
              </w:rPr>
              <w:t>,FRS-CH-REG-GEN-014-002,FRS-CH-UR-001-057,</w:t>
            </w:r>
            <w:del w:id="427" w:author="Kanungo, Kalpak (Cognizant)" w:date="2026-04-14T19:00:00Z" w16du:dateUtc="2026-04-14T13:30:00Z">
              <w:r w:rsidDel="00992FBE">
                <w:rPr>
                  <w:rFonts w:eastAsia="Arial" w:cs="Arial"/>
                  <w:color w:val="000000"/>
                  <w:sz w:val="20"/>
                </w:rPr>
                <w:delText>FRS-CH-REG-GEN-014-003</w:delText>
              </w:r>
            </w:del>
            <w:r>
              <w:rPr>
                <w:rFonts w:eastAsia="Arial" w:cs="Arial"/>
                <w:color w:val="000000"/>
                <w:sz w:val="20"/>
              </w:rPr>
              <w:t>,</w:t>
            </w:r>
            <w:del w:id="428" w:author="Kanungo, Kalpak (Cognizant)" w:date="2026-04-14T19:01:00Z" w16du:dateUtc="2026-04-14T13:31:00Z">
              <w:r w:rsidDel="005347CE">
                <w:rPr>
                  <w:rFonts w:eastAsia="Arial" w:cs="Arial"/>
                  <w:color w:val="000000"/>
                  <w:sz w:val="20"/>
                </w:rPr>
                <w:delText>FRS-CH-REG-GEN-014-004</w:delText>
              </w:r>
            </w:del>
            <w:r>
              <w:rPr>
                <w:rFonts w:eastAsia="Arial" w:cs="Arial"/>
                <w:color w:val="000000"/>
                <w:sz w:val="20"/>
              </w:rPr>
              <w:t>,FRS-CH-REG-GEN-021-001,FRS-CH-REG-GEN-021-002</w:t>
            </w:r>
          </w:p>
        </w:tc>
      </w:tr>
      <w:tr w:rsidR="00F6126C" w14:paraId="2D6C0DAB"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D9E" w14:textId="77777777" w:rsidR="00F6126C" w:rsidRDefault="00F6126C" w:rsidP="00F6126C">
            <w:pPr>
              <w:pBdr>
                <w:top w:val="nil"/>
                <w:left w:val="nil"/>
                <w:bottom w:val="nil"/>
                <w:right w:val="nil"/>
              </w:pBdr>
            </w:pPr>
            <w:r>
              <w:rPr>
                <w:rFonts w:eastAsia="Arial" w:cs="Arial"/>
                <w:color w:val="000000"/>
                <w:sz w:val="20"/>
              </w:rPr>
              <w:lastRenderedPageBreak/>
              <w:t>DS-CH-CS-GC-045</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D9F" w14:textId="77777777" w:rsidR="00F6126C" w:rsidRDefault="00F6126C" w:rsidP="00F6126C">
            <w:pPr>
              <w:pBdr>
                <w:top w:val="nil"/>
                <w:left w:val="nil"/>
                <w:bottom w:val="nil"/>
                <w:right w:val="nil"/>
              </w:pBdr>
            </w:pPr>
            <w:r>
              <w:rPr>
                <w:rFonts w:eastAsia="Arial" w:cs="Arial"/>
                <w:color w:val="000000"/>
                <w:sz w:val="20"/>
              </w:rPr>
              <w:t>The system shall be configured with below group categories and associated workflows for 'Reg Reporting Taiwan' record for progressing it through various states.</w:t>
            </w:r>
          </w:p>
          <w:p w14:paraId="2D6C0DA0" w14:textId="77777777" w:rsidR="00F6126C" w:rsidRDefault="00F6126C" w:rsidP="00F6126C">
            <w:pPr>
              <w:pBdr>
                <w:top w:val="nil"/>
                <w:left w:val="nil"/>
                <w:bottom w:val="nil"/>
                <w:right w:val="nil"/>
              </w:pBdr>
            </w:pPr>
            <w:r>
              <w:rPr>
                <w:rFonts w:eastAsia="Arial" w:cs="Arial"/>
                <w:color w:val="000000"/>
                <w:sz w:val="20"/>
              </w:rPr>
              <w:t> </w:t>
            </w:r>
          </w:p>
          <w:p w14:paraId="2D6C0DA1"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RR-Taiwan-Business Admin</w:t>
            </w:r>
          </w:p>
          <w:p w14:paraId="2D6C0DA2"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RR-Taiwan-FP</w:t>
            </w:r>
          </w:p>
          <w:p w14:paraId="2D6C0DA3"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RR-Taiwan-Market Submitter</w:t>
            </w:r>
          </w:p>
          <w:p w14:paraId="2D6C0DA4"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RR-Taiwan-VRS</w:t>
            </w:r>
          </w:p>
          <w:p w14:paraId="2D6C0DA5"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RR-Taiwan-View Only Create</w:t>
            </w:r>
          </w:p>
          <w:p w14:paraId="2D6C0DA6" w14:textId="77777777" w:rsidR="00F6126C" w:rsidRDefault="00F6126C" w:rsidP="00F6126C">
            <w:pPr>
              <w:pBdr>
                <w:top w:val="nil"/>
                <w:left w:val="nil"/>
                <w:bottom w:val="nil"/>
                <w:right w:val="nil"/>
              </w:pBdr>
            </w:pPr>
            <w:r>
              <w:rPr>
                <w:rFonts w:eastAsia="Arial" w:cs="Arial"/>
                <w:color w:val="000000"/>
                <w:sz w:val="20"/>
              </w:rPr>
              <w:t> </w:t>
            </w:r>
          </w:p>
          <w:p w14:paraId="2D6C0DA7" w14:textId="77777777" w:rsidR="00F6126C" w:rsidRDefault="00F6126C" w:rsidP="00F6126C">
            <w:pPr>
              <w:pBdr>
                <w:top w:val="nil"/>
                <w:left w:val="nil"/>
                <w:bottom w:val="nil"/>
                <w:right w:val="nil"/>
              </w:pBdr>
            </w:pPr>
            <w:r>
              <w:rPr>
                <w:rFonts w:eastAsia="Arial" w:cs="Arial"/>
                <w:color w:val="000000"/>
                <w:sz w:val="20"/>
              </w:rPr>
              <w:t>Refer Group_Category_Workflow.xls</w:t>
            </w:r>
          </w:p>
          <w:p w14:paraId="2D6C0DA8" w14:textId="77777777" w:rsidR="00F6126C" w:rsidRDefault="00F6126C" w:rsidP="00F6126C">
            <w:pPr>
              <w:pBdr>
                <w:top w:val="nil"/>
                <w:left w:val="nil"/>
                <w:bottom w:val="nil"/>
                <w:right w:val="nil"/>
              </w:pBdr>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DA9"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DAA" w14:textId="7D0392BC" w:rsidR="00F6126C" w:rsidRDefault="00F6126C" w:rsidP="00F6126C">
            <w:pPr>
              <w:pBdr>
                <w:top w:val="nil"/>
                <w:left w:val="nil"/>
                <w:bottom w:val="nil"/>
                <w:right w:val="nil"/>
              </w:pBdr>
            </w:pPr>
            <w:r>
              <w:rPr>
                <w:rFonts w:eastAsia="Arial" w:cs="Arial"/>
                <w:color w:val="000000"/>
                <w:sz w:val="20"/>
              </w:rPr>
              <w:t>FRS-CH-REG-GEN-002-017,FRS-CH-REG-GEN-002-018,</w:t>
            </w:r>
            <w:ins w:id="429" w:author="Kanungo, Kalpak (Cognizant)" w:date="2026-04-14T12:49:00Z" w16du:dateUtc="2026-04-14T07:19:00Z">
              <w:r w:rsidRPr="00462999">
                <w:rPr>
                  <w:rFonts w:eastAsia="Arial" w:cs="Arial"/>
                  <w:color w:val="000000"/>
                  <w:sz w:val="20"/>
                </w:rPr>
                <w:t>URS-CH-REG-GEN-006</w:t>
              </w:r>
            </w:ins>
            <w:ins w:id="430" w:author="Kanungo, Kalpak (Cognizant)" w:date="2026-04-14T12:48:00Z" w16du:dateUtc="2026-04-14T07:18:00Z">
              <w:r w:rsidDel="00462999">
                <w:rPr>
                  <w:rFonts w:eastAsia="Arial" w:cs="Arial"/>
                  <w:color w:val="000000"/>
                  <w:sz w:val="20"/>
                </w:rPr>
                <w:t xml:space="preserve"> </w:t>
              </w:r>
            </w:ins>
            <w:del w:id="431" w:author="Kanungo, Kalpak (Cognizant)" w:date="2026-04-14T12:48:00Z" w16du:dateUtc="2026-04-14T07:18:00Z">
              <w:r w:rsidDel="00462999">
                <w:rPr>
                  <w:rFonts w:eastAsia="Arial" w:cs="Arial"/>
                  <w:color w:val="000000"/>
                  <w:sz w:val="20"/>
                </w:rPr>
                <w:delText>FRS-CH-REG-GEN-006-017,</w:delText>
              </w:r>
            </w:del>
            <w:ins w:id="432" w:author="Kanungo, Kalpak (Cognizant)" w:date="2026-04-14T12:49:00Z" w16du:dateUtc="2026-04-14T07:19:00Z">
              <w:r w:rsidDel="00E20A01">
                <w:rPr>
                  <w:rFonts w:eastAsia="Arial" w:cs="Arial"/>
                  <w:color w:val="000000"/>
                  <w:sz w:val="20"/>
                </w:rPr>
                <w:t xml:space="preserve"> </w:t>
              </w:r>
            </w:ins>
            <w:del w:id="433" w:author="Kanungo, Kalpak (Cognizant)" w:date="2026-04-14T12:49:00Z" w16du:dateUtc="2026-04-14T07:19:00Z">
              <w:r w:rsidDel="00E20A01">
                <w:rPr>
                  <w:rFonts w:eastAsia="Arial" w:cs="Arial"/>
                  <w:color w:val="000000"/>
                  <w:sz w:val="20"/>
                </w:rPr>
                <w:delText>FRS-CH-REG-GEN-006-018,</w:delText>
              </w:r>
            </w:del>
            <w:r>
              <w:rPr>
                <w:rFonts w:eastAsia="Arial" w:cs="Arial"/>
                <w:color w:val="000000"/>
                <w:sz w:val="20"/>
              </w:rPr>
              <w:t>FRS-CH-REG-OTH-028-017,FRS-CH-REG-OTH-028-018,FRS-CH-REG-OTH-029-017,FRS-CH-REG-OTH-029-018,FRS-CH-REG-OTH-031-033,FRS-CH-REG-OTH-031-034,FRS-CH-REG-OTH-031-035,FRS-CH-REG-OTH-031-036,FRS-CH-REG-OTH-033-017,FRS-CH-REG-OTH-033-018,</w:t>
            </w:r>
            <w:del w:id="434" w:author="Kanungo, Kalpak (Cognizant)" w:date="2026-04-14T18:58:00Z" w16du:dateUtc="2026-04-14T13:28:00Z">
              <w:r w:rsidDel="00F40CB5">
                <w:rPr>
                  <w:rFonts w:eastAsia="Arial" w:cs="Arial"/>
                  <w:color w:val="000000"/>
                  <w:sz w:val="20"/>
                </w:rPr>
                <w:delText>FRS-CH-REG-GEN-014-001</w:delText>
              </w:r>
            </w:del>
            <w:r>
              <w:rPr>
                <w:rFonts w:eastAsia="Arial" w:cs="Arial"/>
                <w:color w:val="000000"/>
                <w:sz w:val="20"/>
              </w:rPr>
              <w:t>,FRS-CH-REG-GEN-014-002,FRS-CH-UR-001-058,</w:t>
            </w:r>
            <w:del w:id="435" w:author="Kanungo, Kalpak (Cognizant)" w:date="2026-04-14T19:00:00Z" w16du:dateUtc="2026-04-14T13:30:00Z">
              <w:r w:rsidDel="00992FBE">
                <w:rPr>
                  <w:rFonts w:eastAsia="Arial" w:cs="Arial"/>
                  <w:color w:val="000000"/>
                  <w:sz w:val="20"/>
                </w:rPr>
                <w:delText>FRS-CH-REG-GEN-014-003</w:delText>
              </w:r>
            </w:del>
            <w:r>
              <w:rPr>
                <w:rFonts w:eastAsia="Arial" w:cs="Arial"/>
                <w:color w:val="000000"/>
                <w:sz w:val="20"/>
              </w:rPr>
              <w:t>,</w:t>
            </w:r>
            <w:del w:id="436" w:author="Kanungo, Kalpak (Cognizant)" w:date="2026-04-14T19:01:00Z" w16du:dateUtc="2026-04-14T13:31:00Z">
              <w:r w:rsidDel="005347CE">
                <w:rPr>
                  <w:rFonts w:eastAsia="Arial" w:cs="Arial"/>
                  <w:color w:val="000000"/>
                  <w:sz w:val="20"/>
                </w:rPr>
                <w:delText>FRS-CH-REG-GEN-014-004</w:delText>
              </w:r>
            </w:del>
            <w:r>
              <w:rPr>
                <w:rFonts w:eastAsia="Arial" w:cs="Arial"/>
                <w:color w:val="000000"/>
                <w:sz w:val="20"/>
              </w:rPr>
              <w:t>,FRS-CH-REG-GEN-021-001,FRS-CH-REG-GEN-021-002</w:t>
            </w:r>
          </w:p>
        </w:tc>
      </w:tr>
      <w:tr w:rsidR="00F6126C" w14:paraId="2D6C0DB8"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DAC" w14:textId="77777777" w:rsidR="00F6126C" w:rsidRDefault="00F6126C" w:rsidP="00F6126C">
            <w:pPr>
              <w:pBdr>
                <w:top w:val="nil"/>
                <w:left w:val="nil"/>
                <w:bottom w:val="nil"/>
                <w:right w:val="nil"/>
              </w:pBdr>
            </w:pPr>
            <w:r>
              <w:rPr>
                <w:rFonts w:eastAsia="Arial" w:cs="Arial"/>
                <w:color w:val="000000"/>
                <w:sz w:val="20"/>
              </w:rPr>
              <w:t>DS-CH-CS-GC-046</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DAD" w14:textId="77777777" w:rsidR="00F6126C" w:rsidRDefault="00F6126C" w:rsidP="00F6126C">
            <w:pPr>
              <w:pBdr>
                <w:top w:val="nil"/>
                <w:left w:val="nil"/>
                <w:bottom w:val="nil"/>
                <w:right w:val="nil"/>
              </w:pBdr>
            </w:pPr>
            <w:r>
              <w:rPr>
                <w:rFonts w:eastAsia="Arial" w:cs="Arial"/>
                <w:color w:val="000000"/>
                <w:sz w:val="20"/>
              </w:rPr>
              <w:t>The system shall be configured with group category workflow to move Investigation record from one state to another.</w:t>
            </w:r>
          </w:p>
          <w:p w14:paraId="2D6C0DAE"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Investigation - Assignee VGC</w:t>
            </w:r>
          </w:p>
          <w:p w14:paraId="2D6C0DAF"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Investigation - Business Admin</w:t>
            </w:r>
          </w:p>
          <w:p w14:paraId="2D6C0DB0"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Investigation - Facilitator</w:t>
            </w:r>
          </w:p>
          <w:p w14:paraId="2D6C0DB1"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Investigation - FP</w:t>
            </w:r>
          </w:p>
          <w:p w14:paraId="2D6C0DB2"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Investigation - Originator VGC</w:t>
            </w:r>
          </w:p>
          <w:p w14:paraId="2D6C0DB3" w14:textId="77777777" w:rsidR="00F6126C" w:rsidRDefault="00F6126C" w:rsidP="00F6126C">
            <w:pPr>
              <w:pBdr>
                <w:top w:val="nil"/>
                <w:left w:val="nil"/>
                <w:bottom w:val="nil"/>
                <w:right w:val="nil"/>
              </w:pBdr>
              <w:ind w:left="720"/>
            </w:pPr>
            <w:r>
              <w:rPr>
                <w:rFonts w:eastAsia="Arial" w:cs="Arial"/>
                <w:color w:val="000000"/>
                <w:sz w:val="20"/>
              </w:rPr>
              <w:t> </w:t>
            </w:r>
          </w:p>
          <w:p w14:paraId="2D6C0DB4" w14:textId="77777777" w:rsidR="00F6126C" w:rsidRDefault="00F6126C" w:rsidP="00F6126C">
            <w:pPr>
              <w:pBdr>
                <w:top w:val="nil"/>
                <w:left w:val="nil"/>
                <w:bottom w:val="nil"/>
                <w:right w:val="nil"/>
              </w:pBdr>
            </w:pPr>
            <w:r>
              <w:rPr>
                <w:rFonts w:eastAsia="Arial" w:cs="Arial"/>
                <w:color w:val="000000"/>
                <w:sz w:val="20"/>
              </w:rPr>
              <w:t xml:space="preserve">This implementation is common to CAPA and CH workflow. </w:t>
            </w:r>
          </w:p>
          <w:p w14:paraId="2D6C0DB5" w14:textId="77777777" w:rsidR="00F6126C" w:rsidRDefault="00F6126C" w:rsidP="00F6126C">
            <w:pPr>
              <w:pBdr>
                <w:top w:val="nil"/>
                <w:left w:val="nil"/>
                <w:bottom w:val="nil"/>
                <w:right w:val="nil"/>
              </w:pBdr>
            </w:pPr>
            <w:r>
              <w:rPr>
                <w:rFonts w:eastAsia="Arial" w:cs="Arial"/>
                <w:color w:val="000000"/>
                <w:sz w:val="20"/>
              </w:rPr>
              <w:lastRenderedPageBreak/>
              <w:t>Details are covered in CAPA Design Specification - DS-GL.NPSS.0009-01.08 Section ‘Configuration Specification’</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DB6" w14:textId="77777777" w:rsidR="00F6126C" w:rsidRDefault="00F6126C" w:rsidP="00F6126C">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DB7" w14:textId="77777777" w:rsidR="00F6126C" w:rsidRDefault="00F6126C" w:rsidP="00F6126C">
            <w:pPr>
              <w:pBdr>
                <w:top w:val="nil"/>
                <w:left w:val="nil"/>
                <w:bottom w:val="nil"/>
                <w:right w:val="nil"/>
              </w:pBdr>
            </w:pPr>
            <w:r>
              <w:rPr>
                <w:rFonts w:eastAsia="Arial" w:cs="Arial"/>
                <w:color w:val="000000"/>
                <w:sz w:val="20"/>
              </w:rPr>
              <w:t>FRS-CH-SF-INVS-007-001,FRS-CH-SF-INVS-007-002,FRS-CH-SF-INVS-009-001,FRS-CH-SF-INVS-009-002,FRS-CH-SF-INVS-010-001,FRS-CH-SF-INVS-010-002,FRS-CH-SF-INVS-024-001,FRS-CH-SF-INVS-024-002,FRS-CH-SF-INVS-024-003,FRS-CH-SF-INVS-024-004</w:t>
            </w:r>
          </w:p>
        </w:tc>
      </w:tr>
      <w:tr w:rsidR="00F6126C" w14:paraId="2D6C0DBF"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DB9" w14:textId="77777777" w:rsidR="00F6126C" w:rsidRDefault="00F6126C" w:rsidP="00F6126C">
            <w:pPr>
              <w:pBdr>
                <w:top w:val="nil"/>
                <w:left w:val="nil"/>
                <w:bottom w:val="nil"/>
                <w:right w:val="nil"/>
              </w:pBdr>
            </w:pPr>
            <w:r>
              <w:rPr>
                <w:rFonts w:eastAsia="Arial" w:cs="Arial"/>
                <w:color w:val="000000"/>
                <w:sz w:val="20"/>
              </w:rPr>
              <w:t>DS-CH-CS-GC-047</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DBA" w14:textId="77777777" w:rsidR="00F6126C" w:rsidRDefault="00F6126C" w:rsidP="00F6126C">
            <w:pPr>
              <w:pBdr>
                <w:top w:val="nil"/>
                <w:left w:val="nil"/>
                <w:bottom w:val="nil"/>
                <w:right w:val="nil"/>
              </w:pBdr>
            </w:pPr>
            <w:r>
              <w:rPr>
                <w:rFonts w:eastAsia="Arial" w:cs="Arial"/>
                <w:color w:val="000000"/>
                <w:sz w:val="20"/>
              </w:rPr>
              <w:t>The system shall be configured to move record to ‘Opened’ state when the record has initially been created.</w:t>
            </w:r>
          </w:p>
          <w:p w14:paraId="2D6C0DBB" w14:textId="77777777" w:rsidR="00F6126C" w:rsidRDefault="00F6126C" w:rsidP="00F6126C">
            <w:pPr>
              <w:pBdr>
                <w:top w:val="nil"/>
                <w:left w:val="nil"/>
                <w:bottom w:val="nil"/>
                <w:right w:val="nil"/>
              </w:pBdr>
            </w:pPr>
            <w:r>
              <w:rPr>
                <w:rFonts w:eastAsia="Arial" w:cs="Arial"/>
                <w:color w:val="000000"/>
                <w:sz w:val="20"/>
              </w:rPr>
              <w:t> </w:t>
            </w:r>
          </w:p>
          <w:p w14:paraId="2D6C0DBC"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8 for Intake workflow diagram</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DBD"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DBE" w14:textId="77777777" w:rsidR="00F6126C" w:rsidRDefault="00F6126C" w:rsidP="00F6126C">
            <w:pPr>
              <w:pBdr>
                <w:top w:val="nil"/>
                <w:left w:val="nil"/>
                <w:bottom w:val="nil"/>
                <w:right w:val="nil"/>
              </w:pBdr>
            </w:pPr>
            <w:r>
              <w:rPr>
                <w:rFonts w:eastAsia="Arial" w:cs="Arial"/>
                <w:color w:val="000000"/>
                <w:sz w:val="20"/>
              </w:rPr>
              <w:t>FRS-CH-SF-INTK-001-003</w:t>
            </w:r>
          </w:p>
        </w:tc>
      </w:tr>
      <w:tr w:rsidR="00F6126C" w14:paraId="2D6C0DC6"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DC0" w14:textId="77777777" w:rsidR="00F6126C" w:rsidRDefault="00F6126C" w:rsidP="00F6126C">
            <w:pPr>
              <w:pBdr>
                <w:top w:val="nil"/>
                <w:left w:val="nil"/>
                <w:bottom w:val="nil"/>
                <w:right w:val="nil"/>
              </w:pBdr>
            </w:pPr>
            <w:r>
              <w:rPr>
                <w:rFonts w:eastAsia="Arial" w:cs="Arial"/>
                <w:color w:val="000000"/>
                <w:sz w:val="20"/>
              </w:rPr>
              <w:t>DS-CH-CS-GC-048</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DC1" w14:textId="77777777" w:rsidR="00F6126C" w:rsidRDefault="00F6126C" w:rsidP="00F6126C">
            <w:pPr>
              <w:pBdr>
                <w:top w:val="nil"/>
                <w:left w:val="nil"/>
                <w:bottom w:val="nil"/>
                <w:right w:val="nil"/>
              </w:pBdr>
            </w:pPr>
            <w:r>
              <w:rPr>
                <w:rFonts w:eastAsia="Arial" w:cs="Arial"/>
                <w:color w:val="000000"/>
                <w:sz w:val="20"/>
              </w:rPr>
              <w:t>The system shall be configured to move eMDR record to ‘Opened’ state when the record has initially been created.</w:t>
            </w:r>
          </w:p>
          <w:p w14:paraId="2D6C0DC2" w14:textId="77777777" w:rsidR="00F6126C" w:rsidRDefault="00F6126C" w:rsidP="00F6126C">
            <w:pPr>
              <w:pBdr>
                <w:top w:val="nil"/>
                <w:left w:val="nil"/>
                <w:bottom w:val="nil"/>
                <w:right w:val="nil"/>
              </w:pBdr>
            </w:pPr>
            <w:r>
              <w:rPr>
                <w:rFonts w:eastAsia="Arial" w:cs="Arial"/>
                <w:color w:val="000000"/>
                <w:sz w:val="20"/>
              </w:rPr>
              <w:t> </w:t>
            </w:r>
          </w:p>
          <w:p w14:paraId="2D6C0DC3"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8 for eMDR workflow diagram</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DC4"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DC5" w14:textId="77777777" w:rsidR="00F6126C" w:rsidRDefault="00F6126C" w:rsidP="00F6126C">
            <w:pPr>
              <w:pBdr>
                <w:top w:val="nil"/>
                <w:left w:val="nil"/>
                <w:bottom w:val="nil"/>
                <w:right w:val="nil"/>
              </w:pBdr>
            </w:pPr>
            <w:r>
              <w:rPr>
                <w:rFonts w:eastAsia="Arial" w:cs="Arial"/>
                <w:color w:val="000000"/>
                <w:sz w:val="20"/>
              </w:rPr>
              <w:t>FRS-CH-REG-MDR-001-003</w:t>
            </w:r>
          </w:p>
        </w:tc>
      </w:tr>
      <w:tr w:rsidR="00F6126C" w14:paraId="2D6C0DCD"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DC7" w14:textId="77777777" w:rsidR="00F6126C" w:rsidRDefault="00F6126C" w:rsidP="00F6126C">
            <w:pPr>
              <w:pBdr>
                <w:top w:val="nil"/>
                <w:left w:val="nil"/>
                <w:bottom w:val="nil"/>
                <w:right w:val="nil"/>
              </w:pBdr>
            </w:pPr>
            <w:r>
              <w:rPr>
                <w:rFonts w:eastAsia="Arial" w:cs="Arial"/>
                <w:color w:val="000000"/>
                <w:sz w:val="20"/>
              </w:rPr>
              <w:t>DS-CH-CS-GC-049</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DC8" w14:textId="77777777" w:rsidR="00F6126C" w:rsidRDefault="00F6126C" w:rsidP="00F6126C">
            <w:pPr>
              <w:pBdr>
                <w:top w:val="nil"/>
                <w:left w:val="nil"/>
                <w:bottom w:val="nil"/>
                <w:right w:val="nil"/>
              </w:pBdr>
            </w:pPr>
            <w:r>
              <w:rPr>
                <w:rFonts w:eastAsia="Arial" w:cs="Arial"/>
                <w:color w:val="000000"/>
                <w:sz w:val="20"/>
              </w:rPr>
              <w:t>The system shall be configured to move record to ‘Opened’ state when the record has initially been created.</w:t>
            </w:r>
          </w:p>
          <w:p w14:paraId="2D6C0DC9" w14:textId="77777777" w:rsidR="00F6126C" w:rsidRDefault="00F6126C" w:rsidP="00F6126C">
            <w:pPr>
              <w:pBdr>
                <w:top w:val="nil"/>
                <w:left w:val="nil"/>
                <w:bottom w:val="nil"/>
                <w:right w:val="nil"/>
              </w:pBdr>
            </w:pPr>
            <w:r>
              <w:rPr>
                <w:rFonts w:eastAsia="Arial" w:cs="Arial"/>
                <w:color w:val="000000"/>
                <w:sz w:val="20"/>
              </w:rPr>
              <w:t> </w:t>
            </w:r>
          </w:p>
          <w:p w14:paraId="2D6C0DCA"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8 for Complaint workflow diagram</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DCB"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DCC" w14:textId="77777777" w:rsidR="00F6126C" w:rsidRDefault="00F6126C" w:rsidP="00F6126C">
            <w:pPr>
              <w:pBdr>
                <w:top w:val="nil"/>
                <w:left w:val="nil"/>
                <w:bottom w:val="nil"/>
                <w:right w:val="nil"/>
              </w:pBdr>
            </w:pPr>
            <w:r>
              <w:rPr>
                <w:rFonts w:eastAsia="Arial" w:cs="Arial"/>
                <w:color w:val="000000"/>
                <w:sz w:val="20"/>
              </w:rPr>
              <w:t>FRS-CH-SF-EVAL-001-003</w:t>
            </w:r>
          </w:p>
        </w:tc>
      </w:tr>
      <w:tr w:rsidR="00F6126C" w14:paraId="2D6C0DD4"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DCE" w14:textId="77777777" w:rsidR="00F6126C" w:rsidRDefault="00F6126C" w:rsidP="00F6126C">
            <w:pPr>
              <w:pBdr>
                <w:top w:val="nil"/>
                <w:left w:val="nil"/>
                <w:bottom w:val="nil"/>
                <w:right w:val="nil"/>
              </w:pBdr>
            </w:pPr>
            <w:r>
              <w:rPr>
                <w:rFonts w:eastAsia="Arial" w:cs="Arial"/>
                <w:color w:val="000000"/>
                <w:sz w:val="20"/>
              </w:rPr>
              <w:t>DS-CH-CS-GC-050</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DCF" w14:textId="77777777" w:rsidR="00F6126C" w:rsidRDefault="00F6126C" w:rsidP="00F6126C">
            <w:pPr>
              <w:pBdr>
                <w:top w:val="nil"/>
                <w:left w:val="nil"/>
                <w:bottom w:val="nil"/>
                <w:right w:val="nil"/>
              </w:pBdr>
            </w:pPr>
            <w:r>
              <w:rPr>
                <w:rFonts w:eastAsia="Arial" w:cs="Arial"/>
                <w:color w:val="000000"/>
                <w:sz w:val="20"/>
              </w:rPr>
              <w:t>The system shall be configured to move a regulatory record to ‘Opened’ state when the record has initially been created.</w:t>
            </w:r>
          </w:p>
          <w:p w14:paraId="2D6C0DD0" w14:textId="77777777" w:rsidR="00F6126C" w:rsidRDefault="00F6126C" w:rsidP="00F6126C">
            <w:pPr>
              <w:pBdr>
                <w:top w:val="nil"/>
                <w:left w:val="nil"/>
                <w:bottom w:val="nil"/>
                <w:right w:val="nil"/>
              </w:pBdr>
            </w:pPr>
            <w:r>
              <w:rPr>
                <w:rFonts w:eastAsia="Arial" w:cs="Arial"/>
                <w:color w:val="000000"/>
                <w:sz w:val="20"/>
              </w:rPr>
              <w:t> </w:t>
            </w:r>
          </w:p>
          <w:p w14:paraId="2D6C0DD1"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8 for Regulatory Reporting Workflow diagram</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DD2"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DD3" w14:textId="77777777" w:rsidR="00F6126C" w:rsidRDefault="00F6126C" w:rsidP="00F6126C">
            <w:pPr>
              <w:pBdr>
                <w:top w:val="nil"/>
                <w:left w:val="nil"/>
                <w:bottom w:val="nil"/>
                <w:right w:val="nil"/>
              </w:pBdr>
            </w:pPr>
            <w:r>
              <w:rPr>
                <w:rFonts w:eastAsia="Arial" w:cs="Arial"/>
                <w:color w:val="000000"/>
                <w:sz w:val="20"/>
              </w:rPr>
              <w:t>FRS-CH-REG-MIR-001-003,FRS-CH-REG-OTH-001-003,FRS-CH-REG-OTH-019-003,FRS-CH-REG-OTH-004-003,FRS-CH-REG-OTH-007-003,FRS-CH-REG-OTH-010-003,FRS-CH-REG-OTH-016-003,FRS-CH-REG-OTH-016-004,FRS-CH-REG-OTH-022-003,FRS-CH-REG-OTH-025-003</w:t>
            </w:r>
          </w:p>
        </w:tc>
      </w:tr>
      <w:tr w:rsidR="00F6126C" w14:paraId="2D6C0DE6"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DD5" w14:textId="77777777" w:rsidR="00F6126C" w:rsidRDefault="00F6126C" w:rsidP="00F6126C">
            <w:pPr>
              <w:pBdr>
                <w:top w:val="nil"/>
                <w:left w:val="nil"/>
                <w:bottom w:val="nil"/>
                <w:right w:val="nil"/>
              </w:pBdr>
            </w:pPr>
            <w:r>
              <w:rPr>
                <w:rFonts w:eastAsia="Arial" w:cs="Arial"/>
                <w:color w:val="000000"/>
                <w:sz w:val="20"/>
              </w:rPr>
              <w:t>DS-CH-CS-GC-051</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DD6" w14:textId="77777777" w:rsidR="00F6126C" w:rsidRDefault="00F6126C" w:rsidP="00F6126C">
            <w:pPr>
              <w:pBdr>
                <w:top w:val="nil"/>
                <w:left w:val="nil"/>
                <w:bottom w:val="nil"/>
                <w:right w:val="nil"/>
              </w:pBdr>
            </w:pPr>
            <w:r>
              <w:rPr>
                <w:rFonts w:eastAsia="Arial" w:cs="Arial"/>
                <w:color w:val="000000"/>
                <w:sz w:val="20"/>
              </w:rPr>
              <w:t xml:space="preserve">The system shall be configured with activity  ‘Send For Translation’ which will be performed on a Complaint record for below list of states </w:t>
            </w:r>
          </w:p>
          <w:p w14:paraId="2D6C0DD7" w14:textId="77777777" w:rsidR="00F6126C" w:rsidRDefault="00F6126C" w:rsidP="00F6126C">
            <w:pPr>
              <w:pBdr>
                <w:top w:val="nil"/>
                <w:left w:val="nil"/>
                <w:bottom w:val="nil"/>
                <w:right w:val="nil"/>
              </w:pBdr>
            </w:pPr>
            <w:r>
              <w:rPr>
                <w:rFonts w:eastAsia="Arial" w:cs="Arial"/>
                <w:color w:val="000000"/>
                <w:sz w:val="20"/>
              </w:rPr>
              <w:t> </w:t>
            </w:r>
          </w:p>
          <w:p w14:paraId="2D6C0DD8"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 xml:space="preserve">Evaluation </w:t>
            </w:r>
          </w:p>
          <w:p w14:paraId="2D6C0DD9"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 xml:space="preserve">Investigation </w:t>
            </w:r>
          </w:p>
          <w:p w14:paraId="2D6C0DDA"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Investigation Summary</w:t>
            </w:r>
          </w:p>
          <w:p w14:paraId="2D6C0DDB"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Pending Closure</w:t>
            </w:r>
          </w:p>
          <w:p w14:paraId="2D6C0DDC"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Closed – No Further Investigation</w:t>
            </w:r>
          </w:p>
          <w:p w14:paraId="2D6C0DDD"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Closed - Done</w:t>
            </w:r>
          </w:p>
          <w:p w14:paraId="2D6C0DDE" w14:textId="77777777" w:rsidR="00F6126C" w:rsidRDefault="00F6126C" w:rsidP="00F6126C">
            <w:pPr>
              <w:numPr>
                <w:ilvl w:val="0"/>
                <w:numId w:val="25"/>
              </w:numPr>
              <w:pBdr>
                <w:top w:val="nil"/>
                <w:left w:val="nil"/>
                <w:bottom w:val="nil"/>
                <w:right w:val="nil"/>
              </w:pBdr>
            </w:pPr>
            <w:r>
              <w:rPr>
                <w:rFonts w:eastAsia="Arial" w:cs="Arial"/>
                <w:color w:val="000000"/>
                <w:sz w:val="20"/>
              </w:rPr>
              <w:t>Closed – Non-Complaint</w:t>
            </w:r>
          </w:p>
          <w:p w14:paraId="2D6C0DDF" w14:textId="77777777" w:rsidR="00F6126C" w:rsidRDefault="00F6126C" w:rsidP="00F6126C">
            <w:pPr>
              <w:numPr>
                <w:ilvl w:val="0"/>
                <w:numId w:val="25"/>
              </w:numPr>
              <w:pBdr>
                <w:top w:val="nil"/>
                <w:left w:val="nil"/>
                <w:bottom w:val="nil"/>
                <w:right w:val="nil"/>
              </w:pBdr>
            </w:pPr>
            <w:r>
              <w:rPr>
                <w:rFonts w:eastAsia="Arial" w:cs="Arial"/>
                <w:color w:val="000000"/>
                <w:sz w:val="20"/>
              </w:rPr>
              <w:lastRenderedPageBreak/>
              <w:t>Pending 3rd Party SQN Creation</w:t>
            </w:r>
          </w:p>
          <w:p w14:paraId="2D6C0DE0" w14:textId="77777777" w:rsidR="00F6126C" w:rsidRDefault="00F6126C" w:rsidP="00F6126C">
            <w:pPr>
              <w:numPr>
                <w:ilvl w:val="0"/>
                <w:numId w:val="25"/>
              </w:numPr>
              <w:pBdr>
                <w:top w:val="nil"/>
                <w:left w:val="nil"/>
                <w:bottom w:val="nil"/>
                <w:right w:val="nil"/>
              </w:pBdr>
            </w:pPr>
            <w:r>
              <w:rPr>
                <w:rFonts w:eastAsia="Arial" w:cs="Arial"/>
                <w:color w:val="000000"/>
                <w:sz w:val="20"/>
              </w:rPr>
              <w:t>Pending 3rd Party ACK</w:t>
            </w:r>
          </w:p>
          <w:p w14:paraId="2D6C0DE1" w14:textId="77777777" w:rsidR="00F6126C" w:rsidRDefault="00F6126C" w:rsidP="00F6126C">
            <w:pPr>
              <w:numPr>
                <w:ilvl w:val="0"/>
                <w:numId w:val="25"/>
              </w:numPr>
              <w:pBdr>
                <w:top w:val="nil"/>
                <w:left w:val="nil"/>
                <w:bottom w:val="nil"/>
                <w:right w:val="nil"/>
              </w:pBdr>
            </w:pPr>
            <w:r>
              <w:rPr>
                <w:rFonts w:eastAsia="Arial" w:cs="Arial"/>
                <w:color w:val="000000"/>
                <w:sz w:val="20"/>
              </w:rPr>
              <w:t>Closed – Non Philips Medical Device</w:t>
            </w:r>
          </w:p>
          <w:p w14:paraId="2D6C0DE2" w14:textId="77777777" w:rsidR="00F6126C" w:rsidRDefault="00F6126C" w:rsidP="00F6126C">
            <w:pPr>
              <w:pBdr>
                <w:top w:val="nil"/>
                <w:left w:val="nil"/>
                <w:bottom w:val="nil"/>
                <w:right w:val="nil"/>
              </w:pBdr>
            </w:pPr>
            <w:r>
              <w:rPr>
                <w:rFonts w:eastAsia="Arial" w:cs="Arial"/>
                <w:color w:val="000000"/>
                <w:sz w:val="20"/>
              </w:rPr>
              <w:t> </w:t>
            </w:r>
          </w:p>
          <w:p w14:paraId="2D6C0DE3" w14:textId="77777777" w:rsidR="00F6126C" w:rsidRDefault="00F6126C" w:rsidP="00F6126C">
            <w:pPr>
              <w:pBdr>
                <w:top w:val="nil"/>
                <w:left w:val="nil"/>
                <w:bottom w:val="nil"/>
                <w:right w:val="nil"/>
              </w:pBdr>
            </w:pPr>
            <w:r>
              <w:rPr>
                <w:rFonts w:eastAsia="Arial" w:cs="Arial"/>
                <w:color w:val="000000"/>
                <w:sz w:val="20"/>
              </w:rPr>
              <w:t>Refer Group_Category_Workflow.xls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DE4" w14:textId="77777777" w:rsidR="00F6126C" w:rsidRDefault="00F6126C" w:rsidP="00F6126C">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DE5" w14:textId="77777777" w:rsidR="00F6126C" w:rsidRDefault="00F6126C" w:rsidP="00F6126C">
            <w:pPr>
              <w:pBdr>
                <w:top w:val="nil"/>
                <w:left w:val="nil"/>
                <w:bottom w:val="nil"/>
                <w:right w:val="nil"/>
              </w:pBdr>
            </w:pPr>
            <w:r>
              <w:rPr>
                <w:rFonts w:eastAsia="Arial" w:cs="Arial"/>
                <w:color w:val="000000"/>
                <w:sz w:val="20"/>
              </w:rPr>
              <w:t>FRS-CH-INT-TRA-002-002</w:t>
            </w:r>
          </w:p>
        </w:tc>
      </w:tr>
      <w:tr w:rsidR="00F6126C" w14:paraId="2D6C0DEC"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DE7" w14:textId="77777777" w:rsidR="00F6126C" w:rsidRDefault="00F6126C" w:rsidP="00F6126C">
            <w:pPr>
              <w:pBdr>
                <w:top w:val="nil"/>
                <w:left w:val="nil"/>
                <w:bottom w:val="nil"/>
                <w:right w:val="nil"/>
              </w:pBdr>
            </w:pPr>
            <w:r>
              <w:rPr>
                <w:rFonts w:eastAsia="Arial" w:cs="Arial"/>
                <w:color w:val="000000"/>
                <w:sz w:val="20"/>
              </w:rPr>
              <w:t>DS-CH-CS-GC-052</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DE8" w14:textId="77777777" w:rsidR="00F6126C" w:rsidRDefault="00F6126C" w:rsidP="00F6126C">
            <w:pPr>
              <w:pBdr>
                <w:top w:val="nil"/>
                <w:left w:val="nil"/>
                <w:bottom w:val="nil"/>
                <w:right w:val="nil"/>
              </w:pBdr>
            </w:pPr>
            <w:r>
              <w:rPr>
                <w:rFonts w:eastAsia="Arial" w:cs="Arial"/>
                <w:color w:val="000000"/>
                <w:sz w:val="20"/>
              </w:rPr>
              <w:t>The system shall be configured with group category workflow for the Cancel Review activity which shall move the regulatory records from the ‘Pending Independent Review’ state to the ‘Opened’ state.</w:t>
            </w:r>
          </w:p>
          <w:p w14:paraId="2D6C0DE9" w14:textId="77777777" w:rsidR="00F6126C" w:rsidRDefault="00F6126C" w:rsidP="00F6126C">
            <w:pPr>
              <w:pBdr>
                <w:top w:val="nil"/>
                <w:left w:val="nil"/>
                <w:bottom w:val="nil"/>
                <w:right w:val="nil"/>
              </w:pBdr>
            </w:pPr>
            <w:r>
              <w:rPr>
                <w:rFonts w:eastAsia="Arial" w:cs="Arial"/>
                <w:color w:val="000000"/>
                <w:sz w:val="20"/>
              </w:rPr>
              <w:t xml:space="preserve">Refer Group_Category_Workflow.xls – Activity – Cancel Review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DEA"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DEB" w14:textId="61F72D54" w:rsidR="00F6126C" w:rsidRDefault="00F6126C" w:rsidP="00F6126C">
            <w:pPr>
              <w:pBdr>
                <w:top w:val="nil"/>
                <w:left w:val="nil"/>
                <w:bottom w:val="nil"/>
                <w:right w:val="nil"/>
              </w:pBdr>
            </w:pPr>
            <w:ins w:id="437" w:author="Kanungo, Kalpak (Cognizant)" w:date="2026-04-14T19:09:00Z" w16du:dateUtc="2026-04-14T13:39:00Z">
              <w:r w:rsidRPr="00354EA3">
                <w:rPr>
                  <w:rFonts w:eastAsia="Arial" w:cs="Arial"/>
                  <w:color w:val="000000"/>
                  <w:sz w:val="20"/>
                </w:rPr>
                <w:t>URS-CH-REG-GEN-027</w:t>
              </w:r>
            </w:ins>
            <w:del w:id="438" w:author="Kanungo, Kalpak (Cognizant)" w:date="2026-04-14T19:09:00Z" w16du:dateUtc="2026-04-14T13:39:00Z">
              <w:r w:rsidDel="00000A9A">
                <w:rPr>
                  <w:rFonts w:eastAsia="Arial" w:cs="Arial"/>
                  <w:color w:val="000000"/>
                  <w:sz w:val="20"/>
                </w:rPr>
                <w:delText xml:space="preserve">FRS-CH-REG-GEN-027-001, </w:delText>
              </w:r>
              <w:r w:rsidDel="008D48E0">
                <w:rPr>
                  <w:rFonts w:eastAsia="Arial" w:cs="Arial"/>
                  <w:color w:val="000000"/>
                  <w:sz w:val="20"/>
                </w:rPr>
                <w:delText>FRS-CH-REG-GEN-027-002</w:delText>
              </w:r>
            </w:del>
          </w:p>
        </w:tc>
      </w:tr>
      <w:tr w:rsidR="00F6126C" w14:paraId="2D6C0DF3"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DED" w14:textId="77777777" w:rsidR="00F6126C" w:rsidRDefault="00F6126C" w:rsidP="00F6126C">
            <w:pPr>
              <w:pBdr>
                <w:top w:val="nil"/>
                <w:left w:val="nil"/>
                <w:bottom w:val="nil"/>
                <w:right w:val="nil"/>
              </w:pBdr>
            </w:pPr>
            <w:r>
              <w:rPr>
                <w:rFonts w:eastAsia="Arial" w:cs="Arial"/>
                <w:color w:val="000000"/>
                <w:sz w:val="20"/>
              </w:rPr>
              <w:t>DS-CH-CS-GC-053</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DEE" w14:textId="77777777" w:rsidR="00F6126C" w:rsidRDefault="00F6126C" w:rsidP="00F6126C">
            <w:pPr>
              <w:pBdr>
                <w:top w:val="nil"/>
                <w:left w:val="nil"/>
                <w:bottom w:val="nil"/>
                <w:right w:val="nil"/>
              </w:pBdr>
            </w:pPr>
            <w:r>
              <w:rPr>
                <w:rFonts w:eastAsia="Arial" w:cs="Arial"/>
                <w:color w:val="000000"/>
                <w:sz w:val="20"/>
              </w:rPr>
              <w:t>The system shall be configured with group category workflow for the “Close – Non Philips Med. Deice – SR” and “Close – Non Philips Med. Deice – Non SR” activities that will be performed when  Complaint record is in ‘Pending 3</w:t>
            </w:r>
            <w:r>
              <w:rPr>
                <w:rFonts w:eastAsia="Arial" w:cs="Arial"/>
                <w:color w:val="000000"/>
                <w:sz w:val="17"/>
                <w:vertAlign w:val="superscript"/>
              </w:rPr>
              <w:t>rd</w:t>
            </w:r>
            <w:r>
              <w:rPr>
                <w:rFonts w:eastAsia="Arial" w:cs="Arial"/>
                <w:color w:val="000000"/>
                <w:sz w:val="20"/>
              </w:rPr>
              <w:t xml:space="preserve"> Party ACK’ </w:t>
            </w:r>
          </w:p>
          <w:p w14:paraId="2D6C0DEF" w14:textId="77777777" w:rsidR="00F6126C" w:rsidRDefault="00F6126C" w:rsidP="00F6126C">
            <w:pPr>
              <w:pBdr>
                <w:top w:val="nil"/>
                <w:left w:val="nil"/>
                <w:bottom w:val="nil"/>
                <w:right w:val="nil"/>
              </w:pBdr>
            </w:pPr>
            <w:r>
              <w:rPr>
                <w:rFonts w:eastAsia="Arial" w:cs="Arial"/>
                <w:color w:val="000000"/>
                <w:sz w:val="20"/>
              </w:rPr>
              <w:t> </w:t>
            </w:r>
          </w:p>
          <w:p w14:paraId="2D6C0DF0" w14:textId="77777777" w:rsidR="00F6126C" w:rsidRDefault="00F6126C" w:rsidP="00F6126C">
            <w:pPr>
              <w:pBdr>
                <w:top w:val="nil"/>
                <w:left w:val="nil"/>
                <w:bottom w:val="nil"/>
                <w:right w:val="nil"/>
              </w:pBdr>
            </w:pPr>
            <w:r>
              <w:rPr>
                <w:rFonts w:eastAsia="Arial" w:cs="Arial"/>
                <w:color w:val="000000"/>
                <w:sz w:val="20"/>
              </w:rPr>
              <w:t>Refer Group_Category_Workflow.xls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DF1"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DF2" w14:textId="77777777" w:rsidR="00F6126C" w:rsidRDefault="00F6126C" w:rsidP="00F6126C">
            <w:pPr>
              <w:pBdr>
                <w:top w:val="nil"/>
                <w:left w:val="nil"/>
                <w:bottom w:val="nil"/>
                <w:right w:val="nil"/>
              </w:pBdr>
            </w:pPr>
            <w:r>
              <w:rPr>
                <w:rFonts w:eastAsia="Arial" w:cs="Arial"/>
                <w:color w:val="000000"/>
                <w:sz w:val="20"/>
              </w:rPr>
              <w:t>FRS-CH-SF-EVAL-096-02</w:t>
            </w:r>
            <w:r>
              <w:rPr>
                <w:rFonts w:eastAsia="Arial" w:cs="Arial"/>
                <w:strike/>
                <w:color w:val="000000"/>
                <w:sz w:val="20"/>
              </w:rPr>
              <w:t>,</w:t>
            </w:r>
            <w:r>
              <w:rPr>
                <w:rFonts w:eastAsia="Arial" w:cs="Arial"/>
                <w:color w:val="000000"/>
                <w:sz w:val="20"/>
              </w:rPr>
              <w:t xml:space="preserve"> FRS-CH-SF-EVAL-094-01</w:t>
            </w:r>
          </w:p>
        </w:tc>
      </w:tr>
      <w:tr w:rsidR="00F6126C" w14:paraId="2D6C0DFA"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DF4" w14:textId="77777777" w:rsidR="00F6126C" w:rsidRDefault="00F6126C" w:rsidP="00F6126C">
            <w:pPr>
              <w:pBdr>
                <w:top w:val="nil"/>
                <w:left w:val="nil"/>
                <w:bottom w:val="nil"/>
                <w:right w:val="nil"/>
              </w:pBdr>
            </w:pPr>
            <w:r>
              <w:rPr>
                <w:rFonts w:eastAsia="Arial" w:cs="Arial"/>
                <w:color w:val="000000"/>
                <w:sz w:val="20"/>
              </w:rPr>
              <w:t>DS-CH-CS-GC-054</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DF5" w14:textId="77777777" w:rsidR="00F6126C" w:rsidRDefault="00F6126C" w:rsidP="00F6126C">
            <w:pPr>
              <w:pBdr>
                <w:top w:val="nil"/>
                <w:left w:val="nil"/>
                <w:bottom w:val="nil"/>
                <w:right w:val="nil"/>
              </w:pBdr>
            </w:pPr>
            <w:r>
              <w:rPr>
                <w:rFonts w:eastAsia="Arial" w:cs="Arial"/>
                <w:color w:val="000000"/>
                <w:sz w:val="20"/>
              </w:rPr>
              <w:t>The system shall be configured with group category workflow for the activity ‘CreateSQN’ that will move record from ‘Pending 3</w:t>
            </w:r>
            <w:r>
              <w:rPr>
                <w:rFonts w:eastAsia="Arial" w:cs="Arial"/>
                <w:color w:val="000000"/>
                <w:sz w:val="17"/>
                <w:vertAlign w:val="superscript"/>
              </w:rPr>
              <w:t>rd</w:t>
            </w:r>
            <w:r>
              <w:rPr>
                <w:rFonts w:eastAsia="Arial" w:cs="Arial"/>
                <w:color w:val="000000"/>
                <w:sz w:val="20"/>
              </w:rPr>
              <w:t xml:space="preserve"> Party SQN Creation’ state to ‘Pending 3</w:t>
            </w:r>
            <w:r>
              <w:rPr>
                <w:rFonts w:eastAsia="Arial" w:cs="Arial"/>
                <w:color w:val="000000"/>
                <w:sz w:val="17"/>
                <w:vertAlign w:val="superscript"/>
              </w:rPr>
              <w:t>rd</w:t>
            </w:r>
            <w:r>
              <w:rPr>
                <w:rFonts w:eastAsia="Arial" w:cs="Arial"/>
                <w:color w:val="000000"/>
                <w:sz w:val="20"/>
              </w:rPr>
              <w:t xml:space="preserve"> Party ACK’ state.</w:t>
            </w:r>
          </w:p>
          <w:p w14:paraId="2D6C0DF6" w14:textId="77777777" w:rsidR="00F6126C" w:rsidRDefault="00F6126C" w:rsidP="00F6126C">
            <w:pPr>
              <w:pBdr>
                <w:top w:val="nil"/>
                <w:left w:val="nil"/>
                <w:bottom w:val="nil"/>
                <w:right w:val="nil"/>
              </w:pBdr>
            </w:pPr>
            <w:r>
              <w:rPr>
                <w:rFonts w:eastAsia="Arial" w:cs="Arial"/>
                <w:color w:val="000000"/>
                <w:sz w:val="20"/>
              </w:rPr>
              <w:t> </w:t>
            </w:r>
          </w:p>
          <w:p w14:paraId="2D6C0DF7" w14:textId="77777777" w:rsidR="00F6126C" w:rsidRDefault="00F6126C" w:rsidP="00F6126C">
            <w:pPr>
              <w:pBdr>
                <w:top w:val="nil"/>
                <w:left w:val="nil"/>
                <w:bottom w:val="nil"/>
                <w:right w:val="nil"/>
              </w:pBdr>
            </w:pPr>
            <w:r>
              <w:rPr>
                <w:rFonts w:eastAsia="Arial" w:cs="Arial"/>
                <w:color w:val="000000"/>
                <w:sz w:val="20"/>
              </w:rPr>
              <w:t>Refer Group_Category_Workflow.xls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DF8"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DF9" w14:textId="77777777" w:rsidR="00F6126C" w:rsidRDefault="00F6126C" w:rsidP="00F6126C">
            <w:pPr>
              <w:pBdr>
                <w:top w:val="nil"/>
                <w:left w:val="nil"/>
                <w:bottom w:val="nil"/>
                <w:right w:val="nil"/>
              </w:pBdr>
            </w:pPr>
            <w:r>
              <w:rPr>
                <w:rFonts w:eastAsia="Arial" w:cs="Arial"/>
                <w:color w:val="000000"/>
                <w:sz w:val="20"/>
              </w:rPr>
              <w:t>FRS-CH-SF-EVAL-087-01,FRS-CH-SF-EVAL-087-02</w:t>
            </w:r>
          </w:p>
        </w:tc>
      </w:tr>
      <w:tr w:rsidR="00F6126C" w14:paraId="2D6C0E07"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DFB" w14:textId="77777777" w:rsidR="00F6126C" w:rsidRDefault="00F6126C" w:rsidP="00F6126C">
            <w:pPr>
              <w:pBdr>
                <w:top w:val="nil"/>
                <w:left w:val="nil"/>
                <w:bottom w:val="nil"/>
                <w:right w:val="nil"/>
              </w:pBdr>
            </w:pPr>
            <w:r>
              <w:rPr>
                <w:rFonts w:eastAsia="Arial" w:cs="Arial"/>
                <w:color w:val="000000"/>
                <w:sz w:val="20"/>
              </w:rPr>
              <w:t>DS-CH-CS-GC-055</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DFC" w14:textId="77777777" w:rsidR="00F6126C" w:rsidRDefault="00F6126C" w:rsidP="00F6126C">
            <w:pPr>
              <w:pBdr>
                <w:top w:val="nil"/>
                <w:left w:val="nil"/>
                <w:bottom w:val="nil"/>
                <w:right w:val="nil"/>
              </w:pBdr>
            </w:pPr>
            <w:r>
              <w:rPr>
                <w:rFonts w:eastAsia="Arial" w:cs="Arial"/>
                <w:color w:val="000000"/>
                <w:sz w:val="20"/>
              </w:rPr>
              <w:t>The system shall be configured with the Tasks and Tasks set for scheduling the “Independent Review” and “Reject-Evaluation” activities when Complaint record is in the below states</w:t>
            </w:r>
          </w:p>
          <w:p w14:paraId="2D6C0DFD" w14:textId="77777777" w:rsidR="00F6126C" w:rsidRDefault="00F6126C" w:rsidP="00F6126C">
            <w:pPr>
              <w:pBdr>
                <w:top w:val="nil"/>
                <w:left w:val="nil"/>
                <w:bottom w:val="nil"/>
                <w:right w:val="nil"/>
              </w:pBdr>
            </w:pPr>
            <w:r>
              <w:rPr>
                <w:rFonts w:eastAsia="Arial" w:cs="Arial"/>
                <w:color w:val="000000"/>
                <w:sz w:val="20"/>
              </w:rPr>
              <w:t> </w:t>
            </w:r>
          </w:p>
          <w:p w14:paraId="2D6C0DFE" w14:textId="77777777" w:rsidR="00F6126C" w:rsidRDefault="00F6126C" w:rsidP="00F6126C">
            <w:pPr>
              <w:numPr>
                <w:ilvl w:val="0"/>
                <w:numId w:val="25"/>
              </w:numPr>
              <w:pBdr>
                <w:top w:val="nil"/>
                <w:left w:val="nil"/>
                <w:bottom w:val="nil"/>
                <w:right w:val="nil"/>
              </w:pBdr>
            </w:pPr>
            <w:r>
              <w:rPr>
                <w:rFonts w:eastAsia="Arial" w:cs="Arial"/>
                <w:color w:val="000000"/>
                <w:sz w:val="20"/>
              </w:rPr>
              <w:t>Pending Review - Non Philips Med. Device</w:t>
            </w:r>
          </w:p>
          <w:p w14:paraId="2D6C0DFF" w14:textId="77777777" w:rsidR="00F6126C" w:rsidRDefault="00F6126C" w:rsidP="00F6126C">
            <w:pPr>
              <w:numPr>
                <w:ilvl w:val="0"/>
                <w:numId w:val="25"/>
              </w:numPr>
              <w:pBdr>
                <w:top w:val="nil"/>
                <w:left w:val="nil"/>
                <w:bottom w:val="nil"/>
                <w:right w:val="nil"/>
              </w:pBdr>
            </w:pPr>
            <w:r>
              <w:rPr>
                <w:rFonts w:eastAsia="Arial" w:cs="Arial"/>
                <w:color w:val="000000"/>
                <w:sz w:val="20"/>
              </w:rPr>
              <w:t xml:space="preserve">Pending Review No Further Investigation, </w:t>
            </w:r>
          </w:p>
          <w:p w14:paraId="2D6C0E00" w14:textId="77777777" w:rsidR="00F6126C" w:rsidRDefault="00F6126C" w:rsidP="00F6126C">
            <w:pPr>
              <w:numPr>
                <w:ilvl w:val="0"/>
                <w:numId w:val="25"/>
              </w:numPr>
              <w:pBdr>
                <w:top w:val="nil"/>
                <w:left w:val="nil"/>
                <w:bottom w:val="nil"/>
                <w:right w:val="nil"/>
              </w:pBdr>
            </w:pPr>
            <w:r>
              <w:rPr>
                <w:rFonts w:eastAsia="Arial" w:cs="Arial"/>
                <w:color w:val="000000"/>
                <w:sz w:val="20"/>
              </w:rPr>
              <w:t xml:space="preserve">Pending Review Non Complaint state </w:t>
            </w:r>
          </w:p>
          <w:p w14:paraId="2D6C0E01" w14:textId="77777777" w:rsidR="00F6126C" w:rsidRDefault="00F6126C" w:rsidP="00F6126C">
            <w:pPr>
              <w:numPr>
                <w:ilvl w:val="0"/>
                <w:numId w:val="25"/>
              </w:numPr>
              <w:pBdr>
                <w:top w:val="nil"/>
                <w:left w:val="nil"/>
                <w:bottom w:val="nil"/>
                <w:right w:val="nil"/>
              </w:pBdr>
            </w:pPr>
            <w:r>
              <w:rPr>
                <w:rFonts w:eastAsia="Arial" w:cs="Arial"/>
                <w:color w:val="000000"/>
                <w:sz w:val="20"/>
              </w:rPr>
              <w:t>Pending Review Duplicate Complaint</w:t>
            </w:r>
          </w:p>
          <w:p w14:paraId="2D6C0E02" w14:textId="77777777" w:rsidR="00F6126C" w:rsidRDefault="00F6126C" w:rsidP="00F6126C">
            <w:pPr>
              <w:pBdr>
                <w:top w:val="nil"/>
                <w:left w:val="nil"/>
                <w:bottom w:val="nil"/>
                <w:right w:val="nil"/>
              </w:pBdr>
            </w:pPr>
            <w:r>
              <w:rPr>
                <w:rFonts w:eastAsia="Arial" w:cs="Arial"/>
                <w:color w:val="000000"/>
                <w:sz w:val="20"/>
              </w:rPr>
              <w:t> </w:t>
            </w:r>
          </w:p>
          <w:p w14:paraId="2D6C0E03" w14:textId="77777777" w:rsidR="00F6126C" w:rsidRDefault="00F6126C" w:rsidP="00F6126C">
            <w:pPr>
              <w:pBdr>
                <w:top w:val="nil"/>
                <w:left w:val="nil"/>
                <w:bottom w:val="nil"/>
                <w:right w:val="nil"/>
              </w:pBdr>
            </w:pPr>
            <w:r>
              <w:rPr>
                <w:rFonts w:eastAsia="Arial" w:cs="Arial"/>
                <w:color w:val="000000"/>
                <w:sz w:val="20"/>
              </w:rPr>
              <w:t>Refer QCM TW_Complaint Handling_DesignSpec_Appendix – 3 Section ‘Tasks’</w:t>
            </w:r>
          </w:p>
          <w:p w14:paraId="2D6C0E04" w14:textId="77777777" w:rsidR="00F6126C" w:rsidRDefault="00F6126C" w:rsidP="00F6126C">
            <w:pPr>
              <w:pBdr>
                <w:top w:val="nil"/>
                <w:left w:val="nil"/>
                <w:bottom w:val="nil"/>
                <w:right w:val="nil"/>
              </w:pBdr>
            </w:pPr>
            <w:r>
              <w:rPr>
                <w:rFonts w:eastAsia="Arial" w:cs="Arial"/>
                <w:color w:val="000000"/>
                <w:sz w:val="20"/>
              </w:rPr>
              <w:t>Refer Group_Category_Workflow.xls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E05" w14:textId="77777777" w:rsidR="00F6126C" w:rsidRDefault="00F6126C" w:rsidP="00F6126C">
            <w:pPr>
              <w:pBdr>
                <w:top w:val="nil"/>
                <w:left w:val="nil"/>
                <w:bottom w:val="nil"/>
                <w:right w:val="nil"/>
              </w:pBdr>
              <w:jc w:val="center"/>
            </w:pPr>
            <w:r>
              <w:rPr>
                <w:rFonts w:eastAsia="Arial" w:cs="Arial"/>
                <w:color w:val="000000"/>
                <w:sz w:val="20"/>
              </w:rPr>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E06" w14:textId="77777777" w:rsidR="00F6126C" w:rsidRDefault="00F6126C" w:rsidP="00F6126C">
            <w:pPr>
              <w:pBdr>
                <w:top w:val="nil"/>
                <w:left w:val="nil"/>
                <w:bottom w:val="nil"/>
                <w:right w:val="nil"/>
              </w:pBdr>
            </w:pPr>
            <w:r>
              <w:rPr>
                <w:rFonts w:eastAsia="Arial" w:cs="Arial"/>
                <w:color w:val="000000"/>
                <w:sz w:val="20"/>
              </w:rPr>
              <w:t>FRS-CH-SF-EVAL-114-01, URS-CH-SF-EVAL-121,FRS-CH-SF-EVAL-114-02,FRS-CH-SF-EVAL-104-01,FRS-CH-SF-EVAL-114-03,FRS-CH-SF-EVAL-123-01,FRS-CH-SF-EVAL-123-02,URS-CH-SF-EVAL-128,FRS-CH-SF-EVAL-130-01,FRS-CH-SF-EVAL-116-01,FRS-CH-SF-EVAL-116-02,FRS-CH-SF-EVAL-130-02,FRS-CH-SF-EVAL-104-02,FRS-CH-SF-EVAL-102-01</w:t>
            </w:r>
          </w:p>
        </w:tc>
      </w:tr>
      <w:tr w:rsidR="00F6126C" w14:paraId="2D6C0E0E"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E08" w14:textId="77777777" w:rsidR="00F6126C" w:rsidRDefault="00F6126C" w:rsidP="00F6126C">
            <w:pPr>
              <w:pBdr>
                <w:top w:val="nil"/>
                <w:left w:val="nil"/>
                <w:bottom w:val="nil"/>
                <w:right w:val="nil"/>
              </w:pBdr>
            </w:pPr>
            <w:r>
              <w:rPr>
                <w:rFonts w:eastAsia="Arial" w:cs="Arial"/>
                <w:color w:val="000000"/>
                <w:sz w:val="20"/>
              </w:rPr>
              <w:t>DS-CH-CS-GC-056</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E09" w14:textId="77777777" w:rsidR="00F6126C" w:rsidRDefault="00F6126C" w:rsidP="00F6126C">
            <w:pPr>
              <w:pBdr>
                <w:top w:val="nil"/>
                <w:left w:val="nil"/>
                <w:bottom w:val="nil"/>
                <w:right w:val="nil"/>
              </w:pBdr>
            </w:pPr>
            <w:r>
              <w:rPr>
                <w:rFonts w:eastAsia="Arial" w:cs="Arial"/>
                <w:color w:val="000000"/>
                <w:sz w:val="20"/>
              </w:rPr>
              <w:t>The system shall be configured with the Tasks for the activities “Independent Review”, “Reject – Pending 3rd Party SQN Creation”, “Reject – Evaluation” when Complaint record is in the “Pending Review - Non Philips Med. Device” state.</w:t>
            </w:r>
          </w:p>
          <w:p w14:paraId="2D6C0E0A" w14:textId="77777777" w:rsidR="00F6126C" w:rsidRDefault="00F6126C" w:rsidP="00F6126C">
            <w:pPr>
              <w:pBdr>
                <w:top w:val="nil"/>
                <w:left w:val="nil"/>
                <w:bottom w:val="nil"/>
                <w:right w:val="nil"/>
              </w:pBdr>
            </w:pPr>
            <w:r>
              <w:rPr>
                <w:rFonts w:eastAsia="Arial" w:cs="Arial"/>
                <w:color w:val="000000"/>
                <w:sz w:val="20"/>
              </w:rPr>
              <w:t> </w:t>
            </w:r>
          </w:p>
          <w:p w14:paraId="2D6C0E0B" w14:textId="77777777" w:rsidR="00F6126C" w:rsidRDefault="00F6126C" w:rsidP="00F6126C">
            <w:pPr>
              <w:pBdr>
                <w:top w:val="nil"/>
                <w:left w:val="nil"/>
                <w:bottom w:val="nil"/>
                <w:right w:val="nil"/>
              </w:pBdr>
            </w:pPr>
            <w:r>
              <w:rPr>
                <w:rFonts w:eastAsia="Arial" w:cs="Arial"/>
                <w:color w:val="000000"/>
                <w:sz w:val="20"/>
              </w:rPr>
              <w:lastRenderedPageBreak/>
              <w:t>Refer QCM TW_Complaint Handling_DesignSpec_Appendix – 3 Section ‘Tasks’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E0C" w14:textId="77777777" w:rsidR="00F6126C" w:rsidRDefault="00F6126C" w:rsidP="00F6126C">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E0D" w14:textId="77777777" w:rsidR="00F6126C" w:rsidRDefault="00F6126C" w:rsidP="00F6126C">
            <w:pPr>
              <w:pBdr>
                <w:top w:val="nil"/>
                <w:left w:val="nil"/>
                <w:bottom w:val="nil"/>
                <w:right w:val="nil"/>
              </w:pBdr>
            </w:pPr>
            <w:r>
              <w:rPr>
                <w:rFonts w:eastAsia="Arial" w:cs="Arial"/>
                <w:color w:val="000000"/>
                <w:sz w:val="20"/>
              </w:rPr>
              <w:t>FRS-CH-SF-EVAL-105-01, FRS-CH-SF-EVAL-105-02</w:t>
            </w:r>
          </w:p>
        </w:tc>
      </w:tr>
      <w:tr w:rsidR="00F6126C" w14:paraId="2D6C0E15"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E0F" w14:textId="77777777" w:rsidR="00F6126C" w:rsidRDefault="00F6126C" w:rsidP="00F6126C">
            <w:pPr>
              <w:pBdr>
                <w:top w:val="nil"/>
                <w:left w:val="nil"/>
                <w:bottom w:val="nil"/>
                <w:right w:val="nil"/>
              </w:pBdr>
            </w:pPr>
            <w:r>
              <w:rPr>
                <w:rFonts w:eastAsia="Arial" w:cs="Arial"/>
                <w:color w:val="000000"/>
                <w:sz w:val="20"/>
              </w:rPr>
              <w:t>DS-CH-CS-GC-057</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E10" w14:textId="77777777" w:rsidR="00F6126C" w:rsidRDefault="00F6126C" w:rsidP="00F6126C">
            <w:pPr>
              <w:pBdr>
                <w:top w:val="nil"/>
                <w:left w:val="nil"/>
                <w:bottom w:val="nil"/>
                <w:right w:val="nil"/>
              </w:pBdr>
            </w:pPr>
            <w:r>
              <w:rPr>
                <w:rFonts w:eastAsia="Arial" w:cs="Arial"/>
                <w:color w:val="000000"/>
                <w:sz w:val="20"/>
              </w:rPr>
              <w:t>The system shall be configured with group category workflow for the “Non Philips Medical Device” activity that will move Complaint record from Evaluation to “Pending 3</w:t>
            </w:r>
            <w:r>
              <w:rPr>
                <w:rFonts w:eastAsia="Arial" w:cs="Arial"/>
                <w:color w:val="000000"/>
                <w:sz w:val="17"/>
                <w:vertAlign w:val="superscript"/>
              </w:rPr>
              <w:t>rd</w:t>
            </w:r>
            <w:r>
              <w:rPr>
                <w:rFonts w:eastAsia="Arial" w:cs="Arial"/>
                <w:color w:val="000000"/>
                <w:sz w:val="20"/>
              </w:rPr>
              <w:t xml:space="preserve"> Party SQN Creation” state.</w:t>
            </w:r>
          </w:p>
          <w:p w14:paraId="2D6C0E11" w14:textId="77777777" w:rsidR="00F6126C" w:rsidRDefault="00F6126C" w:rsidP="00F6126C">
            <w:pPr>
              <w:pBdr>
                <w:top w:val="nil"/>
                <w:left w:val="nil"/>
                <w:bottom w:val="nil"/>
                <w:right w:val="nil"/>
              </w:pBdr>
            </w:pPr>
            <w:r>
              <w:rPr>
                <w:rFonts w:eastAsia="Arial" w:cs="Arial"/>
                <w:color w:val="000000"/>
                <w:sz w:val="20"/>
              </w:rPr>
              <w:t> </w:t>
            </w:r>
          </w:p>
          <w:p w14:paraId="2D6C0E12" w14:textId="77777777" w:rsidR="00F6126C" w:rsidRDefault="00F6126C" w:rsidP="00F6126C">
            <w:pPr>
              <w:pBdr>
                <w:top w:val="nil"/>
                <w:left w:val="nil"/>
                <w:bottom w:val="nil"/>
                <w:right w:val="nil"/>
              </w:pBdr>
            </w:pPr>
            <w:r>
              <w:rPr>
                <w:rFonts w:eastAsia="Arial" w:cs="Arial"/>
                <w:color w:val="000000"/>
                <w:sz w:val="20"/>
              </w:rPr>
              <w:t>Refer Group_Category_Workflow.xls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E13"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E14" w14:textId="77777777" w:rsidR="00F6126C" w:rsidRDefault="00F6126C" w:rsidP="00F6126C">
            <w:pPr>
              <w:pBdr>
                <w:top w:val="nil"/>
                <w:left w:val="nil"/>
                <w:bottom w:val="nil"/>
                <w:right w:val="nil"/>
              </w:pBdr>
            </w:pPr>
            <w:r>
              <w:rPr>
                <w:rFonts w:eastAsia="Arial" w:cs="Arial"/>
                <w:color w:val="000000"/>
                <w:sz w:val="20"/>
              </w:rPr>
              <w:t>FRS-CH-SF-EVAL-083-01, FRS-CH-SF-EVAL-083-02</w:t>
            </w:r>
          </w:p>
        </w:tc>
      </w:tr>
      <w:tr w:rsidR="00F6126C" w14:paraId="2D6C0E1B"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E16" w14:textId="77777777" w:rsidR="00F6126C" w:rsidRDefault="00F6126C" w:rsidP="00F6126C">
            <w:pPr>
              <w:pBdr>
                <w:top w:val="nil"/>
                <w:left w:val="nil"/>
                <w:bottom w:val="nil"/>
                <w:right w:val="nil"/>
              </w:pBdr>
            </w:pPr>
            <w:r>
              <w:rPr>
                <w:rFonts w:eastAsia="Arial" w:cs="Arial"/>
                <w:color w:val="000000"/>
                <w:sz w:val="20"/>
              </w:rPr>
              <w:t>DS-CH-CS-GC-058</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E17" w14:textId="77777777" w:rsidR="00F6126C" w:rsidRDefault="00F6126C" w:rsidP="00F6126C">
            <w:pPr>
              <w:pBdr>
                <w:top w:val="nil"/>
                <w:left w:val="nil"/>
                <w:bottom w:val="nil"/>
                <w:right w:val="nil"/>
              </w:pBdr>
            </w:pPr>
            <w:r>
              <w:rPr>
                <w:rFonts w:eastAsia="Arial" w:cs="Arial"/>
                <w:color w:val="000000"/>
                <w:sz w:val="20"/>
              </w:rPr>
              <w:t>The system shall be configured with Return for Re-evaluation activity that will move the Complaint record from “Pending 3</w:t>
            </w:r>
            <w:r>
              <w:rPr>
                <w:rFonts w:eastAsia="Arial" w:cs="Arial"/>
                <w:color w:val="000000"/>
                <w:sz w:val="17"/>
                <w:vertAlign w:val="superscript"/>
              </w:rPr>
              <w:t>rd</w:t>
            </w:r>
            <w:r>
              <w:rPr>
                <w:rFonts w:eastAsia="Arial" w:cs="Arial"/>
                <w:color w:val="000000"/>
                <w:sz w:val="20"/>
              </w:rPr>
              <w:t xml:space="preserve"> Party ACK” to Evaluation state.</w:t>
            </w:r>
          </w:p>
          <w:p w14:paraId="2D6C0E18" w14:textId="77777777" w:rsidR="00F6126C" w:rsidRDefault="00F6126C" w:rsidP="00F6126C">
            <w:pPr>
              <w:pBdr>
                <w:top w:val="nil"/>
                <w:left w:val="nil"/>
                <w:bottom w:val="nil"/>
                <w:right w:val="nil"/>
              </w:pBdr>
            </w:pPr>
            <w:r>
              <w:rPr>
                <w:rFonts w:eastAsia="Arial" w:cs="Arial"/>
                <w:color w:val="000000"/>
                <w:sz w:val="20"/>
              </w:rPr>
              <w:t>Refer Group_Category_Workflow.xls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E19"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E1A" w14:textId="77777777" w:rsidR="00F6126C" w:rsidRDefault="00F6126C" w:rsidP="00F6126C">
            <w:pPr>
              <w:pBdr>
                <w:top w:val="nil"/>
                <w:left w:val="nil"/>
                <w:bottom w:val="nil"/>
                <w:right w:val="nil"/>
              </w:pBdr>
            </w:pPr>
            <w:r>
              <w:rPr>
                <w:rFonts w:eastAsia="Arial" w:cs="Arial"/>
                <w:color w:val="000000"/>
                <w:sz w:val="20"/>
              </w:rPr>
              <w:t>FRS-CH-SF-EVAL-085-01, FRS-CH-SF-EVAL-092-01, FRS-CH-SF-EVAL-093-01</w:t>
            </w:r>
          </w:p>
        </w:tc>
      </w:tr>
      <w:tr w:rsidR="00F6126C" w14:paraId="2D6C0E22"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E1C" w14:textId="77777777" w:rsidR="00F6126C" w:rsidRDefault="00F6126C" w:rsidP="00F6126C">
            <w:pPr>
              <w:pBdr>
                <w:top w:val="nil"/>
                <w:left w:val="nil"/>
                <w:bottom w:val="nil"/>
                <w:right w:val="nil"/>
              </w:pBdr>
            </w:pPr>
            <w:r>
              <w:rPr>
                <w:rFonts w:eastAsia="Arial" w:cs="Arial"/>
                <w:color w:val="000000"/>
                <w:sz w:val="20"/>
              </w:rPr>
              <w:t>DS-CH-CS-GC-059</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E1D" w14:textId="77777777" w:rsidR="00F6126C" w:rsidRDefault="00F6126C" w:rsidP="00F6126C">
            <w:pPr>
              <w:pBdr>
                <w:top w:val="nil"/>
                <w:left w:val="nil"/>
                <w:bottom w:val="nil"/>
                <w:right w:val="nil"/>
              </w:pBdr>
            </w:pPr>
            <w:r>
              <w:rPr>
                <w:rFonts w:eastAsia="Arial" w:cs="Arial"/>
                <w:color w:val="000000"/>
                <w:sz w:val="20"/>
              </w:rPr>
              <w:t>The system shall be configured with the Tasks and Tasks set for scheduling the “Independent Review” and “Reject” activities when Customer Communication record is in the Pending Independent Review state.</w:t>
            </w:r>
          </w:p>
          <w:p w14:paraId="2D6C0E1E" w14:textId="77777777" w:rsidR="00F6126C" w:rsidRDefault="00F6126C" w:rsidP="00F6126C">
            <w:pPr>
              <w:pBdr>
                <w:top w:val="nil"/>
                <w:left w:val="nil"/>
                <w:bottom w:val="nil"/>
                <w:right w:val="nil"/>
              </w:pBdr>
            </w:pPr>
            <w:r>
              <w:rPr>
                <w:rFonts w:eastAsia="Arial" w:cs="Arial"/>
                <w:color w:val="000000"/>
                <w:sz w:val="20"/>
              </w:rPr>
              <w:t> </w:t>
            </w:r>
          </w:p>
          <w:p w14:paraId="2D6C0E1F" w14:textId="77777777" w:rsidR="00F6126C" w:rsidRDefault="00F6126C" w:rsidP="00F6126C">
            <w:pPr>
              <w:pBdr>
                <w:top w:val="nil"/>
                <w:left w:val="nil"/>
                <w:bottom w:val="nil"/>
                <w:right w:val="nil"/>
              </w:pBdr>
            </w:pPr>
            <w:r>
              <w:rPr>
                <w:rFonts w:eastAsia="Arial" w:cs="Arial"/>
                <w:color w:val="000000"/>
                <w:sz w:val="20"/>
              </w:rPr>
              <w:t>Refer QCM TW_Complaint Handling_DesignSpec_Appendix – 3 Section ‘Tasks’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E20"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E21" w14:textId="77777777" w:rsidR="00F6126C" w:rsidRDefault="00F6126C" w:rsidP="00F6126C">
            <w:pPr>
              <w:pBdr>
                <w:top w:val="nil"/>
                <w:left w:val="nil"/>
                <w:bottom w:val="nil"/>
                <w:right w:val="nil"/>
              </w:pBdr>
            </w:pPr>
            <w:r>
              <w:rPr>
                <w:rFonts w:eastAsia="Arial" w:cs="Arial"/>
                <w:color w:val="000000"/>
                <w:sz w:val="20"/>
              </w:rPr>
              <w:t>FRS-CH-CUST-008-01,FRS-CH-CUST-008-02</w:t>
            </w:r>
          </w:p>
        </w:tc>
      </w:tr>
      <w:tr w:rsidR="00F6126C" w14:paraId="2D6C0E2A"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E23" w14:textId="77777777" w:rsidR="00F6126C" w:rsidRDefault="00F6126C" w:rsidP="00F6126C">
            <w:pPr>
              <w:pBdr>
                <w:top w:val="nil"/>
                <w:left w:val="nil"/>
                <w:bottom w:val="nil"/>
                <w:right w:val="nil"/>
              </w:pBdr>
            </w:pPr>
            <w:r>
              <w:rPr>
                <w:rFonts w:eastAsia="Arial" w:cs="Arial"/>
                <w:color w:val="000000"/>
                <w:sz w:val="20"/>
              </w:rPr>
              <w:t>DS-CH-CS-GC-060</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E24" w14:textId="77777777" w:rsidR="00F6126C" w:rsidRDefault="00F6126C" w:rsidP="00F6126C">
            <w:pPr>
              <w:pBdr>
                <w:top w:val="nil"/>
                <w:left w:val="nil"/>
                <w:bottom w:val="nil"/>
                <w:right w:val="nil"/>
              </w:pBdr>
            </w:pPr>
            <w:r>
              <w:rPr>
                <w:rFonts w:eastAsia="Arial" w:cs="Arial"/>
                <w:color w:val="000000"/>
                <w:sz w:val="20"/>
              </w:rPr>
              <w:t>The system shall be configured with Group Category Workflow for the  activity Reopen to Evaluation that will move record when the record is in below states</w:t>
            </w:r>
          </w:p>
          <w:p w14:paraId="2D6C0E25" w14:textId="77777777" w:rsidR="00F6126C" w:rsidRDefault="00F6126C" w:rsidP="00F6126C">
            <w:pPr>
              <w:numPr>
                <w:ilvl w:val="0"/>
                <w:numId w:val="25"/>
              </w:numPr>
              <w:pBdr>
                <w:top w:val="nil"/>
                <w:left w:val="nil"/>
                <w:bottom w:val="nil"/>
                <w:right w:val="nil"/>
              </w:pBdr>
            </w:pPr>
            <w:r>
              <w:rPr>
                <w:rFonts w:eastAsia="Arial" w:cs="Arial"/>
                <w:color w:val="000000"/>
                <w:sz w:val="20"/>
              </w:rPr>
              <w:t>Closed – Non Philips Medical Device</w:t>
            </w:r>
          </w:p>
          <w:p w14:paraId="2D6C0E26" w14:textId="77777777" w:rsidR="00F6126C" w:rsidRDefault="00F6126C" w:rsidP="00F6126C">
            <w:pPr>
              <w:numPr>
                <w:ilvl w:val="0"/>
                <w:numId w:val="25"/>
              </w:numPr>
              <w:pBdr>
                <w:top w:val="nil"/>
                <w:left w:val="nil"/>
                <w:bottom w:val="nil"/>
                <w:right w:val="nil"/>
              </w:pBdr>
            </w:pPr>
            <w:r>
              <w:rPr>
                <w:rFonts w:eastAsia="Arial" w:cs="Arial"/>
                <w:color w:val="000000"/>
                <w:sz w:val="20"/>
              </w:rPr>
              <w:t>Closed – No Further Investigation</w:t>
            </w:r>
          </w:p>
          <w:p w14:paraId="2D6C0E27" w14:textId="77777777" w:rsidR="00F6126C" w:rsidRDefault="00F6126C" w:rsidP="00F6126C">
            <w:pPr>
              <w:pBdr>
                <w:top w:val="nil"/>
                <w:left w:val="nil"/>
                <w:bottom w:val="nil"/>
                <w:right w:val="nil"/>
              </w:pBdr>
            </w:pPr>
            <w:r>
              <w:rPr>
                <w:rFonts w:eastAsia="Arial" w:cs="Arial"/>
                <w:color w:val="000000"/>
                <w:sz w:val="20"/>
              </w:rPr>
              <w:t>Refer Group_Category_Workflow.xls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E28"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E29" w14:textId="77777777" w:rsidR="00F6126C" w:rsidRDefault="00F6126C" w:rsidP="00F6126C">
            <w:pPr>
              <w:pBdr>
                <w:top w:val="nil"/>
                <w:left w:val="nil"/>
                <w:bottom w:val="nil"/>
                <w:right w:val="nil"/>
              </w:pBdr>
            </w:pPr>
            <w:r>
              <w:rPr>
                <w:rFonts w:eastAsia="Arial" w:cs="Arial"/>
                <w:color w:val="000000"/>
                <w:sz w:val="20"/>
              </w:rPr>
              <w:t>FRS-CH-SF-EVAL-108-01, FRS-CH-SF-EVAL-108-02, FRS-CH-SF-EVAL-10-02, FRS-CH-SF-EVAL-106-01</w:t>
            </w:r>
          </w:p>
        </w:tc>
      </w:tr>
      <w:tr w:rsidR="00F6126C" w14:paraId="2D6C0E30"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E2B" w14:textId="77777777" w:rsidR="00F6126C" w:rsidRDefault="00F6126C" w:rsidP="00F6126C">
            <w:pPr>
              <w:pBdr>
                <w:top w:val="nil"/>
                <w:left w:val="nil"/>
                <w:bottom w:val="nil"/>
                <w:right w:val="nil"/>
              </w:pBdr>
            </w:pPr>
            <w:r>
              <w:rPr>
                <w:rFonts w:eastAsia="Arial" w:cs="Arial"/>
                <w:color w:val="000000"/>
                <w:sz w:val="20"/>
              </w:rPr>
              <w:t>DS-CH-CS-GC-061</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E2C" w14:textId="77777777" w:rsidR="00F6126C" w:rsidRDefault="00F6126C" w:rsidP="00F6126C">
            <w:pPr>
              <w:pBdr>
                <w:top w:val="nil"/>
                <w:left w:val="nil"/>
                <w:bottom w:val="nil"/>
                <w:right w:val="nil"/>
              </w:pBdr>
            </w:pPr>
            <w:r>
              <w:rPr>
                <w:rFonts w:eastAsia="Arial" w:cs="Arial"/>
                <w:color w:val="000000"/>
                <w:sz w:val="20"/>
              </w:rPr>
              <w:t>The system shall be configured with Group Category Workflow for the activity Return To Opened that will move Complaint record from Evaluation to Opened state</w:t>
            </w:r>
          </w:p>
          <w:p w14:paraId="2D6C0E2D" w14:textId="77777777" w:rsidR="00F6126C" w:rsidRDefault="00F6126C" w:rsidP="00F6126C">
            <w:pPr>
              <w:pBdr>
                <w:top w:val="nil"/>
                <w:left w:val="nil"/>
                <w:bottom w:val="nil"/>
                <w:right w:val="nil"/>
              </w:pBdr>
            </w:pPr>
            <w:r>
              <w:rPr>
                <w:rFonts w:eastAsia="Arial" w:cs="Arial"/>
                <w:color w:val="000000"/>
                <w:sz w:val="20"/>
              </w:rPr>
              <w:t>Refer Group_Category_Workflow.xls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E2E"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E2F" w14:textId="77777777" w:rsidR="00F6126C" w:rsidRDefault="00F6126C" w:rsidP="00F6126C">
            <w:pPr>
              <w:pBdr>
                <w:top w:val="nil"/>
                <w:left w:val="nil"/>
                <w:bottom w:val="nil"/>
                <w:right w:val="nil"/>
              </w:pBdr>
            </w:pPr>
            <w:r>
              <w:rPr>
                <w:rFonts w:eastAsia="Arial" w:cs="Arial"/>
                <w:color w:val="000000"/>
                <w:sz w:val="20"/>
              </w:rPr>
              <w:t>FRS-CH-SF-EVAL-049-001,FRS-CH-SF-EVAL-049-002</w:t>
            </w:r>
          </w:p>
        </w:tc>
      </w:tr>
      <w:tr w:rsidR="00F6126C" w14:paraId="2D6C0E36"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E31" w14:textId="77777777" w:rsidR="00F6126C" w:rsidRDefault="00F6126C" w:rsidP="00F6126C">
            <w:pPr>
              <w:pBdr>
                <w:top w:val="nil"/>
                <w:left w:val="nil"/>
                <w:bottom w:val="nil"/>
                <w:right w:val="nil"/>
              </w:pBdr>
            </w:pPr>
            <w:r>
              <w:rPr>
                <w:rFonts w:eastAsia="Arial" w:cs="Arial"/>
                <w:color w:val="000000"/>
                <w:sz w:val="20"/>
              </w:rPr>
              <w:t>DS-CH-CS-GC-062</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E32" w14:textId="77777777" w:rsidR="00F6126C" w:rsidRDefault="00F6126C" w:rsidP="00F6126C">
            <w:pPr>
              <w:pBdr>
                <w:top w:val="nil"/>
                <w:left w:val="nil"/>
                <w:bottom w:val="nil"/>
                <w:right w:val="nil"/>
              </w:pBdr>
            </w:pPr>
            <w:r>
              <w:rPr>
                <w:rFonts w:eastAsia="Arial" w:cs="Arial"/>
                <w:color w:val="000000"/>
                <w:sz w:val="20"/>
              </w:rPr>
              <w:t>The system shall be configured with Group Category Workflow for the activity “Complete Communication” that will move the Customer Communication record from Opened to Pending Independent Review state</w:t>
            </w:r>
          </w:p>
          <w:p w14:paraId="2D6C0E33" w14:textId="77777777" w:rsidR="00F6126C" w:rsidRDefault="00F6126C" w:rsidP="00F6126C">
            <w:pPr>
              <w:pBdr>
                <w:top w:val="nil"/>
                <w:left w:val="nil"/>
                <w:bottom w:val="nil"/>
                <w:right w:val="nil"/>
              </w:pBdr>
            </w:pPr>
            <w:r>
              <w:rPr>
                <w:rFonts w:eastAsia="Arial" w:cs="Arial"/>
                <w:color w:val="000000"/>
                <w:sz w:val="20"/>
              </w:rPr>
              <w:t>Refer Group_Category_Workflow.xls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E34"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E35" w14:textId="77777777" w:rsidR="00F6126C" w:rsidRDefault="00F6126C" w:rsidP="00F6126C">
            <w:pPr>
              <w:pBdr>
                <w:top w:val="nil"/>
                <w:left w:val="nil"/>
                <w:bottom w:val="nil"/>
                <w:right w:val="nil"/>
              </w:pBdr>
            </w:pPr>
            <w:r>
              <w:rPr>
                <w:rFonts w:eastAsia="Arial" w:cs="Arial"/>
                <w:color w:val="000000"/>
                <w:sz w:val="20"/>
              </w:rPr>
              <w:t>FRS-CH-CUST-003-01,FRS-CH-CUST-003-02</w:t>
            </w:r>
          </w:p>
        </w:tc>
      </w:tr>
      <w:tr w:rsidR="00F6126C" w14:paraId="2D6C0E3C"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E37" w14:textId="77777777" w:rsidR="00F6126C" w:rsidRDefault="00F6126C" w:rsidP="00F6126C">
            <w:pPr>
              <w:pBdr>
                <w:top w:val="nil"/>
                <w:left w:val="nil"/>
                <w:bottom w:val="nil"/>
                <w:right w:val="nil"/>
              </w:pBdr>
            </w:pPr>
            <w:r>
              <w:rPr>
                <w:rFonts w:eastAsia="Arial" w:cs="Arial"/>
                <w:color w:val="000000"/>
                <w:sz w:val="20"/>
              </w:rPr>
              <w:t>DS-CH-CS-GC-063</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E38" w14:textId="77777777" w:rsidR="00F6126C" w:rsidRDefault="00F6126C" w:rsidP="00F6126C">
            <w:pPr>
              <w:pBdr>
                <w:top w:val="nil"/>
                <w:left w:val="nil"/>
                <w:bottom w:val="nil"/>
                <w:right w:val="nil"/>
              </w:pBdr>
            </w:pPr>
            <w:r>
              <w:rPr>
                <w:rFonts w:eastAsia="Arial" w:cs="Arial"/>
                <w:color w:val="000000"/>
                <w:sz w:val="20"/>
              </w:rPr>
              <w:t>The system shall be configured with group category workflow for the Return to Opened activity which shall move the ‘Customer Communication’ from the “Pending Communication” to “Opened" state</w:t>
            </w:r>
          </w:p>
          <w:p w14:paraId="2D6C0E39" w14:textId="77777777" w:rsidR="00F6126C" w:rsidRDefault="00F6126C" w:rsidP="00F6126C">
            <w:pPr>
              <w:pBdr>
                <w:top w:val="nil"/>
                <w:left w:val="nil"/>
                <w:bottom w:val="nil"/>
                <w:right w:val="nil"/>
              </w:pBdr>
            </w:pPr>
            <w:r>
              <w:rPr>
                <w:rFonts w:eastAsia="Arial" w:cs="Arial"/>
                <w:color w:val="000000"/>
                <w:sz w:val="20"/>
              </w:rPr>
              <w:t>Refer Group_Category_Workflow.xls – Activity – Return to Opened</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E3A"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E3B" w14:textId="77777777" w:rsidR="00F6126C" w:rsidRDefault="00F6126C" w:rsidP="00F6126C">
            <w:pPr>
              <w:pBdr>
                <w:top w:val="nil"/>
                <w:left w:val="nil"/>
                <w:bottom w:val="nil"/>
                <w:right w:val="nil"/>
              </w:pBdr>
            </w:pPr>
            <w:r>
              <w:rPr>
                <w:rFonts w:eastAsia="Arial" w:cs="Arial"/>
                <w:color w:val="000000"/>
                <w:sz w:val="20"/>
              </w:rPr>
              <w:t>FRS-CH-CUST-016-01,FRS-CH-CUST-016-02</w:t>
            </w:r>
          </w:p>
        </w:tc>
      </w:tr>
      <w:tr w:rsidR="00F6126C" w14:paraId="2D6C0E42"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E3D" w14:textId="77777777" w:rsidR="00F6126C" w:rsidRDefault="00F6126C" w:rsidP="00F6126C">
            <w:pPr>
              <w:pBdr>
                <w:top w:val="nil"/>
                <w:left w:val="nil"/>
                <w:bottom w:val="nil"/>
                <w:right w:val="nil"/>
              </w:pBdr>
            </w:pPr>
            <w:r>
              <w:rPr>
                <w:rFonts w:eastAsia="Arial" w:cs="Arial"/>
                <w:color w:val="000000"/>
                <w:sz w:val="20"/>
              </w:rPr>
              <w:lastRenderedPageBreak/>
              <w:t>DS-CH-CS-GC-064</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E3E" w14:textId="77777777" w:rsidR="00F6126C" w:rsidRDefault="00F6126C" w:rsidP="00F6126C">
            <w:pPr>
              <w:pBdr>
                <w:top w:val="nil"/>
                <w:left w:val="nil"/>
                <w:bottom w:val="nil"/>
                <w:right w:val="nil"/>
              </w:pBdr>
            </w:pPr>
            <w:r>
              <w:rPr>
                <w:rFonts w:eastAsia="Arial" w:cs="Arial"/>
                <w:color w:val="000000"/>
                <w:sz w:val="20"/>
              </w:rPr>
              <w:t>The system shall be configured with group category workflow for the Send Communication activity which shall move the ‘Customer Communication’ from the “Pending Communication” to “Closed - Done" state</w:t>
            </w:r>
          </w:p>
          <w:p w14:paraId="2D6C0E3F" w14:textId="77777777" w:rsidR="00F6126C" w:rsidRDefault="00F6126C" w:rsidP="00F6126C">
            <w:pPr>
              <w:pBdr>
                <w:top w:val="nil"/>
                <w:left w:val="nil"/>
                <w:bottom w:val="nil"/>
                <w:right w:val="nil"/>
              </w:pBdr>
            </w:pPr>
            <w:r>
              <w:rPr>
                <w:rFonts w:eastAsia="Arial" w:cs="Arial"/>
                <w:color w:val="000000"/>
                <w:sz w:val="20"/>
              </w:rPr>
              <w:t>Refer Group_Category_Workflow.xls – Activity – Cancel Review</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E40"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E41" w14:textId="77777777" w:rsidR="00F6126C" w:rsidRDefault="00F6126C" w:rsidP="00F6126C">
            <w:pPr>
              <w:pBdr>
                <w:top w:val="nil"/>
                <w:left w:val="nil"/>
                <w:bottom w:val="nil"/>
                <w:right w:val="nil"/>
              </w:pBdr>
            </w:pPr>
            <w:r>
              <w:rPr>
                <w:rFonts w:eastAsia="Arial" w:cs="Arial"/>
                <w:color w:val="000000"/>
                <w:sz w:val="20"/>
              </w:rPr>
              <w:t>FRS-CH-CUST-013-01,FRS-CH-CUST-013-02</w:t>
            </w:r>
          </w:p>
        </w:tc>
      </w:tr>
      <w:tr w:rsidR="00F6126C" w14:paraId="2D6C0E50"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E43" w14:textId="77777777" w:rsidR="00F6126C" w:rsidRDefault="00F6126C" w:rsidP="00F6126C">
            <w:pPr>
              <w:pBdr>
                <w:top w:val="nil"/>
                <w:left w:val="nil"/>
                <w:bottom w:val="nil"/>
                <w:right w:val="nil"/>
              </w:pBdr>
            </w:pPr>
            <w:r>
              <w:rPr>
                <w:rFonts w:eastAsia="Arial" w:cs="Arial"/>
                <w:color w:val="000000"/>
                <w:sz w:val="20"/>
              </w:rPr>
              <w:t>DS-CH-CS-GC-065</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E44" w14:textId="77777777" w:rsidR="00F6126C" w:rsidRDefault="00F6126C" w:rsidP="00F6126C">
            <w:pPr>
              <w:pBdr>
                <w:top w:val="nil"/>
                <w:left w:val="nil"/>
                <w:bottom w:val="nil"/>
                <w:right w:val="nil"/>
              </w:pBdr>
            </w:pPr>
            <w:r>
              <w:rPr>
                <w:rFonts w:eastAsia="Arial" w:cs="Arial"/>
                <w:color w:val="000000"/>
                <w:sz w:val="20"/>
              </w:rPr>
              <w:t>The system shall be configured with Group Category permissions to create/modify the Customer Communication record.</w:t>
            </w:r>
          </w:p>
          <w:p w14:paraId="2D6C0E45" w14:textId="77777777" w:rsidR="00F6126C" w:rsidRDefault="00F6126C" w:rsidP="00F6126C">
            <w:pPr>
              <w:numPr>
                <w:ilvl w:val="0"/>
                <w:numId w:val="25"/>
              </w:numPr>
              <w:pBdr>
                <w:top w:val="nil"/>
                <w:left w:val="nil"/>
                <w:bottom w:val="nil"/>
                <w:right w:val="nil"/>
              </w:pBdr>
            </w:pPr>
            <w:r>
              <w:rPr>
                <w:rFonts w:eastAsia="Arial" w:cs="Arial"/>
                <w:color w:val="000000"/>
                <w:sz w:val="20"/>
              </w:rPr>
              <w:t xml:space="preserve">CC – General - FP </w:t>
            </w:r>
          </w:p>
          <w:p w14:paraId="2D6C0E46" w14:textId="77777777" w:rsidR="00F6126C" w:rsidRDefault="00F6126C" w:rsidP="00F6126C">
            <w:pPr>
              <w:numPr>
                <w:ilvl w:val="0"/>
                <w:numId w:val="25"/>
              </w:numPr>
              <w:pBdr>
                <w:top w:val="nil"/>
                <w:left w:val="nil"/>
                <w:bottom w:val="nil"/>
                <w:right w:val="nil"/>
              </w:pBdr>
            </w:pPr>
            <w:r>
              <w:rPr>
                <w:rFonts w:eastAsia="Arial" w:cs="Arial"/>
                <w:color w:val="000000"/>
                <w:sz w:val="20"/>
              </w:rPr>
              <w:t xml:space="preserve">CC – General - Business Admin </w:t>
            </w:r>
          </w:p>
          <w:p w14:paraId="2D6C0E47" w14:textId="77777777" w:rsidR="00F6126C" w:rsidRDefault="00F6126C" w:rsidP="00F6126C">
            <w:pPr>
              <w:numPr>
                <w:ilvl w:val="0"/>
                <w:numId w:val="25"/>
              </w:numPr>
              <w:pBdr>
                <w:top w:val="nil"/>
                <w:left w:val="nil"/>
                <w:bottom w:val="nil"/>
                <w:right w:val="nil"/>
              </w:pBdr>
            </w:pPr>
            <w:r>
              <w:rPr>
                <w:rFonts w:eastAsia="Arial" w:cs="Arial"/>
                <w:color w:val="000000"/>
                <w:sz w:val="20"/>
              </w:rPr>
              <w:t xml:space="preserve">CC - Complaint - Investigator 2 </w:t>
            </w:r>
          </w:p>
          <w:p w14:paraId="2D6C0E48" w14:textId="77777777" w:rsidR="00F6126C" w:rsidRDefault="00F6126C" w:rsidP="00F6126C">
            <w:pPr>
              <w:numPr>
                <w:ilvl w:val="0"/>
                <w:numId w:val="25"/>
              </w:numPr>
              <w:pBdr>
                <w:top w:val="nil"/>
                <w:left w:val="nil"/>
                <w:bottom w:val="nil"/>
                <w:right w:val="nil"/>
              </w:pBdr>
            </w:pPr>
            <w:r>
              <w:rPr>
                <w:rFonts w:eastAsia="Arial" w:cs="Arial"/>
                <w:color w:val="000000"/>
                <w:sz w:val="20"/>
              </w:rPr>
              <w:t xml:space="preserve">CC - VRS </w:t>
            </w:r>
          </w:p>
          <w:p w14:paraId="2D6C0E49" w14:textId="77777777" w:rsidR="00F6126C" w:rsidRDefault="00F6126C" w:rsidP="00F6126C">
            <w:pPr>
              <w:numPr>
                <w:ilvl w:val="0"/>
                <w:numId w:val="25"/>
              </w:numPr>
              <w:pBdr>
                <w:top w:val="nil"/>
                <w:left w:val="nil"/>
                <w:bottom w:val="nil"/>
                <w:right w:val="nil"/>
              </w:pBdr>
            </w:pPr>
            <w:r>
              <w:rPr>
                <w:rFonts w:eastAsia="Arial" w:cs="Arial"/>
                <w:color w:val="000000"/>
                <w:sz w:val="20"/>
              </w:rPr>
              <w:t xml:space="preserve">CC - Market Submitter </w:t>
            </w:r>
          </w:p>
          <w:p w14:paraId="2D6C0E4A" w14:textId="77777777" w:rsidR="00F6126C" w:rsidRDefault="00F6126C" w:rsidP="00F6126C">
            <w:pPr>
              <w:numPr>
                <w:ilvl w:val="0"/>
                <w:numId w:val="25"/>
              </w:numPr>
              <w:pBdr>
                <w:top w:val="nil"/>
                <w:left w:val="nil"/>
                <w:bottom w:val="nil"/>
                <w:right w:val="nil"/>
              </w:pBdr>
            </w:pPr>
            <w:r>
              <w:rPr>
                <w:rFonts w:eastAsia="Arial" w:cs="Arial"/>
                <w:color w:val="000000"/>
                <w:sz w:val="20"/>
              </w:rPr>
              <w:t xml:space="preserve">CC - Investigator 1 </w:t>
            </w:r>
          </w:p>
          <w:p w14:paraId="2D6C0E4B" w14:textId="77777777" w:rsidR="00F6126C" w:rsidRDefault="00F6126C" w:rsidP="00F6126C">
            <w:pPr>
              <w:numPr>
                <w:ilvl w:val="0"/>
                <w:numId w:val="25"/>
              </w:numPr>
              <w:pBdr>
                <w:top w:val="nil"/>
                <w:left w:val="nil"/>
                <w:bottom w:val="nil"/>
                <w:right w:val="nil"/>
              </w:pBdr>
            </w:pPr>
            <w:r>
              <w:rPr>
                <w:rFonts w:eastAsia="Arial" w:cs="Arial"/>
                <w:color w:val="000000"/>
                <w:sz w:val="20"/>
              </w:rPr>
              <w:t>CC – General - View Only</w:t>
            </w:r>
          </w:p>
          <w:p w14:paraId="2D6C0E4C" w14:textId="77777777" w:rsidR="00F6126C" w:rsidRDefault="00F6126C" w:rsidP="00F6126C">
            <w:pPr>
              <w:pBdr>
                <w:top w:val="nil"/>
                <w:left w:val="nil"/>
                <w:bottom w:val="nil"/>
                <w:right w:val="nil"/>
              </w:pBdr>
              <w:ind w:left="720"/>
            </w:pPr>
            <w:r>
              <w:rPr>
                <w:rFonts w:eastAsia="Arial" w:cs="Arial"/>
                <w:color w:val="000000"/>
                <w:sz w:val="20"/>
              </w:rPr>
              <w:t> </w:t>
            </w:r>
          </w:p>
          <w:p w14:paraId="2D6C0E4D" w14:textId="77777777" w:rsidR="00F6126C" w:rsidRDefault="00F6126C" w:rsidP="00F6126C">
            <w:pPr>
              <w:pBdr>
                <w:top w:val="nil"/>
                <w:left w:val="nil"/>
                <w:bottom w:val="nil"/>
                <w:right w:val="nil"/>
              </w:pBdr>
            </w:pPr>
            <w:r>
              <w:rPr>
                <w:rFonts w:eastAsia="Arial" w:cs="Arial"/>
                <w:color w:val="000000"/>
                <w:sz w:val="20"/>
              </w:rPr>
              <w:t>Refer Group_Category_Permissions_Export.xls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E4E"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E4F" w14:textId="77777777" w:rsidR="00F6126C" w:rsidRDefault="00F6126C" w:rsidP="00F6126C">
            <w:pPr>
              <w:pBdr>
                <w:top w:val="nil"/>
                <w:left w:val="nil"/>
                <w:bottom w:val="nil"/>
                <w:right w:val="nil"/>
              </w:pBdr>
            </w:pPr>
            <w:r>
              <w:rPr>
                <w:rFonts w:eastAsia="Arial" w:cs="Arial"/>
                <w:color w:val="000000"/>
                <w:sz w:val="20"/>
              </w:rPr>
              <w:t>FRS-CH-UR-001-060</w:t>
            </w:r>
          </w:p>
        </w:tc>
      </w:tr>
      <w:tr w:rsidR="00F6126C" w14:paraId="2D6C0E5E"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E51" w14:textId="77777777" w:rsidR="00F6126C" w:rsidRDefault="00F6126C" w:rsidP="00F6126C">
            <w:pPr>
              <w:pBdr>
                <w:top w:val="nil"/>
                <w:left w:val="nil"/>
                <w:bottom w:val="nil"/>
                <w:right w:val="nil"/>
              </w:pBdr>
            </w:pPr>
            <w:r>
              <w:rPr>
                <w:rFonts w:eastAsia="Arial" w:cs="Arial"/>
                <w:color w:val="000000"/>
                <w:sz w:val="20"/>
              </w:rPr>
              <w:t>DS-CH-CS-GC-066</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E52" w14:textId="77777777" w:rsidR="00F6126C" w:rsidRDefault="00F6126C" w:rsidP="00F6126C">
            <w:pPr>
              <w:pBdr>
                <w:top w:val="nil"/>
                <w:left w:val="nil"/>
                <w:bottom w:val="nil"/>
                <w:right w:val="nil"/>
              </w:pBdr>
            </w:pPr>
            <w:r>
              <w:rPr>
                <w:rFonts w:eastAsia="Arial" w:cs="Arial"/>
                <w:color w:val="000000"/>
                <w:sz w:val="20"/>
              </w:rPr>
              <w:t>The system shall be configured with below group categories and associated workflows for Customer Communication record for progressing it through various states.</w:t>
            </w:r>
          </w:p>
          <w:p w14:paraId="2D6C0E53" w14:textId="77777777" w:rsidR="00F6126C" w:rsidRDefault="00F6126C" w:rsidP="00F6126C">
            <w:pPr>
              <w:numPr>
                <w:ilvl w:val="0"/>
                <w:numId w:val="25"/>
              </w:numPr>
              <w:pBdr>
                <w:top w:val="nil"/>
                <w:left w:val="nil"/>
                <w:bottom w:val="nil"/>
                <w:right w:val="nil"/>
              </w:pBdr>
            </w:pPr>
            <w:r>
              <w:rPr>
                <w:rFonts w:eastAsia="Arial" w:cs="Arial"/>
                <w:color w:val="000000"/>
                <w:sz w:val="20"/>
              </w:rPr>
              <w:t xml:space="preserve">CC – General - FP </w:t>
            </w:r>
          </w:p>
          <w:p w14:paraId="2D6C0E54" w14:textId="77777777" w:rsidR="00F6126C" w:rsidRDefault="00F6126C" w:rsidP="00F6126C">
            <w:pPr>
              <w:numPr>
                <w:ilvl w:val="0"/>
                <w:numId w:val="25"/>
              </w:numPr>
              <w:pBdr>
                <w:top w:val="nil"/>
                <w:left w:val="nil"/>
                <w:bottom w:val="nil"/>
                <w:right w:val="nil"/>
              </w:pBdr>
            </w:pPr>
            <w:r>
              <w:rPr>
                <w:rFonts w:eastAsia="Arial" w:cs="Arial"/>
                <w:color w:val="000000"/>
                <w:sz w:val="20"/>
              </w:rPr>
              <w:t xml:space="preserve">CC – General - Business Admin </w:t>
            </w:r>
          </w:p>
          <w:p w14:paraId="2D6C0E55" w14:textId="77777777" w:rsidR="00F6126C" w:rsidRDefault="00F6126C" w:rsidP="00F6126C">
            <w:pPr>
              <w:numPr>
                <w:ilvl w:val="0"/>
                <w:numId w:val="25"/>
              </w:numPr>
              <w:pBdr>
                <w:top w:val="nil"/>
                <w:left w:val="nil"/>
                <w:bottom w:val="nil"/>
                <w:right w:val="nil"/>
              </w:pBdr>
            </w:pPr>
            <w:r>
              <w:rPr>
                <w:rFonts w:eastAsia="Arial" w:cs="Arial"/>
                <w:color w:val="000000"/>
                <w:sz w:val="20"/>
              </w:rPr>
              <w:t xml:space="preserve">CC - Complaint - Investigator 2 </w:t>
            </w:r>
          </w:p>
          <w:p w14:paraId="2D6C0E56" w14:textId="77777777" w:rsidR="00F6126C" w:rsidRDefault="00F6126C" w:rsidP="00F6126C">
            <w:pPr>
              <w:numPr>
                <w:ilvl w:val="0"/>
                <w:numId w:val="25"/>
              </w:numPr>
              <w:pBdr>
                <w:top w:val="nil"/>
                <w:left w:val="nil"/>
                <w:bottom w:val="nil"/>
                <w:right w:val="nil"/>
              </w:pBdr>
            </w:pPr>
            <w:r>
              <w:rPr>
                <w:rFonts w:eastAsia="Arial" w:cs="Arial"/>
                <w:color w:val="000000"/>
                <w:sz w:val="20"/>
              </w:rPr>
              <w:t xml:space="preserve">CC - VRS </w:t>
            </w:r>
          </w:p>
          <w:p w14:paraId="2D6C0E57" w14:textId="77777777" w:rsidR="00F6126C" w:rsidRDefault="00F6126C" w:rsidP="00F6126C">
            <w:pPr>
              <w:numPr>
                <w:ilvl w:val="0"/>
                <w:numId w:val="25"/>
              </w:numPr>
              <w:pBdr>
                <w:top w:val="nil"/>
                <w:left w:val="nil"/>
                <w:bottom w:val="nil"/>
                <w:right w:val="nil"/>
              </w:pBdr>
            </w:pPr>
            <w:r>
              <w:rPr>
                <w:rFonts w:eastAsia="Arial" w:cs="Arial"/>
                <w:color w:val="000000"/>
                <w:sz w:val="20"/>
              </w:rPr>
              <w:t xml:space="preserve">CC - Market Submitter </w:t>
            </w:r>
          </w:p>
          <w:p w14:paraId="2D6C0E58" w14:textId="77777777" w:rsidR="00F6126C" w:rsidRDefault="00F6126C" w:rsidP="00F6126C">
            <w:pPr>
              <w:numPr>
                <w:ilvl w:val="0"/>
                <w:numId w:val="25"/>
              </w:numPr>
              <w:pBdr>
                <w:top w:val="nil"/>
                <w:left w:val="nil"/>
                <w:bottom w:val="nil"/>
                <w:right w:val="nil"/>
              </w:pBdr>
            </w:pPr>
            <w:r>
              <w:rPr>
                <w:rFonts w:eastAsia="Arial" w:cs="Arial"/>
                <w:color w:val="000000"/>
                <w:sz w:val="20"/>
              </w:rPr>
              <w:t xml:space="preserve">CC - Investigator 1 </w:t>
            </w:r>
          </w:p>
          <w:p w14:paraId="2D6C0E59" w14:textId="77777777" w:rsidR="00F6126C" w:rsidRDefault="00F6126C" w:rsidP="00F6126C">
            <w:pPr>
              <w:numPr>
                <w:ilvl w:val="0"/>
                <w:numId w:val="25"/>
              </w:numPr>
              <w:pBdr>
                <w:top w:val="nil"/>
                <w:left w:val="nil"/>
                <w:bottom w:val="nil"/>
                <w:right w:val="nil"/>
              </w:pBdr>
            </w:pPr>
            <w:r>
              <w:rPr>
                <w:rFonts w:eastAsia="Arial" w:cs="Arial"/>
                <w:color w:val="000000"/>
                <w:sz w:val="20"/>
              </w:rPr>
              <w:t>CC – General - View Only</w:t>
            </w:r>
          </w:p>
          <w:p w14:paraId="2D6C0E5A" w14:textId="77777777" w:rsidR="00F6126C" w:rsidRDefault="00F6126C" w:rsidP="00F6126C">
            <w:pPr>
              <w:pBdr>
                <w:top w:val="nil"/>
                <w:left w:val="nil"/>
                <w:bottom w:val="nil"/>
                <w:right w:val="nil"/>
              </w:pBdr>
              <w:ind w:left="720"/>
            </w:pPr>
            <w:r>
              <w:rPr>
                <w:rFonts w:eastAsia="Arial" w:cs="Arial"/>
                <w:color w:val="000000"/>
                <w:sz w:val="20"/>
              </w:rPr>
              <w:t> </w:t>
            </w:r>
          </w:p>
          <w:p w14:paraId="2D6C0E5B" w14:textId="77777777" w:rsidR="00F6126C" w:rsidRDefault="00F6126C" w:rsidP="00F6126C">
            <w:pPr>
              <w:pBdr>
                <w:top w:val="nil"/>
                <w:left w:val="nil"/>
                <w:bottom w:val="nil"/>
                <w:right w:val="nil"/>
              </w:pBdr>
            </w:pPr>
            <w:r>
              <w:rPr>
                <w:rFonts w:eastAsia="Arial" w:cs="Arial"/>
                <w:color w:val="000000"/>
                <w:sz w:val="20"/>
              </w:rPr>
              <w:t>Refer Group_Category_Workflow.xls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E5C"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E5D" w14:textId="77777777" w:rsidR="00F6126C" w:rsidRDefault="00F6126C" w:rsidP="00F6126C">
            <w:pPr>
              <w:pBdr>
                <w:top w:val="nil"/>
                <w:left w:val="nil"/>
                <w:bottom w:val="nil"/>
                <w:right w:val="nil"/>
              </w:pBdr>
            </w:pPr>
            <w:r>
              <w:rPr>
                <w:rFonts w:eastAsia="Arial" w:cs="Arial"/>
                <w:color w:val="000000"/>
                <w:sz w:val="20"/>
              </w:rPr>
              <w:t>FRS-CH-UR-001-062</w:t>
            </w:r>
          </w:p>
        </w:tc>
      </w:tr>
      <w:tr w:rsidR="00F6126C" w14:paraId="2D6C0E64"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E5F" w14:textId="77777777" w:rsidR="00F6126C" w:rsidRDefault="00F6126C" w:rsidP="00F6126C">
            <w:pPr>
              <w:pBdr>
                <w:top w:val="nil"/>
                <w:left w:val="nil"/>
                <w:bottom w:val="nil"/>
                <w:right w:val="nil"/>
              </w:pBdr>
            </w:pPr>
            <w:r>
              <w:rPr>
                <w:rFonts w:eastAsia="Arial" w:cs="Arial"/>
                <w:color w:val="000000"/>
                <w:sz w:val="20"/>
              </w:rPr>
              <w:t>DS-CH-CS-GC-067</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E60" w14:textId="77777777" w:rsidR="00F6126C" w:rsidRDefault="00F6126C" w:rsidP="00F6126C">
            <w:pPr>
              <w:pBdr>
                <w:top w:val="nil"/>
                <w:left w:val="nil"/>
                <w:bottom w:val="nil"/>
                <w:right w:val="nil"/>
              </w:pBdr>
            </w:pPr>
            <w:r>
              <w:rPr>
                <w:rFonts w:eastAsia="Arial" w:cs="Arial"/>
                <w:color w:val="000000"/>
                <w:sz w:val="20"/>
              </w:rPr>
              <w:t>The system shall be configured with Group Category Workflow for the activity “Re-Open for Edit” that will move Complaint record to “Pending Edit – Non Philips Med. Device state”</w:t>
            </w:r>
          </w:p>
          <w:p w14:paraId="2D6C0E61" w14:textId="77777777" w:rsidR="00F6126C" w:rsidRDefault="00F6126C" w:rsidP="00F6126C">
            <w:pPr>
              <w:pBdr>
                <w:top w:val="nil"/>
                <w:left w:val="nil"/>
                <w:bottom w:val="nil"/>
                <w:right w:val="nil"/>
              </w:pBdr>
            </w:pPr>
            <w:r>
              <w:rPr>
                <w:rFonts w:eastAsia="Arial" w:cs="Arial"/>
                <w:color w:val="000000"/>
                <w:sz w:val="20"/>
              </w:rPr>
              <w:t>Refer Group_Category_Workflow.xls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E62"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E63" w14:textId="77777777" w:rsidR="00F6126C" w:rsidRDefault="00F6126C" w:rsidP="00F6126C">
            <w:pPr>
              <w:pBdr>
                <w:top w:val="nil"/>
                <w:left w:val="nil"/>
                <w:bottom w:val="nil"/>
                <w:right w:val="nil"/>
              </w:pBdr>
            </w:pPr>
            <w:r>
              <w:rPr>
                <w:rFonts w:eastAsia="Arial" w:cs="Arial"/>
                <w:color w:val="000000"/>
                <w:sz w:val="20"/>
              </w:rPr>
              <w:t>FRS-CH-SF-EVAL-111-01</w:t>
            </w:r>
          </w:p>
        </w:tc>
      </w:tr>
      <w:tr w:rsidR="00F6126C" w14:paraId="2D6C0E6A"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E65" w14:textId="77777777" w:rsidR="00F6126C" w:rsidRDefault="00F6126C" w:rsidP="00F6126C">
            <w:pPr>
              <w:pBdr>
                <w:top w:val="nil"/>
                <w:left w:val="nil"/>
                <w:bottom w:val="nil"/>
                <w:right w:val="nil"/>
              </w:pBdr>
            </w:pPr>
            <w:r>
              <w:rPr>
                <w:rFonts w:eastAsia="Arial" w:cs="Arial"/>
                <w:color w:val="000000"/>
                <w:sz w:val="20"/>
              </w:rPr>
              <w:t>DS-CH-CS-GC-068</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E66" w14:textId="77777777" w:rsidR="00F6126C" w:rsidRDefault="00F6126C" w:rsidP="00F6126C">
            <w:pPr>
              <w:pBdr>
                <w:top w:val="nil"/>
                <w:left w:val="nil"/>
                <w:bottom w:val="nil"/>
                <w:right w:val="nil"/>
              </w:pBdr>
              <w:jc w:val="both"/>
            </w:pPr>
            <w:r>
              <w:rPr>
                <w:rFonts w:eastAsia="Arial" w:cs="Arial"/>
                <w:color w:val="000000"/>
                <w:sz w:val="20"/>
              </w:rPr>
              <w:t>The system shall be configured to move the Complaint record to ‘Opened’ state when the record has initially been created through bulk upload mechanism.</w:t>
            </w:r>
          </w:p>
          <w:p w14:paraId="2D6C0E67" w14:textId="77777777" w:rsidR="00F6126C" w:rsidRDefault="00F6126C" w:rsidP="00F6126C">
            <w:pPr>
              <w:pBdr>
                <w:top w:val="nil"/>
                <w:left w:val="nil"/>
                <w:bottom w:val="nil"/>
                <w:right w:val="nil"/>
              </w:pBdr>
              <w:jc w:val="both"/>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E68"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E69" w14:textId="77777777" w:rsidR="00F6126C" w:rsidRDefault="00F6126C" w:rsidP="00F6126C">
            <w:pPr>
              <w:pBdr>
                <w:top w:val="nil"/>
                <w:left w:val="nil"/>
                <w:bottom w:val="nil"/>
                <w:right w:val="nil"/>
              </w:pBdr>
            </w:pPr>
            <w:r>
              <w:rPr>
                <w:rFonts w:eastAsia="Arial" w:cs="Arial"/>
                <w:color w:val="000000"/>
                <w:sz w:val="20"/>
              </w:rPr>
              <w:t>FRS-CH-SF-EVAL-032-006</w:t>
            </w:r>
          </w:p>
        </w:tc>
      </w:tr>
      <w:tr w:rsidR="00E678A6" w14:paraId="5CB55952" w14:textId="77777777" w:rsidTr="009F3CFA">
        <w:trPr>
          <w:trHeight w:val="324"/>
          <w:ins w:id="439" w:author="Kanungo, Kalpak (Cognizant)" w:date="2026-05-29T19:57:00Z"/>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5894E83A" w14:textId="1C49EA93" w:rsidR="00E678A6" w:rsidRDefault="00E678A6" w:rsidP="00F6126C">
            <w:pPr>
              <w:pBdr>
                <w:top w:val="nil"/>
                <w:left w:val="nil"/>
                <w:bottom w:val="nil"/>
                <w:right w:val="nil"/>
              </w:pBdr>
              <w:rPr>
                <w:ins w:id="440" w:author="Kanungo, Kalpak (Cognizant)" w:date="2026-05-29T19:57:00Z" w16du:dateUtc="2026-05-29T14:27:00Z"/>
                <w:rFonts w:eastAsia="Arial" w:cs="Arial"/>
                <w:color w:val="000000"/>
                <w:sz w:val="20"/>
              </w:rPr>
            </w:pPr>
            <w:commentRangeStart w:id="441"/>
            <w:ins w:id="442" w:author="Kanungo, Kalpak (Cognizant)" w:date="2026-05-29T19:58:00Z" w16du:dateUtc="2026-05-29T14:28:00Z">
              <w:r>
                <w:rPr>
                  <w:rFonts w:eastAsia="Arial" w:cs="Arial"/>
                  <w:color w:val="000000"/>
                  <w:sz w:val="20"/>
                </w:rPr>
                <w:t>DS-CH-CS-GC-068</w:t>
              </w:r>
            </w:ins>
            <w:commentRangeEnd w:id="441"/>
            <w:r w:rsidR="00AE5287">
              <w:rPr>
                <w:rStyle w:val="CommentReference"/>
                <w:rFonts w:eastAsia="Arial" w:cs="Arial"/>
                <w:color w:val="000000"/>
                <w:sz w:val="20"/>
                <w:szCs w:val="24"/>
              </w:rPr>
              <w:commentReference w:id="441"/>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13309739" w14:textId="77777777" w:rsidR="00AE5287" w:rsidRPr="00AE5287" w:rsidRDefault="00AE5287" w:rsidP="00AE5287">
            <w:pPr>
              <w:pBdr>
                <w:top w:val="nil"/>
                <w:left w:val="nil"/>
                <w:bottom w:val="nil"/>
                <w:right w:val="nil"/>
              </w:pBdr>
              <w:jc w:val="both"/>
              <w:rPr>
                <w:ins w:id="443" w:author="Kanungo, Kalpak (Cognizant)" w:date="2026-05-29T19:58:00Z" w16du:dateUtc="2026-05-29T14:28:00Z"/>
                <w:rFonts w:eastAsia="Arial" w:cs="Arial"/>
                <w:color w:val="000000"/>
                <w:sz w:val="20"/>
              </w:rPr>
            </w:pPr>
            <w:ins w:id="444" w:author="Kanungo, Kalpak (Cognizant)" w:date="2026-05-29T19:58:00Z" w16du:dateUtc="2026-05-29T14:28:00Z">
              <w:r w:rsidRPr="00AE5287">
                <w:rPr>
                  <w:rFonts w:eastAsia="Arial" w:cs="Arial"/>
                  <w:color w:val="000000"/>
                  <w:sz w:val="20"/>
                </w:rPr>
                <w:t>The system shall be configured with below group categories and associated workflows for MIR record for progressing it through various states.</w:t>
              </w:r>
            </w:ins>
          </w:p>
          <w:p w14:paraId="4A260E9E" w14:textId="77777777" w:rsidR="00AE5287" w:rsidRPr="00AE5287" w:rsidRDefault="00AE5287" w:rsidP="00AE5287">
            <w:pPr>
              <w:pBdr>
                <w:top w:val="nil"/>
                <w:left w:val="nil"/>
                <w:bottom w:val="nil"/>
                <w:right w:val="nil"/>
              </w:pBdr>
              <w:jc w:val="both"/>
              <w:rPr>
                <w:ins w:id="445" w:author="Kanungo, Kalpak (Cognizant)" w:date="2026-05-29T19:58:00Z" w16du:dateUtc="2026-05-29T14:28:00Z"/>
                <w:rFonts w:eastAsia="Arial" w:cs="Arial"/>
                <w:color w:val="000000"/>
                <w:sz w:val="20"/>
              </w:rPr>
            </w:pPr>
            <w:ins w:id="446" w:author="Kanungo, Kalpak (Cognizant)" w:date="2026-05-29T19:58:00Z" w16du:dateUtc="2026-05-29T14:28:00Z">
              <w:r w:rsidRPr="00AE5287">
                <w:rPr>
                  <w:rFonts w:eastAsia="Arial" w:cs="Arial"/>
                  <w:color w:val="000000"/>
                  <w:sz w:val="20"/>
                </w:rPr>
                <w:t xml:space="preserve"> </w:t>
              </w:r>
            </w:ins>
          </w:p>
          <w:p w14:paraId="310BA3FB" w14:textId="77777777" w:rsidR="00AE5287" w:rsidRPr="00AE5287" w:rsidRDefault="00AE5287" w:rsidP="00AE5287">
            <w:pPr>
              <w:pBdr>
                <w:top w:val="nil"/>
                <w:left w:val="nil"/>
                <w:bottom w:val="nil"/>
                <w:right w:val="nil"/>
              </w:pBdr>
              <w:jc w:val="both"/>
              <w:rPr>
                <w:ins w:id="447" w:author="Kanungo, Kalpak (Cognizant)" w:date="2026-05-29T19:58:00Z" w16du:dateUtc="2026-05-29T14:28:00Z"/>
                <w:rFonts w:eastAsia="Arial" w:cs="Arial"/>
                <w:color w:val="000000"/>
                <w:sz w:val="20"/>
              </w:rPr>
            </w:pPr>
            <w:ins w:id="448" w:author="Kanungo, Kalpak (Cognizant)" w:date="2026-05-29T19:58:00Z" w16du:dateUtc="2026-05-29T14:28:00Z">
              <w:r w:rsidRPr="00AE5287">
                <w:rPr>
                  <w:rFonts w:eastAsia="Arial" w:cs="Arial"/>
                  <w:color w:val="000000"/>
                  <w:sz w:val="20"/>
                </w:rPr>
                <w:lastRenderedPageBreak/>
                <w:t xml:space="preserve"> </w:t>
              </w:r>
            </w:ins>
          </w:p>
          <w:p w14:paraId="269EB332" w14:textId="77777777" w:rsidR="00AE5287" w:rsidRPr="00AE5287" w:rsidRDefault="00AE5287" w:rsidP="00AE5287">
            <w:pPr>
              <w:pBdr>
                <w:top w:val="nil"/>
                <w:left w:val="nil"/>
                <w:bottom w:val="nil"/>
                <w:right w:val="nil"/>
              </w:pBdr>
              <w:jc w:val="both"/>
              <w:rPr>
                <w:ins w:id="449" w:author="Kanungo, Kalpak (Cognizant)" w:date="2026-05-29T19:58:00Z" w16du:dateUtc="2026-05-29T14:28:00Z"/>
                <w:rFonts w:eastAsia="Arial" w:cs="Arial"/>
                <w:color w:val="000000"/>
                <w:sz w:val="20"/>
              </w:rPr>
            </w:pPr>
            <w:ins w:id="450" w:author="Kanungo, Kalpak (Cognizant)" w:date="2026-05-29T19:58:00Z" w16du:dateUtc="2026-05-29T14:28:00Z">
              <w:r w:rsidRPr="00AE5287">
                <w:rPr>
                  <w:rFonts w:eastAsia="Arial" w:cs="Arial"/>
                  <w:color w:val="000000"/>
                  <w:sz w:val="20"/>
                </w:rPr>
                <w:t>·</w:t>
              </w:r>
              <w:r w:rsidRPr="00AE5287">
                <w:rPr>
                  <w:rFonts w:eastAsia="Arial" w:cs="Arial"/>
                  <w:color w:val="000000"/>
                  <w:sz w:val="20"/>
                </w:rPr>
                <w:tab/>
                <w:t>MIR - Business Admin</w:t>
              </w:r>
            </w:ins>
          </w:p>
          <w:p w14:paraId="314D44EE" w14:textId="77777777" w:rsidR="00AE5287" w:rsidRPr="00AE5287" w:rsidRDefault="00AE5287" w:rsidP="00AE5287">
            <w:pPr>
              <w:pBdr>
                <w:top w:val="nil"/>
                <w:left w:val="nil"/>
                <w:bottom w:val="nil"/>
                <w:right w:val="nil"/>
              </w:pBdr>
              <w:jc w:val="both"/>
              <w:rPr>
                <w:ins w:id="451" w:author="Kanungo, Kalpak (Cognizant)" w:date="2026-05-29T19:58:00Z" w16du:dateUtc="2026-05-29T14:28:00Z"/>
                <w:rFonts w:eastAsia="Arial" w:cs="Arial"/>
                <w:color w:val="000000"/>
                <w:sz w:val="20"/>
              </w:rPr>
            </w:pPr>
            <w:ins w:id="452" w:author="Kanungo, Kalpak (Cognizant)" w:date="2026-05-29T19:58:00Z" w16du:dateUtc="2026-05-29T14:28:00Z">
              <w:r w:rsidRPr="00AE5287">
                <w:rPr>
                  <w:rFonts w:eastAsia="Arial" w:cs="Arial"/>
                  <w:color w:val="000000"/>
                  <w:sz w:val="20"/>
                </w:rPr>
                <w:t>·</w:t>
              </w:r>
              <w:r w:rsidRPr="00AE5287">
                <w:rPr>
                  <w:rFonts w:eastAsia="Arial" w:cs="Arial"/>
                  <w:color w:val="000000"/>
                  <w:sz w:val="20"/>
                </w:rPr>
                <w:tab/>
                <w:t>MIR – FP</w:t>
              </w:r>
            </w:ins>
          </w:p>
          <w:p w14:paraId="7C5A280A" w14:textId="77777777" w:rsidR="00AE5287" w:rsidRPr="00AE5287" w:rsidRDefault="00AE5287" w:rsidP="00AE5287">
            <w:pPr>
              <w:pBdr>
                <w:top w:val="nil"/>
                <w:left w:val="nil"/>
                <w:bottom w:val="nil"/>
                <w:right w:val="nil"/>
              </w:pBdr>
              <w:jc w:val="both"/>
              <w:rPr>
                <w:ins w:id="453" w:author="Kanungo, Kalpak (Cognizant)" w:date="2026-05-29T19:58:00Z" w16du:dateUtc="2026-05-29T14:28:00Z"/>
                <w:rFonts w:eastAsia="Arial" w:cs="Arial"/>
                <w:color w:val="000000"/>
                <w:sz w:val="20"/>
              </w:rPr>
            </w:pPr>
            <w:ins w:id="454" w:author="Kanungo, Kalpak (Cognizant)" w:date="2026-05-29T19:58:00Z" w16du:dateUtc="2026-05-29T14:28:00Z">
              <w:r w:rsidRPr="00AE5287">
                <w:rPr>
                  <w:rFonts w:eastAsia="Arial" w:cs="Arial"/>
                  <w:color w:val="000000"/>
                  <w:sz w:val="20"/>
                </w:rPr>
                <w:t>·</w:t>
              </w:r>
              <w:r w:rsidRPr="00AE5287">
                <w:rPr>
                  <w:rFonts w:eastAsia="Arial" w:cs="Arial"/>
                  <w:color w:val="000000"/>
                  <w:sz w:val="20"/>
                </w:rPr>
                <w:tab/>
                <w:t>MIR - Market Submitter</w:t>
              </w:r>
            </w:ins>
          </w:p>
          <w:p w14:paraId="29BEEFB6" w14:textId="77777777" w:rsidR="00AE5287" w:rsidRPr="00AE5287" w:rsidRDefault="00AE5287" w:rsidP="00AE5287">
            <w:pPr>
              <w:pBdr>
                <w:top w:val="nil"/>
                <w:left w:val="nil"/>
                <w:bottom w:val="nil"/>
                <w:right w:val="nil"/>
              </w:pBdr>
              <w:jc w:val="both"/>
              <w:rPr>
                <w:ins w:id="455" w:author="Kanungo, Kalpak (Cognizant)" w:date="2026-05-29T19:58:00Z" w16du:dateUtc="2026-05-29T14:28:00Z"/>
                <w:rFonts w:eastAsia="Arial" w:cs="Arial"/>
                <w:color w:val="000000"/>
                <w:sz w:val="20"/>
              </w:rPr>
            </w:pPr>
            <w:ins w:id="456" w:author="Kanungo, Kalpak (Cognizant)" w:date="2026-05-29T19:58:00Z" w16du:dateUtc="2026-05-29T14:28:00Z">
              <w:r w:rsidRPr="00AE5287">
                <w:rPr>
                  <w:rFonts w:eastAsia="Arial" w:cs="Arial"/>
                  <w:color w:val="000000"/>
                  <w:sz w:val="20"/>
                </w:rPr>
                <w:t>·</w:t>
              </w:r>
              <w:r w:rsidRPr="00AE5287">
                <w:rPr>
                  <w:rFonts w:eastAsia="Arial" w:cs="Arial"/>
                  <w:color w:val="000000"/>
                  <w:sz w:val="20"/>
                </w:rPr>
                <w:tab/>
                <w:t>MIR – VRS</w:t>
              </w:r>
            </w:ins>
          </w:p>
          <w:p w14:paraId="1CFED822" w14:textId="77777777" w:rsidR="00AE5287" w:rsidRPr="00AE5287" w:rsidRDefault="00AE5287" w:rsidP="00AE5287">
            <w:pPr>
              <w:pBdr>
                <w:top w:val="nil"/>
                <w:left w:val="nil"/>
                <w:bottom w:val="nil"/>
                <w:right w:val="nil"/>
              </w:pBdr>
              <w:jc w:val="both"/>
              <w:rPr>
                <w:ins w:id="457" w:author="Kanungo, Kalpak (Cognizant)" w:date="2026-05-29T19:58:00Z" w16du:dateUtc="2026-05-29T14:28:00Z"/>
                <w:rFonts w:eastAsia="Arial" w:cs="Arial"/>
                <w:color w:val="000000"/>
                <w:sz w:val="20"/>
              </w:rPr>
            </w:pPr>
            <w:ins w:id="458" w:author="Kanungo, Kalpak (Cognizant)" w:date="2026-05-29T19:58:00Z" w16du:dateUtc="2026-05-29T14:28:00Z">
              <w:r w:rsidRPr="00AE5287">
                <w:rPr>
                  <w:rFonts w:eastAsia="Arial" w:cs="Arial"/>
                  <w:color w:val="000000"/>
                  <w:sz w:val="20"/>
                </w:rPr>
                <w:t>·</w:t>
              </w:r>
              <w:r w:rsidRPr="00AE5287">
                <w:rPr>
                  <w:rFonts w:eastAsia="Arial" w:cs="Arial"/>
                  <w:color w:val="000000"/>
                  <w:sz w:val="20"/>
                </w:rPr>
                <w:tab/>
                <w:t>MIR - View Only Create</w:t>
              </w:r>
            </w:ins>
          </w:p>
          <w:p w14:paraId="77B660F9" w14:textId="77777777" w:rsidR="00AE5287" w:rsidRPr="00AE5287" w:rsidRDefault="00AE5287" w:rsidP="00AE5287">
            <w:pPr>
              <w:pBdr>
                <w:top w:val="nil"/>
                <w:left w:val="nil"/>
                <w:bottom w:val="nil"/>
                <w:right w:val="nil"/>
              </w:pBdr>
              <w:jc w:val="both"/>
              <w:rPr>
                <w:ins w:id="459" w:author="Kanungo, Kalpak (Cognizant)" w:date="2026-05-29T19:58:00Z" w16du:dateUtc="2026-05-29T14:28:00Z"/>
                <w:rFonts w:eastAsia="Arial" w:cs="Arial"/>
                <w:color w:val="000000"/>
                <w:sz w:val="20"/>
              </w:rPr>
            </w:pPr>
            <w:ins w:id="460" w:author="Kanungo, Kalpak (Cognizant)" w:date="2026-05-29T19:58:00Z" w16du:dateUtc="2026-05-29T14:28:00Z">
              <w:r w:rsidRPr="00AE5287">
                <w:rPr>
                  <w:rFonts w:eastAsia="Arial" w:cs="Arial"/>
                  <w:color w:val="000000"/>
                  <w:sz w:val="20"/>
                </w:rPr>
                <w:t xml:space="preserve"> </w:t>
              </w:r>
            </w:ins>
          </w:p>
          <w:p w14:paraId="639DED35" w14:textId="2AB31B62" w:rsidR="00E678A6" w:rsidRDefault="00AE5287" w:rsidP="00AE5287">
            <w:pPr>
              <w:pBdr>
                <w:top w:val="nil"/>
                <w:left w:val="nil"/>
                <w:bottom w:val="nil"/>
                <w:right w:val="nil"/>
              </w:pBdr>
              <w:jc w:val="both"/>
              <w:rPr>
                <w:ins w:id="461" w:author="Kanungo, Kalpak (Cognizant)" w:date="2026-05-29T19:57:00Z" w16du:dateUtc="2026-05-29T14:27:00Z"/>
                <w:rFonts w:eastAsia="Arial" w:cs="Arial"/>
                <w:color w:val="000000"/>
                <w:sz w:val="20"/>
              </w:rPr>
            </w:pPr>
            <w:ins w:id="462" w:author="Kanungo, Kalpak (Cognizant)" w:date="2026-05-29T19:58:00Z" w16du:dateUtc="2026-05-29T14:28:00Z">
              <w:r w:rsidRPr="00AE5287">
                <w:rPr>
                  <w:rFonts w:eastAsia="Arial" w:cs="Arial"/>
                  <w:color w:val="000000"/>
                  <w:sz w:val="20"/>
                </w:rPr>
                <w:t>Refer Group_Category_Workflow.xls</w:t>
              </w:r>
            </w:ins>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3CA1F8EC" w14:textId="77777777" w:rsidR="00E678A6" w:rsidRDefault="00E678A6" w:rsidP="00F6126C">
            <w:pPr>
              <w:pBdr>
                <w:top w:val="nil"/>
                <w:left w:val="nil"/>
                <w:bottom w:val="nil"/>
                <w:right w:val="nil"/>
              </w:pBdr>
              <w:jc w:val="center"/>
              <w:rPr>
                <w:ins w:id="463" w:author="Kanungo, Kalpak (Cognizant)" w:date="2026-05-29T19:57:00Z" w16du:dateUtc="2026-05-29T14:27:00Z"/>
                <w:rFonts w:eastAsia="Arial" w:cs="Arial"/>
                <w:color w:val="000000"/>
                <w:sz w:val="20"/>
              </w:rPr>
            </w:pP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CD75A71" w14:textId="77777777" w:rsidR="00E678A6" w:rsidRDefault="00E678A6" w:rsidP="00F6126C">
            <w:pPr>
              <w:pBdr>
                <w:top w:val="nil"/>
                <w:left w:val="nil"/>
                <w:bottom w:val="nil"/>
                <w:right w:val="nil"/>
              </w:pBdr>
              <w:rPr>
                <w:ins w:id="464" w:author="Kanungo, Kalpak (Cognizant)" w:date="2026-05-29T19:57:00Z" w16du:dateUtc="2026-05-29T14:27:00Z"/>
                <w:rFonts w:eastAsia="Arial" w:cs="Arial"/>
                <w:color w:val="000000"/>
                <w:sz w:val="20"/>
              </w:rPr>
            </w:pPr>
          </w:p>
        </w:tc>
      </w:tr>
      <w:tr w:rsidR="00F6126C" w14:paraId="2D6C0E71"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E6B" w14:textId="77777777" w:rsidR="00F6126C" w:rsidRDefault="00F6126C" w:rsidP="00F6126C">
            <w:pPr>
              <w:pBdr>
                <w:top w:val="nil"/>
                <w:left w:val="nil"/>
                <w:bottom w:val="nil"/>
                <w:right w:val="nil"/>
              </w:pBdr>
            </w:pPr>
            <w:r>
              <w:rPr>
                <w:rFonts w:eastAsia="Arial" w:cs="Arial"/>
                <w:color w:val="000000"/>
                <w:sz w:val="20"/>
              </w:rPr>
              <w:t>DS-CH-CS-UR-001</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E6C" w14:textId="77777777" w:rsidR="00F6126C" w:rsidRDefault="00F6126C" w:rsidP="00F6126C">
            <w:pPr>
              <w:pBdr>
                <w:top w:val="nil"/>
                <w:left w:val="nil"/>
                <w:bottom w:val="nil"/>
                <w:right w:val="nil"/>
              </w:pBdr>
            </w:pPr>
            <w:r>
              <w:rPr>
                <w:rFonts w:eastAsia="Arial" w:cs="Arial"/>
                <w:color w:val="000000"/>
                <w:sz w:val="20"/>
              </w:rPr>
              <w:t>The system shall be configured with ‘Complaint Business Admin’ user role.</w:t>
            </w:r>
          </w:p>
          <w:p w14:paraId="2D6C0E6D" w14:textId="77777777" w:rsidR="00F6126C" w:rsidRDefault="00F6126C" w:rsidP="00F6126C">
            <w:pPr>
              <w:pBdr>
                <w:top w:val="nil"/>
                <w:left w:val="nil"/>
                <w:bottom w:val="nil"/>
                <w:right w:val="nil"/>
              </w:pBdr>
            </w:pPr>
            <w:r>
              <w:rPr>
                <w:rFonts w:eastAsia="Arial" w:cs="Arial"/>
                <w:color w:val="000000"/>
                <w:sz w:val="20"/>
              </w:rPr>
              <w:t> </w:t>
            </w:r>
          </w:p>
          <w:p w14:paraId="2D6C0E6E"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9 Section ‘User roles – Complaint Business Admin’</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E6F"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E70" w14:textId="129E81FA" w:rsidR="00F6126C" w:rsidRDefault="00F6126C" w:rsidP="00F6126C">
            <w:pPr>
              <w:pBdr>
                <w:top w:val="nil"/>
                <w:left w:val="nil"/>
                <w:bottom w:val="nil"/>
                <w:right w:val="nil"/>
              </w:pBdr>
            </w:pPr>
            <w:r>
              <w:rPr>
                <w:rFonts w:eastAsia="Arial" w:cs="Arial"/>
                <w:color w:val="000000"/>
                <w:sz w:val="20"/>
              </w:rPr>
              <w:t>FRS-CH-UR-001-018,</w:t>
            </w:r>
            <w:ins w:id="465" w:author="Kanungo, Kalpak (Cognizant)" w:date="2026-04-14T19:06:00Z" w16du:dateUtc="2026-04-14T13:36:00Z">
              <w:r>
                <w:t xml:space="preserve"> </w:t>
              </w:r>
            </w:ins>
            <w:r>
              <w:rPr>
                <w:rFonts w:eastAsia="Arial" w:cs="Arial"/>
                <w:color w:val="000000"/>
                <w:sz w:val="20"/>
              </w:rPr>
              <w:t>FRS-CH-REG-GEN-017-002,FRS-CH-REG-MIR-013-002,FRS-CH-REG-OTH-045-003,FRS-CH-REG-OTH-045-004,FRS-R-024-001,FRS-CH-UR-001-061</w:t>
            </w:r>
          </w:p>
        </w:tc>
      </w:tr>
      <w:tr w:rsidR="00F6126C" w14:paraId="2D6C0E78"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E72" w14:textId="77777777" w:rsidR="00F6126C" w:rsidRDefault="00F6126C" w:rsidP="00F6126C">
            <w:pPr>
              <w:pBdr>
                <w:top w:val="nil"/>
                <w:left w:val="nil"/>
                <w:bottom w:val="nil"/>
                <w:right w:val="nil"/>
              </w:pBdr>
            </w:pPr>
            <w:r>
              <w:rPr>
                <w:rFonts w:eastAsia="Arial" w:cs="Arial"/>
                <w:color w:val="000000"/>
                <w:sz w:val="20"/>
              </w:rPr>
              <w:t>DS-CH-CS-UR-002</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E73" w14:textId="77777777" w:rsidR="00F6126C" w:rsidRDefault="00F6126C" w:rsidP="00F6126C">
            <w:pPr>
              <w:pBdr>
                <w:top w:val="nil"/>
                <w:left w:val="nil"/>
                <w:bottom w:val="nil"/>
                <w:right w:val="nil"/>
              </w:pBdr>
            </w:pPr>
            <w:r>
              <w:rPr>
                <w:rFonts w:eastAsia="Arial" w:cs="Arial"/>
                <w:color w:val="000000"/>
                <w:sz w:val="20"/>
              </w:rPr>
              <w:t>The system shall be configured with ‘Complaint Evaluator’ user role.</w:t>
            </w:r>
          </w:p>
          <w:p w14:paraId="2D6C0E74" w14:textId="77777777" w:rsidR="00F6126C" w:rsidRDefault="00F6126C" w:rsidP="00F6126C">
            <w:pPr>
              <w:pBdr>
                <w:top w:val="nil"/>
                <w:left w:val="nil"/>
                <w:bottom w:val="nil"/>
                <w:right w:val="nil"/>
              </w:pBdr>
            </w:pPr>
            <w:r>
              <w:rPr>
                <w:rFonts w:eastAsia="Arial" w:cs="Arial"/>
                <w:color w:val="000000"/>
                <w:sz w:val="20"/>
              </w:rPr>
              <w:t> </w:t>
            </w:r>
          </w:p>
          <w:p w14:paraId="2D6C0E75"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9  Section ‘User roles –Complaint Evaluator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E76"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E77" w14:textId="77777777" w:rsidR="00F6126C" w:rsidRDefault="00F6126C" w:rsidP="00F6126C">
            <w:pPr>
              <w:pBdr>
                <w:top w:val="nil"/>
                <w:left w:val="nil"/>
                <w:bottom w:val="nil"/>
                <w:right w:val="nil"/>
              </w:pBdr>
            </w:pPr>
            <w:r>
              <w:rPr>
                <w:rFonts w:eastAsia="Arial" w:cs="Arial"/>
                <w:color w:val="000000"/>
                <w:sz w:val="20"/>
              </w:rPr>
              <w:t>FRS-CH-UR-001-022</w:t>
            </w:r>
          </w:p>
        </w:tc>
      </w:tr>
      <w:tr w:rsidR="00F6126C" w14:paraId="2D6C0E7F"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E79" w14:textId="77777777" w:rsidR="00F6126C" w:rsidRDefault="00F6126C" w:rsidP="00F6126C">
            <w:pPr>
              <w:pBdr>
                <w:top w:val="nil"/>
                <w:left w:val="nil"/>
                <w:bottom w:val="nil"/>
                <w:right w:val="nil"/>
              </w:pBdr>
            </w:pPr>
            <w:r>
              <w:rPr>
                <w:rFonts w:eastAsia="Arial" w:cs="Arial"/>
                <w:color w:val="000000"/>
                <w:sz w:val="20"/>
              </w:rPr>
              <w:t>DS-CH-CS-UR-003</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E7A" w14:textId="77777777" w:rsidR="00F6126C" w:rsidRDefault="00F6126C" w:rsidP="00F6126C">
            <w:pPr>
              <w:pBdr>
                <w:top w:val="nil"/>
                <w:left w:val="nil"/>
                <w:bottom w:val="nil"/>
                <w:right w:val="nil"/>
              </w:pBdr>
            </w:pPr>
            <w:r>
              <w:rPr>
                <w:rFonts w:eastAsia="Arial" w:cs="Arial"/>
                <w:color w:val="000000"/>
                <w:sz w:val="20"/>
              </w:rPr>
              <w:t>The system shall be configured with ‘Complaint Investigator1 user role.</w:t>
            </w:r>
          </w:p>
          <w:p w14:paraId="2D6C0E7B" w14:textId="77777777" w:rsidR="00F6126C" w:rsidRDefault="00F6126C" w:rsidP="00F6126C">
            <w:pPr>
              <w:pBdr>
                <w:top w:val="nil"/>
                <w:left w:val="nil"/>
                <w:bottom w:val="nil"/>
                <w:right w:val="nil"/>
              </w:pBdr>
            </w:pPr>
            <w:r>
              <w:rPr>
                <w:rFonts w:eastAsia="Arial" w:cs="Arial"/>
                <w:color w:val="000000"/>
                <w:sz w:val="20"/>
              </w:rPr>
              <w:t> </w:t>
            </w:r>
          </w:p>
          <w:p w14:paraId="2D6C0E7C"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9 Section ‘User roles –Complaint Investigator1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E7D"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E7E" w14:textId="77777777" w:rsidR="00F6126C" w:rsidRDefault="00F6126C" w:rsidP="00F6126C">
            <w:pPr>
              <w:pBdr>
                <w:top w:val="nil"/>
                <w:left w:val="nil"/>
                <w:bottom w:val="nil"/>
                <w:right w:val="nil"/>
              </w:pBdr>
            </w:pPr>
            <w:r>
              <w:rPr>
                <w:rFonts w:eastAsia="Arial" w:cs="Arial"/>
                <w:color w:val="000000"/>
                <w:sz w:val="20"/>
              </w:rPr>
              <w:t>FRS-CH-UR-001-020, FRS-CH-UR-001-061</w:t>
            </w:r>
          </w:p>
        </w:tc>
      </w:tr>
      <w:tr w:rsidR="00F6126C" w14:paraId="2D6C0E86"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E80" w14:textId="77777777" w:rsidR="00F6126C" w:rsidRDefault="00F6126C" w:rsidP="00F6126C">
            <w:pPr>
              <w:pBdr>
                <w:top w:val="nil"/>
                <w:left w:val="nil"/>
                <w:bottom w:val="nil"/>
                <w:right w:val="nil"/>
              </w:pBdr>
            </w:pPr>
            <w:r>
              <w:rPr>
                <w:rFonts w:eastAsia="Arial" w:cs="Arial"/>
                <w:color w:val="000000"/>
                <w:sz w:val="20"/>
              </w:rPr>
              <w:t>DS-CH-CS-UR-004</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E81" w14:textId="77777777" w:rsidR="00F6126C" w:rsidRDefault="00F6126C" w:rsidP="00F6126C">
            <w:pPr>
              <w:pBdr>
                <w:top w:val="nil"/>
                <w:left w:val="nil"/>
                <w:bottom w:val="nil"/>
                <w:right w:val="nil"/>
              </w:pBdr>
            </w:pPr>
            <w:r>
              <w:rPr>
                <w:rFonts w:eastAsia="Arial" w:cs="Arial"/>
                <w:color w:val="000000"/>
                <w:sz w:val="20"/>
              </w:rPr>
              <w:t>The system shall be configured with ‘Complaint Investigator2’ user role.</w:t>
            </w:r>
          </w:p>
          <w:p w14:paraId="2D6C0E82" w14:textId="77777777" w:rsidR="00F6126C" w:rsidRDefault="00F6126C" w:rsidP="00F6126C">
            <w:pPr>
              <w:pBdr>
                <w:top w:val="nil"/>
                <w:left w:val="nil"/>
                <w:bottom w:val="nil"/>
                <w:right w:val="nil"/>
              </w:pBdr>
            </w:pPr>
            <w:r>
              <w:rPr>
                <w:rFonts w:eastAsia="Arial" w:cs="Arial"/>
                <w:color w:val="000000"/>
                <w:sz w:val="20"/>
              </w:rPr>
              <w:t> </w:t>
            </w:r>
          </w:p>
          <w:p w14:paraId="2D6C0E83"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9  Section ‘User roles – Complaint Investigator2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E84"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E85" w14:textId="77777777" w:rsidR="00F6126C" w:rsidRDefault="00F6126C" w:rsidP="00F6126C">
            <w:pPr>
              <w:pBdr>
                <w:top w:val="nil"/>
                <w:left w:val="nil"/>
                <w:bottom w:val="nil"/>
                <w:right w:val="nil"/>
              </w:pBdr>
            </w:pPr>
            <w:r>
              <w:rPr>
                <w:rFonts w:eastAsia="Arial" w:cs="Arial"/>
                <w:color w:val="000000"/>
                <w:sz w:val="20"/>
              </w:rPr>
              <w:t>FRS-CH-UR-001-021, FRS-CH-UR-001-061</w:t>
            </w:r>
          </w:p>
        </w:tc>
      </w:tr>
      <w:tr w:rsidR="00F6126C" w14:paraId="2D6C0E8D"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E87" w14:textId="38DF2669" w:rsidR="00F6126C" w:rsidRDefault="00F6126C" w:rsidP="00F6126C">
            <w:pPr>
              <w:pBdr>
                <w:top w:val="nil"/>
                <w:left w:val="nil"/>
                <w:bottom w:val="nil"/>
                <w:right w:val="nil"/>
              </w:pBdr>
            </w:pPr>
            <w:r>
              <w:rPr>
                <w:rFonts w:eastAsia="Arial" w:cs="Arial"/>
                <w:color w:val="000000"/>
                <w:sz w:val="20"/>
              </w:rPr>
              <w:t>DS-CH-CS-UR-005</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E88" w14:textId="77777777" w:rsidR="00F6126C" w:rsidRDefault="00F6126C" w:rsidP="00F6126C">
            <w:pPr>
              <w:pBdr>
                <w:top w:val="nil"/>
                <w:left w:val="nil"/>
                <w:bottom w:val="nil"/>
                <w:right w:val="nil"/>
              </w:pBdr>
            </w:pPr>
            <w:r>
              <w:rPr>
                <w:rFonts w:eastAsia="Arial" w:cs="Arial"/>
                <w:color w:val="000000"/>
                <w:sz w:val="20"/>
              </w:rPr>
              <w:t>The system shall be configured with ‘Complaint FP’ user role.</w:t>
            </w:r>
          </w:p>
          <w:p w14:paraId="2D6C0E89" w14:textId="77777777" w:rsidR="00F6126C" w:rsidRDefault="00F6126C" w:rsidP="00F6126C">
            <w:pPr>
              <w:pBdr>
                <w:top w:val="nil"/>
                <w:left w:val="nil"/>
                <w:bottom w:val="nil"/>
                <w:right w:val="nil"/>
              </w:pBdr>
            </w:pPr>
            <w:r>
              <w:rPr>
                <w:rFonts w:eastAsia="Arial" w:cs="Arial"/>
                <w:color w:val="000000"/>
                <w:sz w:val="20"/>
              </w:rPr>
              <w:t> </w:t>
            </w:r>
          </w:p>
          <w:p w14:paraId="2D6C0E8A"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9  Section ‘User roles – Complaint FP‘</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E8B"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E8C" w14:textId="68A54360" w:rsidR="00F6126C" w:rsidRDefault="00F6126C" w:rsidP="00F6126C">
            <w:pPr>
              <w:pBdr>
                <w:top w:val="nil"/>
                <w:left w:val="nil"/>
                <w:bottom w:val="nil"/>
                <w:right w:val="nil"/>
              </w:pBdr>
            </w:pPr>
            <w:r>
              <w:rPr>
                <w:rFonts w:eastAsia="Arial" w:cs="Arial"/>
                <w:color w:val="000000"/>
                <w:sz w:val="20"/>
              </w:rPr>
              <w:t>FRS-CH-UR-001-019,</w:t>
            </w:r>
            <w:ins w:id="466" w:author="Kanungo, Kalpak (Cognizant)" w:date="2026-04-14T19:07:00Z" w16du:dateUtc="2026-04-14T13:37:00Z">
              <w:r>
                <w:t xml:space="preserve"> </w:t>
              </w:r>
              <w:r w:rsidRPr="00A047D9">
                <w:rPr>
                  <w:rFonts w:eastAsia="Arial" w:cs="Arial"/>
                  <w:color w:val="000000"/>
                  <w:sz w:val="20"/>
                </w:rPr>
                <w:t>URS-CH-REG-GEN-017</w:t>
              </w:r>
              <w:r w:rsidDel="00A047D9">
                <w:rPr>
                  <w:rFonts w:eastAsia="Arial" w:cs="Arial"/>
                  <w:color w:val="000000"/>
                  <w:sz w:val="20"/>
                </w:rPr>
                <w:t xml:space="preserve"> </w:t>
              </w:r>
            </w:ins>
            <w:del w:id="467" w:author="Kanungo, Kalpak (Cognizant)" w:date="2026-04-14T19:07:00Z" w16du:dateUtc="2026-04-14T13:37:00Z">
              <w:r w:rsidDel="00A047D9">
                <w:rPr>
                  <w:rFonts w:eastAsia="Arial" w:cs="Arial"/>
                  <w:color w:val="000000"/>
                  <w:sz w:val="20"/>
                </w:rPr>
                <w:delText>FRS-CH-REG-GEN-017-003,</w:delText>
              </w:r>
            </w:del>
            <w:r>
              <w:rPr>
                <w:rFonts w:eastAsia="Arial" w:cs="Arial"/>
                <w:color w:val="000000"/>
                <w:sz w:val="20"/>
              </w:rPr>
              <w:t>FRS-CH-REG-MIR-013-003,FRS-CH-REG-OTH-045-005,FRS-CH-UR-001-061</w:t>
            </w:r>
          </w:p>
        </w:tc>
      </w:tr>
      <w:tr w:rsidR="00F6126C" w14:paraId="2D6C0E94"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E8E" w14:textId="77777777" w:rsidR="00F6126C" w:rsidRDefault="00F6126C" w:rsidP="00F6126C">
            <w:pPr>
              <w:pBdr>
                <w:top w:val="nil"/>
                <w:left w:val="nil"/>
                <w:bottom w:val="nil"/>
                <w:right w:val="nil"/>
              </w:pBdr>
            </w:pPr>
            <w:r>
              <w:rPr>
                <w:rFonts w:eastAsia="Arial" w:cs="Arial"/>
                <w:color w:val="000000"/>
                <w:sz w:val="20"/>
              </w:rPr>
              <w:t>DS-CH-CS-UR-006</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E8F" w14:textId="77777777" w:rsidR="00F6126C" w:rsidRDefault="00F6126C" w:rsidP="00F6126C">
            <w:pPr>
              <w:pBdr>
                <w:top w:val="nil"/>
                <w:left w:val="nil"/>
                <w:bottom w:val="nil"/>
                <w:right w:val="nil"/>
              </w:pBdr>
            </w:pPr>
            <w:r>
              <w:rPr>
                <w:rFonts w:eastAsia="Arial" w:cs="Arial"/>
                <w:color w:val="000000"/>
                <w:sz w:val="20"/>
              </w:rPr>
              <w:t>The system shall be configured with ‘Complaint View Only’ user role.</w:t>
            </w:r>
          </w:p>
          <w:p w14:paraId="2D6C0E90" w14:textId="77777777" w:rsidR="00F6126C" w:rsidRDefault="00F6126C" w:rsidP="00F6126C">
            <w:pPr>
              <w:pBdr>
                <w:top w:val="nil"/>
                <w:left w:val="nil"/>
                <w:bottom w:val="nil"/>
                <w:right w:val="nil"/>
              </w:pBdr>
            </w:pPr>
            <w:r>
              <w:rPr>
                <w:rFonts w:eastAsia="Arial" w:cs="Arial"/>
                <w:color w:val="000000"/>
                <w:sz w:val="20"/>
              </w:rPr>
              <w:t> </w:t>
            </w:r>
          </w:p>
          <w:p w14:paraId="2D6C0E91"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9  Section ‘User roles – Complaint View Only’</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E92"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E93" w14:textId="77777777" w:rsidR="00F6126C" w:rsidRDefault="00F6126C" w:rsidP="00F6126C">
            <w:pPr>
              <w:pBdr>
                <w:top w:val="nil"/>
                <w:left w:val="nil"/>
                <w:bottom w:val="nil"/>
                <w:right w:val="nil"/>
              </w:pBdr>
            </w:pPr>
            <w:r>
              <w:rPr>
                <w:rFonts w:eastAsia="Arial" w:cs="Arial"/>
                <w:color w:val="000000"/>
                <w:sz w:val="20"/>
              </w:rPr>
              <w:t>FRS-CH-UR-001-023,FRS-CH-UR-001-061</w:t>
            </w:r>
          </w:p>
        </w:tc>
      </w:tr>
      <w:tr w:rsidR="00F6126C" w14:paraId="2D6C0E9B"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E95" w14:textId="77777777" w:rsidR="00F6126C" w:rsidRDefault="00F6126C" w:rsidP="00F6126C">
            <w:pPr>
              <w:pBdr>
                <w:top w:val="nil"/>
                <w:left w:val="nil"/>
                <w:bottom w:val="nil"/>
                <w:right w:val="nil"/>
              </w:pBdr>
            </w:pPr>
            <w:r>
              <w:rPr>
                <w:rFonts w:eastAsia="Arial" w:cs="Arial"/>
                <w:color w:val="000000"/>
                <w:sz w:val="20"/>
              </w:rPr>
              <w:lastRenderedPageBreak/>
              <w:t>DS-CH-CS-UR-007</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E96" w14:textId="77777777" w:rsidR="00F6126C" w:rsidRDefault="00F6126C" w:rsidP="00F6126C">
            <w:pPr>
              <w:pBdr>
                <w:top w:val="nil"/>
                <w:left w:val="nil"/>
                <w:bottom w:val="nil"/>
                <w:right w:val="nil"/>
              </w:pBdr>
            </w:pPr>
            <w:r>
              <w:rPr>
                <w:rFonts w:eastAsia="Arial" w:cs="Arial"/>
                <w:color w:val="000000"/>
                <w:sz w:val="20"/>
              </w:rPr>
              <w:t>The system shall be configured with ‘Complaint Originator’ user role.</w:t>
            </w:r>
          </w:p>
          <w:p w14:paraId="2D6C0E97" w14:textId="77777777" w:rsidR="00F6126C" w:rsidRDefault="00F6126C" w:rsidP="00F6126C">
            <w:pPr>
              <w:pBdr>
                <w:top w:val="nil"/>
                <w:left w:val="nil"/>
                <w:bottom w:val="nil"/>
                <w:right w:val="nil"/>
              </w:pBdr>
            </w:pPr>
            <w:r>
              <w:rPr>
                <w:rFonts w:eastAsia="Arial" w:cs="Arial"/>
                <w:color w:val="000000"/>
                <w:sz w:val="20"/>
              </w:rPr>
              <w:t> </w:t>
            </w:r>
          </w:p>
          <w:p w14:paraId="2D6C0E98"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9  Section ‘User roles – Complaint Originator’</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E99"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E9A" w14:textId="77777777" w:rsidR="00F6126C" w:rsidRDefault="00F6126C" w:rsidP="00F6126C">
            <w:pPr>
              <w:pBdr>
                <w:top w:val="nil"/>
                <w:left w:val="nil"/>
                <w:bottom w:val="nil"/>
                <w:right w:val="nil"/>
              </w:pBdr>
            </w:pPr>
            <w:r>
              <w:rPr>
                <w:rFonts w:eastAsia="Arial" w:cs="Arial"/>
                <w:color w:val="000000"/>
                <w:sz w:val="20"/>
              </w:rPr>
              <w:t>FRS-CH-UR-001-024,FRS-CH-UR-001-061</w:t>
            </w:r>
          </w:p>
        </w:tc>
      </w:tr>
      <w:tr w:rsidR="00F6126C" w14:paraId="2D6C0EA2"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E9C" w14:textId="77777777" w:rsidR="00F6126C" w:rsidRDefault="00F6126C" w:rsidP="00F6126C">
            <w:pPr>
              <w:pBdr>
                <w:top w:val="nil"/>
                <w:left w:val="nil"/>
                <w:bottom w:val="nil"/>
                <w:right w:val="nil"/>
              </w:pBdr>
            </w:pPr>
            <w:r>
              <w:rPr>
                <w:rFonts w:eastAsia="Arial" w:cs="Arial"/>
                <w:color w:val="000000"/>
                <w:sz w:val="20"/>
              </w:rPr>
              <w:t>DS-CH-CS-UR-008</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E9D" w14:textId="77777777" w:rsidR="00F6126C" w:rsidRDefault="00F6126C" w:rsidP="00F6126C">
            <w:pPr>
              <w:pBdr>
                <w:top w:val="nil"/>
                <w:left w:val="nil"/>
                <w:bottom w:val="nil"/>
                <w:right w:val="nil"/>
              </w:pBdr>
            </w:pPr>
            <w:r>
              <w:rPr>
                <w:rFonts w:eastAsia="Arial" w:cs="Arial"/>
                <w:color w:val="000000"/>
                <w:sz w:val="20"/>
              </w:rPr>
              <w:t>The system shall be configured with ‘Complaint Vigilance Report Specialist’ user role.</w:t>
            </w:r>
          </w:p>
          <w:p w14:paraId="2D6C0E9E" w14:textId="77777777" w:rsidR="00F6126C" w:rsidRDefault="00F6126C" w:rsidP="00F6126C">
            <w:pPr>
              <w:pBdr>
                <w:top w:val="nil"/>
                <w:left w:val="nil"/>
                <w:bottom w:val="nil"/>
                <w:right w:val="nil"/>
              </w:pBdr>
            </w:pPr>
            <w:r>
              <w:rPr>
                <w:rFonts w:eastAsia="Arial" w:cs="Arial"/>
                <w:color w:val="000000"/>
                <w:sz w:val="20"/>
              </w:rPr>
              <w:t> </w:t>
            </w:r>
          </w:p>
          <w:p w14:paraId="2D6C0E9F"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9  Section ‘User roles – Complaint Vigilance Report Specialist’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EA0"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EA1" w14:textId="77777777" w:rsidR="00F6126C" w:rsidRDefault="00F6126C" w:rsidP="00F6126C">
            <w:pPr>
              <w:pBdr>
                <w:top w:val="nil"/>
                <w:left w:val="nil"/>
                <w:bottom w:val="nil"/>
                <w:right w:val="nil"/>
              </w:pBdr>
            </w:pPr>
            <w:r>
              <w:rPr>
                <w:rFonts w:eastAsia="Arial" w:cs="Arial"/>
                <w:color w:val="000000"/>
                <w:sz w:val="20"/>
              </w:rPr>
              <w:t>FRS-CH-UR-001-025,FRS-CH-UR-001-061</w:t>
            </w:r>
          </w:p>
        </w:tc>
      </w:tr>
      <w:tr w:rsidR="00F6126C" w14:paraId="2D6C0EA9"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EA3" w14:textId="77777777" w:rsidR="00F6126C" w:rsidRDefault="00F6126C" w:rsidP="00F6126C">
            <w:pPr>
              <w:pBdr>
                <w:top w:val="nil"/>
                <w:left w:val="nil"/>
                <w:bottom w:val="nil"/>
                <w:right w:val="nil"/>
              </w:pBdr>
            </w:pPr>
            <w:r>
              <w:rPr>
                <w:rFonts w:eastAsia="Arial" w:cs="Arial"/>
                <w:color w:val="000000"/>
                <w:sz w:val="20"/>
              </w:rPr>
              <w:t>DS-CH-CS-UR-009</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EA4" w14:textId="77777777" w:rsidR="00F6126C" w:rsidRDefault="00F6126C" w:rsidP="00F6126C">
            <w:pPr>
              <w:pBdr>
                <w:top w:val="nil"/>
                <w:left w:val="nil"/>
                <w:bottom w:val="nil"/>
                <w:right w:val="nil"/>
              </w:pBdr>
            </w:pPr>
            <w:r>
              <w:rPr>
                <w:rFonts w:eastAsia="Arial" w:cs="Arial"/>
                <w:color w:val="000000"/>
                <w:sz w:val="20"/>
              </w:rPr>
              <w:t>The system shall be configured with ‘Complaint Market Submitter’ user role.</w:t>
            </w:r>
          </w:p>
          <w:p w14:paraId="2D6C0EA5" w14:textId="77777777" w:rsidR="00F6126C" w:rsidRDefault="00F6126C" w:rsidP="00F6126C">
            <w:pPr>
              <w:pBdr>
                <w:top w:val="nil"/>
                <w:left w:val="nil"/>
                <w:bottom w:val="nil"/>
                <w:right w:val="nil"/>
              </w:pBdr>
            </w:pPr>
            <w:r>
              <w:rPr>
                <w:rFonts w:eastAsia="Arial" w:cs="Arial"/>
                <w:color w:val="000000"/>
                <w:sz w:val="20"/>
              </w:rPr>
              <w:t> </w:t>
            </w:r>
          </w:p>
          <w:p w14:paraId="2D6C0EA6"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9  Section ‘User roles – Complaint Market Submitter’</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EA7"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EA8" w14:textId="77777777" w:rsidR="00F6126C" w:rsidRDefault="00F6126C" w:rsidP="00F6126C">
            <w:pPr>
              <w:pBdr>
                <w:top w:val="nil"/>
                <w:left w:val="nil"/>
                <w:bottom w:val="nil"/>
                <w:right w:val="nil"/>
              </w:pBdr>
            </w:pPr>
            <w:r>
              <w:rPr>
                <w:rFonts w:eastAsia="Arial" w:cs="Arial"/>
                <w:color w:val="000000"/>
                <w:sz w:val="20"/>
              </w:rPr>
              <w:t>FRS-CH-UR-001-026,FRS-CH-UR-001-061</w:t>
            </w:r>
          </w:p>
        </w:tc>
      </w:tr>
      <w:tr w:rsidR="00F6126C" w14:paraId="2D6C0EB0"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EAA" w14:textId="77777777" w:rsidR="00F6126C" w:rsidRDefault="00F6126C" w:rsidP="00F6126C">
            <w:pPr>
              <w:pBdr>
                <w:top w:val="nil"/>
                <w:left w:val="nil"/>
                <w:bottom w:val="nil"/>
                <w:right w:val="nil"/>
              </w:pBdr>
            </w:pPr>
            <w:r>
              <w:rPr>
                <w:rFonts w:eastAsia="Arial" w:cs="Arial"/>
                <w:color w:val="000000"/>
                <w:sz w:val="20"/>
              </w:rPr>
              <w:t>DS-CH-CS-UR-010</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EAB" w14:textId="77777777" w:rsidR="00F6126C" w:rsidRDefault="00F6126C" w:rsidP="00F6126C">
            <w:pPr>
              <w:pBdr>
                <w:top w:val="nil"/>
                <w:left w:val="nil"/>
                <w:bottom w:val="nil"/>
                <w:right w:val="nil"/>
              </w:pBdr>
            </w:pPr>
            <w:r>
              <w:rPr>
                <w:rFonts w:eastAsia="Arial" w:cs="Arial"/>
                <w:color w:val="000000"/>
                <w:sz w:val="20"/>
              </w:rPr>
              <w:t xml:space="preserve">The system shall be configured with the user role priority which is applied when the combination of user roles are set together. </w:t>
            </w:r>
          </w:p>
          <w:p w14:paraId="2D6C0EAC" w14:textId="77777777" w:rsidR="00F6126C" w:rsidRDefault="00F6126C" w:rsidP="00F6126C">
            <w:pPr>
              <w:pBdr>
                <w:top w:val="nil"/>
                <w:left w:val="nil"/>
                <w:bottom w:val="nil"/>
                <w:right w:val="nil"/>
              </w:pBdr>
            </w:pPr>
            <w:r>
              <w:rPr>
                <w:rFonts w:eastAsia="Arial" w:cs="Arial"/>
                <w:color w:val="000000"/>
                <w:sz w:val="20"/>
              </w:rPr>
              <w:t> </w:t>
            </w:r>
          </w:p>
          <w:p w14:paraId="2D6C0EAD"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1 Section ‘User Groups’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EAE"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EAF" w14:textId="77777777" w:rsidR="00F6126C" w:rsidRDefault="00F6126C" w:rsidP="00F6126C">
            <w:pPr>
              <w:pBdr>
                <w:top w:val="nil"/>
                <w:left w:val="nil"/>
                <w:bottom w:val="nil"/>
                <w:right w:val="nil"/>
              </w:pBdr>
            </w:pPr>
            <w:r>
              <w:rPr>
                <w:rFonts w:eastAsia="Arial" w:cs="Arial"/>
                <w:color w:val="000000"/>
                <w:sz w:val="20"/>
              </w:rPr>
              <w:t>FRS-CH-UR-002-001</w:t>
            </w:r>
          </w:p>
        </w:tc>
      </w:tr>
      <w:tr w:rsidR="00F6126C" w14:paraId="2D6C0EB7"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EB1" w14:textId="77777777" w:rsidR="00F6126C" w:rsidRDefault="00F6126C" w:rsidP="00F6126C">
            <w:pPr>
              <w:pBdr>
                <w:top w:val="nil"/>
                <w:left w:val="nil"/>
                <w:bottom w:val="nil"/>
                <w:right w:val="nil"/>
              </w:pBdr>
            </w:pPr>
            <w:r>
              <w:rPr>
                <w:rFonts w:eastAsia="Arial" w:cs="Arial"/>
                <w:color w:val="000000"/>
                <w:sz w:val="20"/>
              </w:rPr>
              <w:t>DS-CH-CS-UR-011</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EB2" w14:textId="77777777" w:rsidR="00F6126C" w:rsidRDefault="00F6126C" w:rsidP="00F6126C">
            <w:pPr>
              <w:pBdr>
                <w:top w:val="nil"/>
                <w:left w:val="nil"/>
                <w:bottom w:val="nil"/>
                <w:right w:val="nil"/>
              </w:pBdr>
            </w:pPr>
            <w:r>
              <w:rPr>
                <w:rFonts w:eastAsia="Arial" w:cs="Arial"/>
                <w:color w:val="000000"/>
                <w:sz w:val="20"/>
              </w:rPr>
              <w:t>The system shall be configured with ‘Complaint PMS Clinical Expert’ user role.</w:t>
            </w:r>
          </w:p>
          <w:p w14:paraId="2D6C0EB3" w14:textId="77777777" w:rsidR="00F6126C" w:rsidRDefault="00F6126C" w:rsidP="00F6126C">
            <w:pPr>
              <w:pBdr>
                <w:top w:val="nil"/>
                <w:left w:val="nil"/>
                <w:bottom w:val="nil"/>
                <w:right w:val="nil"/>
              </w:pBdr>
            </w:pPr>
            <w:r>
              <w:rPr>
                <w:rFonts w:eastAsia="Arial" w:cs="Arial"/>
                <w:color w:val="000000"/>
                <w:sz w:val="20"/>
              </w:rPr>
              <w:t> </w:t>
            </w:r>
          </w:p>
          <w:p w14:paraId="2D6C0EB4"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9  Section ‘User roles – Complaint PMS Clinical Expert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EB5"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EB6" w14:textId="77777777" w:rsidR="00F6126C" w:rsidRDefault="00F6126C" w:rsidP="00F6126C">
            <w:pPr>
              <w:pBdr>
                <w:top w:val="nil"/>
                <w:left w:val="nil"/>
                <w:bottom w:val="nil"/>
                <w:right w:val="nil"/>
              </w:pBdr>
            </w:pPr>
            <w:r>
              <w:rPr>
                <w:rFonts w:eastAsia="Arial" w:cs="Arial"/>
                <w:color w:val="000000"/>
                <w:sz w:val="20"/>
              </w:rPr>
              <w:t>FRS-CH-UR-001-063,FRS-CH-SF-INVS-008-002,FRS-CH-SF-INVS-008-003</w:t>
            </w:r>
          </w:p>
        </w:tc>
      </w:tr>
      <w:tr w:rsidR="00F6126C" w14:paraId="2D6C0ECA"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EB8" w14:textId="77777777" w:rsidR="00F6126C" w:rsidRDefault="00F6126C" w:rsidP="00F6126C">
            <w:pPr>
              <w:pBdr>
                <w:top w:val="nil"/>
                <w:left w:val="nil"/>
                <w:bottom w:val="nil"/>
                <w:right w:val="nil"/>
              </w:pBdr>
            </w:pPr>
            <w:r>
              <w:rPr>
                <w:rFonts w:eastAsia="Arial" w:cs="Arial"/>
                <w:color w:val="000000"/>
                <w:sz w:val="20"/>
              </w:rPr>
              <w:t>DS-CH-CS-ACT-001</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EB9" w14:textId="77777777" w:rsidR="00F6126C" w:rsidRDefault="00F6126C" w:rsidP="00F6126C">
            <w:pPr>
              <w:pBdr>
                <w:top w:val="nil"/>
                <w:left w:val="nil"/>
                <w:bottom w:val="nil"/>
                <w:right w:val="nil"/>
              </w:pBdr>
            </w:pPr>
            <w:r>
              <w:rPr>
                <w:rFonts w:eastAsia="Arial" w:cs="Arial"/>
                <w:color w:val="000000"/>
                <w:sz w:val="20"/>
              </w:rPr>
              <w:t>The system shall be configured with activity ‘SO Reopen’ that shall be triggered once an update request is received from source system when the complaint is in below states</w:t>
            </w:r>
          </w:p>
          <w:p w14:paraId="2D6C0EBA"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Pending Review</w:t>
            </w:r>
          </w:p>
          <w:p w14:paraId="2D6C0EBB"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Pending Closure</w:t>
            </w:r>
          </w:p>
          <w:p w14:paraId="2D6C0EBC"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Closed - No Further Investigation</w:t>
            </w:r>
          </w:p>
          <w:p w14:paraId="2D6C0EBD"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Closed – Duplicate</w:t>
            </w:r>
          </w:p>
          <w:p w14:paraId="2D6C0EBE"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Closed – Done</w:t>
            </w:r>
          </w:p>
          <w:p w14:paraId="2D6C0EBF"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Pending Closure - No Further Invest</w:t>
            </w:r>
          </w:p>
          <w:p w14:paraId="2D6C0EC0"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Pending Review Duplicate Complaint</w:t>
            </w:r>
          </w:p>
          <w:p w14:paraId="2D6C0EC1"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 xml:space="preserve">Pending Review No Further Investigation </w:t>
            </w:r>
          </w:p>
          <w:p w14:paraId="2D6C0EC2"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Pending Closure - Non Philips Med. Dev-SR</w:t>
            </w:r>
          </w:p>
          <w:p w14:paraId="2D6C0EC3"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Pending Review Non Philips Med. Device</w:t>
            </w:r>
          </w:p>
          <w:p w14:paraId="2D6C0EC4"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Closed - Non Philips Medical Device</w:t>
            </w:r>
          </w:p>
          <w:p w14:paraId="2D6C0EC5"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Pending Review non-Complaint</w:t>
            </w:r>
          </w:p>
          <w:p w14:paraId="2D6C0EC6"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lastRenderedPageBreak/>
              <w:t>Closed - Non Complaint</w:t>
            </w:r>
          </w:p>
          <w:p w14:paraId="2D6C0EC7" w14:textId="77777777" w:rsidR="00F6126C" w:rsidRDefault="00F6126C" w:rsidP="00F6126C">
            <w:pPr>
              <w:pBdr>
                <w:top w:val="nil"/>
                <w:left w:val="nil"/>
                <w:bottom w:val="nil"/>
                <w:right w:val="nil"/>
              </w:pBdr>
            </w:pPr>
            <w:r>
              <w:rPr>
                <w:rFonts w:eastAsia="Arial" w:cs="Arial"/>
                <w:color w:val="000000"/>
                <w:sz w:val="20"/>
              </w:rPr>
              <w:t>Refer Group_Category_Workflow.xls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EC8" w14:textId="77777777" w:rsidR="00F6126C" w:rsidRDefault="00F6126C" w:rsidP="00F6126C">
            <w:pPr>
              <w:pBdr>
                <w:top w:val="nil"/>
                <w:left w:val="nil"/>
                <w:bottom w:val="nil"/>
                <w:right w:val="nil"/>
              </w:pBdr>
              <w:jc w:val="center"/>
            </w:pPr>
            <w:r>
              <w:rPr>
                <w:rFonts w:eastAsia="Arial" w:cs="Arial"/>
                <w:color w:val="000000"/>
                <w:sz w:val="20"/>
              </w:rPr>
              <w:lastRenderedPageBreak/>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EC9" w14:textId="77777777" w:rsidR="00F6126C" w:rsidRDefault="00F6126C" w:rsidP="00F6126C">
            <w:pPr>
              <w:pBdr>
                <w:top w:val="nil"/>
                <w:left w:val="nil"/>
                <w:bottom w:val="nil"/>
                <w:right w:val="nil"/>
              </w:pBdr>
            </w:pPr>
            <w:r>
              <w:rPr>
                <w:rFonts w:eastAsia="Arial" w:cs="Arial"/>
                <w:color w:val="000000"/>
                <w:sz w:val="20"/>
              </w:rPr>
              <w:t>FRS-CH-INT-16.2.8.1-03-03</w:t>
            </w:r>
          </w:p>
        </w:tc>
      </w:tr>
      <w:tr w:rsidR="00F6126C" w14:paraId="2D6C0ED1"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ECB" w14:textId="77777777" w:rsidR="00F6126C" w:rsidRDefault="00F6126C" w:rsidP="00F6126C">
            <w:pPr>
              <w:pBdr>
                <w:top w:val="nil"/>
                <w:left w:val="nil"/>
                <w:bottom w:val="nil"/>
                <w:right w:val="nil"/>
              </w:pBdr>
            </w:pPr>
            <w:r>
              <w:rPr>
                <w:rFonts w:eastAsia="Arial" w:cs="Arial"/>
                <w:color w:val="000000"/>
                <w:sz w:val="20"/>
              </w:rPr>
              <w:t>DS-CH-CS-ACT-002</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ECC" w14:textId="77777777" w:rsidR="00F6126C" w:rsidRDefault="00F6126C" w:rsidP="00F6126C">
            <w:pPr>
              <w:pBdr>
                <w:top w:val="nil"/>
                <w:left w:val="nil"/>
                <w:bottom w:val="nil"/>
                <w:right w:val="nil"/>
              </w:pBdr>
            </w:pPr>
            <w:r>
              <w:rPr>
                <w:rFonts w:eastAsia="Arial" w:cs="Arial"/>
                <w:color w:val="000000"/>
                <w:sz w:val="20"/>
              </w:rPr>
              <w:t>The system shall be configured with activities for ‘Complaint’ process group.</w:t>
            </w:r>
          </w:p>
          <w:p w14:paraId="2D6C0ECD"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‘REQUIRE_SUMMARY’ will be set to 1 for activities which needs activity summary.</w:t>
            </w:r>
          </w:p>
          <w:p w14:paraId="2D6C0ECE" w14:textId="77777777" w:rsidR="00F6126C" w:rsidRDefault="00F6126C" w:rsidP="00F6126C">
            <w:pPr>
              <w:pBdr>
                <w:top w:val="nil"/>
                <w:left w:val="nil"/>
                <w:bottom w:val="nil"/>
                <w:right w:val="nil"/>
              </w:pBdr>
            </w:pPr>
            <w:r>
              <w:rPr>
                <w:rFonts w:eastAsia="Arial" w:cs="Arial"/>
                <w:color w:val="000000"/>
                <w:sz w:val="20"/>
              </w:rPr>
              <w:t>Refer ‘Activities.xls’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ECF"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ED0" w14:textId="77777777" w:rsidR="00F6126C" w:rsidRDefault="00F6126C" w:rsidP="00F6126C">
            <w:pPr>
              <w:pBdr>
                <w:top w:val="nil"/>
                <w:left w:val="nil"/>
                <w:bottom w:val="nil"/>
                <w:right w:val="nil"/>
              </w:pBdr>
            </w:pPr>
            <w:r>
              <w:rPr>
                <w:rFonts w:eastAsia="Arial" w:cs="Arial"/>
                <w:color w:val="000000"/>
                <w:sz w:val="20"/>
              </w:rPr>
              <w:t>FRS-CH-SF-INVS-021-001,FRS-CH-SF-CLSE-008-001,FRS-CH-SF-CLSE-010-001,FRS-CH-SF-CLSE-013-001,FRS-CH-SF-CLSE-016-001,FRS-CH-SF-INVS-029-001,FRS-CH-SF-INVS-029-002, FRS-CH-SF-CLSE-018-02, FRS-CH-SF-EVAL-093-01</w:t>
            </w:r>
          </w:p>
        </w:tc>
      </w:tr>
      <w:tr w:rsidR="00F6126C" w14:paraId="2D6C0ED9"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ED2" w14:textId="77777777" w:rsidR="00F6126C" w:rsidRDefault="00F6126C" w:rsidP="00F6126C">
            <w:pPr>
              <w:pBdr>
                <w:top w:val="nil"/>
                <w:left w:val="nil"/>
                <w:bottom w:val="nil"/>
                <w:right w:val="nil"/>
              </w:pBdr>
            </w:pPr>
            <w:r>
              <w:rPr>
                <w:rFonts w:eastAsia="Arial" w:cs="Arial"/>
                <w:color w:val="000000"/>
                <w:sz w:val="20"/>
              </w:rPr>
              <w:t>DS-CH-CS-ACT-003</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ED3" w14:textId="77777777" w:rsidR="00F6126C" w:rsidRDefault="00F6126C" w:rsidP="00F6126C">
            <w:pPr>
              <w:pBdr>
                <w:top w:val="nil"/>
                <w:left w:val="nil"/>
                <w:bottom w:val="nil"/>
                <w:right w:val="nil"/>
              </w:pBdr>
            </w:pPr>
            <w:r>
              <w:rPr>
                <w:rFonts w:eastAsia="Arial" w:cs="Arial"/>
                <w:color w:val="000000"/>
                <w:sz w:val="20"/>
              </w:rPr>
              <w:t>The system shall be configured with activities for ‘Complaint’ process group.</w:t>
            </w:r>
          </w:p>
          <w:p w14:paraId="2D6C0ED4"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‘REQUIRE_SIGNATURE’ will be set to 1 for activities which needs electronic signature.</w:t>
            </w:r>
          </w:p>
          <w:p w14:paraId="2D6C0ED5" w14:textId="77777777" w:rsidR="00F6126C" w:rsidRDefault="00F6126C" w:rsidP="00F6126C">
            <w:pPr>
              <w:pBdr>
                <w:top w:val="nil"/>
                <w:left w:val="nil"/>
                <w:bottom w:val="nil"/>
                <w:right w:val="nil"/>
              </w:pBdr>
              <w:ind w:left="720"/>
            </w:pPr>
            <w:r>
              <w:rPr>
                <w:rFonts w:eastAsia="Arial" w:cs="Arial"/>
                <w:color w:val="000000"/>
                <w:sz w:val="20"/>
              </w:rPr>
              <w:t> </w:t>
            </w:r>
          </w:p>
          <w:p w14:paraId="2D6C0ED6" w14:textId="77777777" w:rsidR="00F6126C" w:rsidRDefault="00F6126C" w:rsidP="00F6126C">
            <w:pPr>
              <w:pBdr>
                <w:top w:val="nil"/>
                <w:left w:val="nil"/>
                <w:bottom w:val="nil"/>
                <w:right w:val="nil"/>
              </w:pBdr>
            </w:pPr>
            <w:r>
              <w:rPr>
                <w:rFonts w:eastAsia="Arial" w:cs="Arial"/>
                <w:color w:val="000000"/>
                <w:sz w:val="20"/>
              </w:rPr>
              <w:t>Refer ‘Activities.xls’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ED7"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ED8" w14:textId="77777777" w:rsidR="00F6126C" w:rsidRDefault="00F6126C" w:rsidP="00F6126C">
            <w:pPr>
              <w:pBdr>
                <w:top w:val="nil"/>
                <w:left w:val="nil"/>
                <w:bottom w:val="nil"/>
                <w:right w:val="nil"/>
              </w:pBdr>
            </w:pPr>
            <w:r>
              <w:rPr>
                <w:rFonts w:eastAsia="Arial" w:cs="Arial"/>
                <w:color w:val="000000"/>
                <w:sz w:val="20"/>
              </w:rPr>
              <w:t>FRS-CH-SF-CLSE-003-001,FRS-CH-SF-INTK-016-001,FRS-CH-SF-CLSE-006-001,FRS-CH-SF-CLSE-011-001,FRS-CH-SF-EVAL-076-001, FRS-CH-SF-EVAL-079-001, FRS-CH-SF-EVAL-077-001, FRS-CH-SF-EVAL-098-01, FRS-CH-SF-EVAL-103-01,FRS-CH-SF-EVAL-115-01, FRS-CH-SF-EVAL-122-01, FRS-CH-SF-EVAL-129-01, FRS-CH-SF-EVAL-111-02</w:t>
            </w:r>
          </w:p>
        </w:tc>
      </w:tr>
      <w:tr w:rsidR="00F6126C" w14:paraId="2D6C0EE1"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EDA" w14:textId="77777777" w:rsidR="00F6126C" w:rsidRDefault="00F6126C" w:rsidP="00F6126C">
            <w:pPr>
              <w:pBdr>
                <w:top w:val="nil"/>
                <w:left w:val="nil"/>
                <w:bottom w:val="nil"/>
                <w:right w:val="nil"/>
              </w:pBdr>
            </w:pPr>
            <w:r>
              <w:rPr>
                <w:rFonts w:eastAsia="Arial" w:cs="Arial"/>
                <w:color w:val="000000"/>
                <w:sz w:val="20"/>
              </w:rPr>
              <w:t>DS-CH-CS-ACT-004</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EDB" w14:textId="77777777" w:rsidR="00F6126C" w:rsidRDefault="00F6126C" w:rsidP="00F6126C">
            <w:pPr>
              <w:pBdr>
                <w:top w:val="nil"/>
                <w:left w:val="nil"/>
                <w:bottom w:val="nil"/>
                <w:right w:val="nil"/>
              </w:pBdr>
            </w:pPr>
            <w:r>
              <w:rPr>
                <w:rFonts w:eastAsia="Arial" w:cs="Arial"/>
                <w:color w:val="000000"/>
                <w:sz w:val="20"/>
              </w:rPr>
              <w:t>The system shall be configured with activities for ‘Complaint’ process group.</w:t>
            </w:r>
          </w:p>
          <w:p w14:paraId="2D6C0EDC"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‘SHOW_ON_DESKTOP’ will be set to 1 for activities which will be shown under “Activities Assigned to You” section on desktop.</w:t>
            </w:r>
          </w:p>
          <w:p w14:paraId="2D6C0EDD" w14:textId="77777777" w:rsidR="00F6126C" w:rsidRDefault="00F6126C" w:rsidP="00F6126C">
            <w:pPr>
              <w:pBdr>
                <w:top w:val="nil"/>
                <w:left w:val="nil"/>
                <w:bottom w:val="nil"/>
                <w:right w:val="nil"/>
              </w:pBdr>
              <w:ind w:left="720"/>
            </w:pPr>
            <w:r>
              <w:rPr>
                <w:rFonts w:eastAsia="Arial" w:cs="Arial"/>
                <w:color w:val="000000"/>
                <w:sz w:val="20"/>
              </w:rPr>
              <w:t> </w:t>
            </w:r>
          </w:p>
          <w:p w14:paraId="2D6C0EDE" w14:textId="77777777" w:rsidR="00F6126C" w:rsidRDefault="00F6126C" w:rsidP="00F6126C">
            <w:pPr>
              <w:pBdr>
                <w:top w:val="nil"/>
                <w:left w:val="nil"/>
                <w:bottom w:val="nil"/>
                <w:right w:val="nil"/>
              </w:pBdr>
            </w:pPr>
            <w:r>
              <w:rPr>
                <w:rFonts w:eastAsia="Arial" w:cs="Arial"/>
                <w:color w:val="000000"/>
                <w:sz w:val="20"/>
              </w:rPr>
              <w:t>Refer ‘Activities.xls’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EDF"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EE0" w14:textId="77777777" w:rsidR="00F6126C" w:rsidRDefault="00F6126C" w:rsidP="00F6126C">
            <w:pPr>
              <w:pBdr>
                <w:top w:val="nil"/>
                <w:left w:val="nil"/>
                <w:bottom w:val="nil"/>
                <w:right w:val="nil"/>
              </w:pBdr>
            </w:pPr>
            <w:r>
              <w:rPr>
                <w:rFonts w:eastAsia="Arial" w:cs="Arial"/>
                <w:color w:val="000000"/>
                <w:sz w:val="20"/>
              </w:rPr>
              <w:t>FRS-CH-SF-CLSE-004-008,FRS-CH-SF-CLSE-005-001,FRS-CH-SF-CLSE-005-003</w:t>
            </w:r>
          </w:p>
        </w:tc>
      </w:tr>
      <w:tr w:rsidR="00F6126C" w14:paraId="2D6C0EEA"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EE2" w14:textId="77777777" w:rsidR="00F6126C" w:rsidRDefault="00F6126C" w:rsidP="00F6126C">
            <w:pPr>
              <w:pBdr>
                <w:top w:val="nil"/>
                <w:left w:val="nil"/>
                <w:bottom w:val="nil"/>
                <w:right w:val="nil"/>
              </w:pBdr>
            </w:pPr>
            <w:r>
              <w:rPr>
                <w:rFonts w:eastAsia="Arial" w:cs="Arial"/>
                <w:color w:val="000000"/>
                <w:sz w:val="20"/>
              </w:rPr>
              <w:t>DS-CH-CS-ACT-005</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EE3" w14:textId="77777777" w:rsidR="00F6126C" w:rsidRDefault="00F6126C" w:rsidP="00F6126C">
            <w:pPr>
              <w:pBdr>
                <w:top w:val="nil"/>
                <w:left w:val="nil"/>
                <w:bottom w:val="nil"/>
                <w:right w:val="nil"/>
              </w:pBdr>
            </w:pPr>
            <w:r>
              <w:rPr>
                <w:rFonts w:eastAsia="Arial" w:cs="Arial"/>
                <w:color w:val="000000"/>
                <w:sz w:val="20"/>
              </w:rPr>
              <w:t>The system shall be configured with activities for ‘Regulatory’ process group</w:t>
            </w:r>
          </w:p>
          <w:p w14:paraId="2D6C0EE4" w14:textId="77777777" w:rsidR="00F6126C" w:rsidRDefault="00F6126C" w:rsidP="00F6126C">
            <w:pPr>
              <w:pBdr>
                <w:top w:val="nil"/>
                <w:left w:val="nil"/>
                <w:bottom w:val="nil"/>
                <w:right w:val="nil"/>
              </w:pBdr>
            </w:pPr>
            <w:r>
              <w:rPr>
                <w:rFonts w:eastAsia="Arial" w:cs="Arial"/>
                <w:color w:val="000000"/>
                <w:sz w:val="20"/>
              </w:rPr>
              <w:t> </w:t>
            </w:r>
          </w:p>
          <w:p w14:paraId="2D6C0EE5"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‘REQUIRE_SUMMARY’ shall be set to 1 for activities which needs activity summary.</w:t>
            </w:r>
          </w:p>
          <w:p w14:paraId="2D6C0EE6" w14:textId="77777777" w:rsidR="00F6126C" w:rsidRDefault="00F6126C" w:rsidP="00F6126C">
            <w:pPr>
              <w:pBdr>
                <w:top w:val="nil"/>
                <w:left w:val="nil"/>
                <w:bottom w:val="nil"/>
                <w:right w:val="nil"/>
              </w:pBdr>
            </w:pPr>
            <w:r>
              <w:rPr>
                <w:rFonts w:eastAsia="Arial" w:cs="Arial"/>
                <w:color w:val="000000"/>
                <w:sz w:val="20"/>
              </w:rPr>
              <w:t> </w:t>
            </w:r>
          </w:p>
          <w:p w14:paraId="2D6C0EE7" w14:textId="77777777" w:rsidR="00F6126C" w:rsidRDefault="00F6126C" w:rsidP="00F6126C">
            <w:pPr>
              <w:pBdr>
                <w:top w:val="nil"/>
                <w:left w:val="nil"/>
                <w:bottom w:val="nil"/>
                <w:right w:val="nil"/>
              </w:pBdr>
            </w:pPr>
            <w:r>
              <w:rPr>
                <w:rFonts w:eastAsia="Arial" w:cs="Arial"/>
                <w:color w:val="000000"/>
                <w:sz w:val="20"/>
              </w:rPr>
              <w:t>Refer ‘Activities.xls’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EE8"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EE9" w14:textId="684A32BE" w:rsidR="00F6126C" w:rsidRDefault="00F6126C" w:rsidP="00F6126C">
            <w:pPr>
              <w:pBdr>
                <w:top w:val="nil"/>
                <w:left w:val="nil"/>
                <w:bottom w:val="nil"/>
                <w:right w:val="nil"/>
              </w:pBdr>
            </w:pPr>
            <w:del w:id="468" w:author="Kanungo, Kalpak (Cognizant)" w:date="2026-04-14T18:54:00Z" w16du:dateUtc="2026-04-14T13:24:00Z">
              <w:r w:rsidDel="00CE02EB">
                <w:rPr>
                  <w:rFonts w:eastAsia="Arial" w:cs="Arial"/>
                  <w:color w:val="000000"/>
                  <w:sz w:val="20"/>
                </w:rPr>
                <w:delText>FRS-CH-REG-GEN-011-001,</w:delText>
              </w:r>
            </w:del>
            <w:r>
              <w:rPr>
                <w:rFonts w:eastAsia="Arial" w:cs="Arial"/>
                <w:color w:val="000000"/>
                <w:sz w:val="20"/>
              </w:rPr>
              <w:t>FRS-CH-REG-GEN-011-002,</w:t>
            </w:r>
            <w:del w:id="469" w:author="Kanungo, Kalpak (Cognizant)" w:date="2026-04-14T18:54:00Z" w16du:dateUtc="2026-04-14T13:24:00Z">
              <w:r w:rsidDel="00CE02EB">
                <w:rPr>
                  <w:rFonts w:eastAsia="Arial" w:cs="Arial"/>
                  <w:color w:val="000000"/>
                  <w:sz w:val="20"/>
                </w:rPr>
                <w:delText>FRS-CH-REG-GEN-011-003,FRS-CH-REG-GEN-011-004,FRS-CH-REG-GEN-011-006,FRS-CH-REG-GEN-011-007,FRS-CH-REG-GEN-011-008,FRS-CH-REG-GEN-011-009,FRS-CH-REG-GEN-011-</w:delText>
              </w:r>
              <w:r w:rsidDel="00CE02EB">
                <w:rPr>
                  <w:rFonts w:eastAsia="Arial" w:cs="Arial"/>
                  <w:color w:val="000000"/>
                  <w:sz w:val="20"/>
                </w:rPr>
                <w:lastRenderedPageBreak/>
                <w:delText>012,</w:delText>
              </w:r>
            </w:del>
            <w:ins w:id="470" w:author="Kanungo, Kalpak (Cognizant)" w:date="2026-04-14T12:51:00Z" w16du:dateUtc="2026-04-14T07:21:00Z">
              <w:r w:rsidRPr="00994EA7">
                <w:rPr>
                  <w:rFonts w:eastAsia="Arial" w:cs="Arial"/>
                  <w:color w:val="000000"/>
                  <w:sz w:val="20"/>
                </w:rPr>
                <w:t>URS-CH-REG-GEN-007</w:t>
              </w:r>
            </w:ins>
            <w:ins w:id="471" w:author="Kanungo, Kalpak (Cognizant)" w:date="2026-04-14T12:55:00Z" w16du:dateUtc="2026-04-14T07:25:00Z">
              <w:r>
                <w:rPr>
                  <w:rFonts w:eastAsia="Arial" w:cs="Arial"/>
                  <w:color w:val="000000"/>
                  <w:sz w:val="20"/>
                </w:rPr>
                <w:t>,</w:t>
              </w:r>
            </w:ins>
            <w:ins w:id="472" w:author="Kanungo, Kalpak (Cognizant)" w:date="2026-04-14T12:51:00Z" w16du:dateUtc="2026-04-14T07:21:00Z">
              <w:r w:rsidDel="00A90D26">
                <w:rPr>
                  <w:rFonts w:eastAsia="Arial" w:cs="Arial"/>
                  <w:color w:val="000000"/>
                  <w:sz w:val="20"/>
                </w:rPr>
                <w:t xml:space="preserve"> </w:t>
              </w:r>
            </w:ins>
            <w:del w:id="473" w:author="Kanungo, Kalpak (Cognizant)" w:date="2026-04-14T12:51:00Z" w16du:dateUtc="2026-04-14T07:21:00Z">
              <w:r w:rsidDel="00A90D26">
                <w:rPr>
                  <w:rFonts w:eastAsia="Arial" w:cs="Arial"/>
                  <w:color w:val="000000"/>
                  <w:sz w:val="20"/>
                </w:rPr>
                <w:delText>FRS-CH-REG-GEN-007-001,</w:delText>
              </w:r>
            </w:del>
            <w:ins w:id="474" w:author="Kanungo, Kalpak (Cognizant)" w:date="2026-04-14T12:52:00Z" w16du:dateUtc="2026-04-14T07:22:00Z">
              <w:r w:rsidDel="006666BC">
                <w:rPr>
                  <w:rFonts w:eastAsia="Arial" w:cs="Arial"/>
                  <w:color w:val="000000"/>
                  <w:sz w:val="20"/>
                </w:rPr>
                <w:t xml:space="preserve"> </w:t>
              </w:r>
            </w:ins>
            <w:del w:id="475" w:author="Kanungo, Kalpak (Cognizant)" w:date="2026-04-14T12:52:00Z" w16du:dateUtc="2026-04-14T07:22:00Z">
              <w:r w:rsidDel="006666BC">
                <w:rPr>
                  <w:rFonts w:eastAsia="Arial" w:cs="Arial"/>
                  <w:color w:val="000000"/>
                  <w:sz w:val="20"/>
                </w:rPr>
                <w:delText>FRS-CH-REG-GEN-007-002,</w:delText>
              </w:r>
            </w:del>
            <w:ins w:id="476" w:author="Kanungo, Kalpak (Cognizant)" w:date="2026-04-14T12:53:00Z" w16du:dateUtc="2026-04-14T07:23:00Z">
              <w:r w:rsidDel="001F7662">
                <w:rPr>
                  <w:rFonts w:eastAsia="Arial" w:cs="Arial"/>
                  <w:color w:val="000000"/>
                  <w:sz w:val="20"/>
                </w:rPr>
                <w:t xml:space="preserve"> </w:t>
              </w:r>
            </w:ins>
            <w:del w:id="477" w:author="Kanungo, Kalpak (Cognizant)" w:date="2026-04-14T12:53:00Z" w16du:dateUtc="2026-04-14T07:23:00Z">
              <w:r w:rsidDel="001F7662">
                <w:rPr>
                  <w:rFonts w:eastAsia="Arial" w:cs="Arial"/>
                  <w:color w:val="000000"/>
                  <w:sz w:val="20"/>
                </w:rPr>
                <w:delText>FRS-CH-REG-GEN-007-003,</w:delText>
              </w:r>
            </w:del>
            <w:del w:id="478" w:author="Kanungo, Kalpak (Cognizant)" w:date="2026-04-14T12:54:00Z" w16du:dateUtc="2026-04-14T07:24:00Z">
              <w:r w:rsidDel="00862215">
                <w:rPr>
                  <w:rFonts w:eastAsia="Arial" w:cs="Arial"/>
                  <w:color w:val="000000"/>
                  <w:sz w:val="20"/>
                </w:rPr>
                <w:delText>FRS-CH-REG-GEN-007-004,</w:delText>
              </w:r>
            </w:del>
            <w:r>
              <w:rPr>
                <w:rFonts w:eastAsia="Arial" w:cs="Arial"/>
                <w:color w:val="000000"/>
                <w:sz w:val="20"/>
              </w:rPr>
              <w:t xml:space="preserve"> </w:t>
            </w:r>
            <w:del w:id="479" w:author="Kanungo, Kalpak (Cognizant)" w:date="2026-04-14T12:55:00Z" w16du:dateUtc="2026-04-14T07:25:00Z">
              <w:r w:rsidDel="005941D8">
                <w:rPr>
                  <w:rFonts w:eastAsia="Arial" w:cs="Arial"/>
                  <w:color w:val="000000"/>
                  <w:sz w:val="20"/>
                </w:rPr>
                <w:delText>FRS-CH-REG-GEN-007-006,</w:delText>
              </w:r>
            </w:del>
            <w:ins w:id="480" w:author="Kanungo, Kalpak (Cognizant)" w:date="2026-04-14T12:56:00Z" w16du:dateUtc="2026-04-14T07:26:00Z">
              <w:r w:rsidDel="00D2758B">
                <w:rPr>
                  <w:rFonts w:eastAsia="Arial" w:cs="Arial"/>
                  <w:color w:val="000000"/>
                  <w:sz w:val="20"/>
                </w:rPr>
                <w:t xml:space="preserve"> </w:t>
              </w:r>
            </w:ins>
            <w:del w:id="481" w:author="Kanungo, Kalpak (Cognizant)" w:date="2026-04-14T12:56:00Z" w16du:dateUtc="2026-04-14T07:26:00Z">
              <w:r w:rsidDel="00D2758B">
                <w:rPr>
                  <w:rFonts w:eastAsia="Arial" w:cs="Arial"/>
                  <w:color w:val="000000"/>
                  <w:sz w:val="20"/>
                </w:rPr>
                <w:delText>FRS-CH-REG-GEN-007-007,</w:delText>
              </w:r>
            </w:del>
            <w:ins w:id="482" w:author="Kanungo, Kalpak (Cognizant)" w:date="2026-04-14T12:57:00Z" w16du:dateUtc="2026-04-14T07:27:00Z">
              <w:r w:rsidDel="00954EEE">
                <w:rPr>
                  <w:rFonts w:eastAsia="Arial" w:cs="Arial"/>
                  <w:color w:val="000000"/>
                  <w:sz w:val="20"/>
                </w:rPr>
                <w:t xml:space="preserve"> </w:t>
              </w:r>
            </w:ins>
            <w:del w:id="483" w:author="Kanungo, Kalpak (Cognizant)" w:date="2026-04-14T12:57:00Z" w16du:dateUtc="2026-04-14T07:27:00Z">
              <w:r w:rsidDel="00954EEE">
                <w:rPr>
                  <w:rFonts w:eastAsia="Arial" w:cs="Arial"/>
                  <w:color w:val="000000"/>
                  <w:sz w:val="20"/>
                </w:rPr>
                <w:delText>FRS-CH-REG-GEN-007-008,</w:delText>
              </w:r>
            </w:del>
            <w:ins w:id="484" w:author="Kanungo, Kalpak (Cognizant)" w:date="2026-04-14T12:59:00Z" w16du:dateUtc="2026-04-14T07:29:00Z">
              <w:r w:rsidDel="007E7BA8">
                <w:rPr>
                  <w:rFonts w:eastAsia="Arial" w:cs="Arial"/>
                  <w:color w:val="000000"/>
                  <w:sz w:val="20"/>
                </w:rPr>
                <w:t xml:space="preserve"> </w:t>
              </w:r>
            </w:ins>
            <w:del w:id="485" w:author="Kanungo, Kalpak (Cognizant)" w:date="2026-04-14T12:59:00Z" w16du:dateUtc="2026-04-14T07:29:00Z">
              <w:r w:rsidDel="007E7BA8">
                <w:rPr>
                  <w:rFonts w:eastAsia="Arial" w:cs="Arial"/>
                  <w:color w:val="000000"/>
                  <w:sz w:val="20"/>
                </w:rPr>
                <w:delText>FRS-CH-REG-GEN-007-009,</w:delText>
              </w:r>
            </w:del>
            <w:ins w:id="486" w:author="Kanungo, Kalpak (Cognizant)" w:date="2026-04-14T12:59:00Z" w16du:dateUtc="2026-04-14T07:29:00Z">
              <w:r w:rsidDel="00F06BFE">
                <w:rPr>
                  <w:rFonts w:eastAsia="Arial" w:cs="Arial"/>
                  <w:color w:val="000000"/>
                  <w:sz w:val="20"/>
                </w:rPr>
                <w:t xml:space="preserve"> </w:t>
              </w:r>
            </w:ins>
            <w:del w:id="487" w:author="Kanungo, Kalpak (Cognizant)" w:date="2026-04-14T12:59:00Z" w16du:dateUtc="2026-04-14T07:29:00Z">
              <w:r w:rsidDel="00F06BFE">
                <w:rPr>
                  <w:rFonts w:eastAsia="Arial" w:cs="Arial"/>
                  <w:color w:val="000000"/>
                  <w:sz w:val="20"/>
                </w:rPr>
                <w:delText>FRS-CH-REG-GEN-007-012,</w:delText>
              </w:r>
            </w:del>
            <w:ins w:id="488" w:author="Kanungo, Kalpak (Cognizant)" w:date="2026-04-14T19:02:00Z" w16du:dateUtc="2026-04-14T13:32:00Z">
              <w:r w:rsidDel="00A136C6">
                <w:rPr>
                  <w:rFonts w:eastAsia="Arial" w:cs="Arial"/>
                  <w:color w:val="000000"/>
                  <w:sz w:val="20"/>
                </w:rPr>
                <w:t xml:space="preserve"> </w:t>
              </w:r>
            </w:ins>
            <w:del w:id="489" w:author="Kanungo, Kalpak (Cognizant)" w:date="2026-04-14T19:02:00Z" w16du:dateUtc="2026-04-14T13:32:00Z">
              <w:r w:rsidDel="00A136C6">
                <w:rPr>
                  <w:rFonts w:eastAsia="Arial" w:cs="Arial"/>
                  <w:color w:val="000000"/>
                  <w:sz w:val="20"/>
                </w:rPr>
                <w:delText>FRS-CH-REG-GEN-015-001,</w:delText>
              </w:r>
            </w:del>
            <w:r>
              <w:rPr>
                <w:rFonts w:eastAsia="Arial" w:cs="Arial"/>
                <w:color w:val="000000"/>
                <w:sz w:val="20"/>
              </w:rPr>
              <w:t>FRS-CH-REG-OTH-032-001,FRS-CH-REG-OTH-032-002,FRS-CH-REG-OTH-032-003,FRS-CH-REG-OTH-032-004, FRS-CH-REG-OTH-032-006,FRS-CH-REG-OTH-032-007,FRS-CH-REG-OTH-032-008,FRS-CH-REG-OTH-032-009,</w:t>
            </w:r>
            <w:ins w:id="490" w:author="Kanungo, Kalpak (Cognizant)" w:date="2026-04-14T13:01:00Z" w16du:dateUtc="2026-04-14T07:31:00Z">
              <w:r w:rsidDel="003B572B">
                <w:rPr>
                  <w:rFonts w:eastAsia="Arial" w:cs="Arial"/>
                  <w:color w:val="000000"/>
                  <w:sz w:val="20"/>
                </w:rPr>
                <w:t xml:space="preserve"> </w:t>
              </w:r>
            </w:ins>
            <w:del w:id="491" w:author="Kanungo, Kalpak (Cognizant)" w:date="2026-04-14T13:01:00Z" w16du:dateUtc="2026-04-14T07:31:00Z">
              <w:r w:rsidDel="003B572B">
                <w:rPr>
                  <w:rFonts w:eastAsia="Arial" w:cs="Arial"/>
                  <w:color w:val="000000"/>
                  <w:sz w:val="20"/>
                </w:rPr>
                <w:delText>FRS-CH-REG-GEN-007-013,</w:delText>
              </w:r>
            </w:del>
            <w:ins w:id="492" w:author="Kanungo, Kalpak (Cognizant)" w:date="2026-04-14T18:55:00Z" w16du:dateUtc="2026-04-14T13:25:00Z">
              <w:r w:rsidDel="003B4F68">
                <w:rPr>
                  <w:rFonts w:eastAsia="Arial" w:cs="Arial"/>
                  <w:color w:val="000000"/>
                  <w:sz w:val="20"/>
                </w:rPr>
                <w:t xml:space="preserve"> </w:t>
              </w:r>
            </w:ins>
            <w:del w:id="493" w:author="Kanungo, Kalpak (Cognizant)" w:date="2026-04-14T18:55:00Z" w16du:dateUtc="2026-04-14T13:25:00Z">
              <w:r w:rsidDel="003B4F68">
                <w:rPr>
                  <w:rFonts w:eastAsia="Arial" w:cs="Arial"/>
                  <w:color w:val="000000"/>
                  <w:sz w:val="20"/>
                </w:rPr>
                <w:delText>FRS-CH-REG-GEN-011-013,</w:delText>
              </w:r>
            </w:del>
            <w:r>
              <w:rPr>
                <w:rFonts w:eastAsia="Arial" w:cs="Arial"/>
                <w:color w:val="000000"/>
                <w:sz w:val="20"/>
              </w:rPr>
              <w:t>FRS-CH-REG-GEN-019-001,FRS-CH-REG-GEN-019-002,</w:t>
            </w:r>
            <w:r>
              <w:rPr>
                <w:rFonts w:eastAsia="Arial" w:cs="Arial"/>
                <w:color w:val="0D0D0D"/>
                <w:sz w:val="20"/>
              </w:rPr>
              <w:t xml:space="preserve"> </w:t>
            </w:r>
            <w:ins w:id="494" w:author="Kanungo, Kalpak (Cognizant)" w:date="2026-04-14T19:09:00Z" w16du:dateUtc="2026-04-14T13:39:00Z">
              <w:r w:rsidRPr="009103DD">
                <w:rPr>
                  <w:rFonts w:eastAsia="Arial" w:cs="Arial"/>
                  <w:color w:val="0D0D0D"/>
                  <w:sz w:val="20"/>
                </w:rPr>
                <w:t>URS-CH-REG-GEN-027</w:t>
              </w:r>
            </w:ins>
            <w:ins w:id="495" w:author="Kanungo, Kalpak (Cognizant)" w:date="2026-04-14T19:10:00Z" w16du:dateUtc="2026-04-14T13:40:00Z">
              <w:r>
                <w:rPr>
                  <w:rFonts w:eastAsia="Arial" w:cs="Arial"/>
                  <w:color w:val="0D0D0D"/>
                  <w:sz w:val="20"/>
                </w:rPr>
                <w:t>,</w:t>
              </w:r>
            </w:ins>
            <w:del w:id="496" w:author="Kanungo, Kalpak (Cognizant)" w:date="2026-04-14T19:09:00Z" w16du:dateUtc="2026-04-14T13:39:00Z">
              <w:r w:rsidDel="008D48E0">
                <w:rPr>
                  <w:rFonts w:eastAsia="Arial" w:cs="Arial"/>
                  <w:color w:val="0D0D0D"/>
                  <w:sz w:val="20"/>
                </w:rPr>
                <w:delText xml:space="preserve">FRS-CH-REG-GEN-027-002, </w:delText>
              </w:r>
            </w:del>
            <w:r>
              <w:rPr>
                <w:rFonts w:eastAsia="Arial" w:cs="Arial"/>
                <w:color w:val="000000"/>
                <w:sz w:val="20"/>
              </w:rPr>
              <w:t>FRS-CH-CUST-016-01</w:t>
            </w:r>
          </w:p>
        </w:tc>
      </w:tr>
      <w:tr w:rsidR="00F6126C" w14:paraId="2D6C0EF3"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EEB" w14:textId="77777777" w:rsidR="00F6126C" w:rsidRDefault="00F6126C" w:rsidP="00F6126C">
            <w:pPr>
              <w:pBdr>
                <w:top w:val="nil"/>
                <w:left w:val="nil"/>
                <w:bottom w:val="nil"/>
                <w:right w:val="nil"/>
              </w:pBdr>
            </w:pPr>
            <w:commentRangeStart w:id="497"/>
            <w:r>
              <w:rPr>
                <w:rFonts w:eastAsia="Arial" w:cs="Arial"/>
                <w:color w:val="000000"/>
                <w:sz w:val="20"/>
              </w:rPr>
              <w:lastRenderedPageBreak/>
              <w:t>DS-CH-CS-ACT-006</w:t>
            </w:r>
            <w:commentRangeEnd w:id="497"/>
            <w:r>
              <w:rPr>
                <w:rStyle w:val="CommentReference"/>
                <w:sz w:val="18"/>
                <w:szCs w:val="24"/>
              </w:rPr>
              <w:commentReference w:id="497"/>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EEC" w14:textId="77777777" w:rsidR="00F6126C" w:rsidRDefault="00F6126C" w:rsidP="00F6126C">
            <w:pPr>
              <w:pBdr>
                <w:top w:val="nil"/>
                <w:left w:val="nil"/>
                <w:bottom w:val="nil"/>
                <w:right w:val="nil"/>
              </w:pBdr>
            </w:pPr>
            <w:r>
              <w:rPr>
                <w:rFonts w:eastAsia="Arial" w:cs="Arial"/>
                <w:color w:val="000000"/>
                <w:sz w:val="20"/>
              </w:rPr>
              <w:t>The system shall be configured with activities for ‘Regulatory’ process group</w:t>
            </w:r>
          </w:p>
          <w:p w14:paraId="2D6C0EED" w14:textId="77777777" w:rsidR="00F6126C" w:rsidRDefault="00F6126C" w:rsidP="00F6126C">
            <w:pPr>
              <w:pBdr>
                <w:top w:val="nil"/>
                <w:left w:val="nil"/>
                <w:bottom w:val="nil"/>
                <w:right w:val="nil"/>
              </w:pBdr>
            </w:pPr>
            <w:r>
              <w:rPr>
                <w:rFonts w:eastAsia="Arial" w:cs="Arial"/>
                <w:color w:val="000000"/>
                <w:sz w:val="20"/>
              </w:rPr>
              <w:t> </w:t>
            </w:r>
          </w:p>
          <w:p w14:paraId="2D6C0EEE"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 ‘REQUIRE_SIGNATURE’ shall be set to 1 for activities which needs electronic signature.</w:t>
            </w:r>
          </w:p>
          <w:p w14:paraId="2D6C0EEF" w14:textId="77777777" w:rsidR="00F6126C" w:rsidRDefault="00F6126C" w:rsidP="00F6126C">
            <w:pPr>
              <w:pBdr>
                <w:top w:val="nil"/>
                <w:left w:val="nil"/>
                <w:bottom w:val="nil"/>
                <w:right w:val="nil"/>
              </w:pBdr>
            </w:pPr>
            <w:r>
              <w:rPr>
                <w:rFonts w:eastAsia="Arial" w:cs="Arial"/>
                <w:color w:val="000000"/>
                <w:sz w:val="20"/>
              </w:rPr>
              <w:t> </w:t>
            </w:r>
          </w:p>
          <w:p w14:paraId="2D6C0EF0" w14:textId="77777777" w:rsidR="00F6126C" w:rsidRDefault="00F6126C" w:rsidP="00F6126C">
            <w:pPr>
              <w:pBdr>
                <w:top w:val="nil"/>
                <w:left w:val="nil"/>
                <w:bottom w:val="nil"/>
                <w:right w:val="nil"/>
              </w:pBdr>
            </w:pPr>
            <w:r>
              <w:rPr>
                <w:rFonts w:eastAsia="Arial" w:cs="Arial"/>
                <w:color w:val="000000"/>
                <w:sz w:val="20"/>
              </w:rPr>
              <w:t>Refer ‘Activities.xls’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EF1"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EF2" w14:textId="1EAC998E" w:rsidR="00F6126C" w:rsidRDefault="00F6126C" w:rsidP="00F6126C">
            <w:pPr>
              <w:pBdr>
                <w:top w:val="nil"/>
                <w:left w:val="nil"/>
                <w:bottom w:val="nil"/>
                <w:right w:val="nil"/>
              </w:pBdr>
            </w:pPr>
            <w:del w:id="498" w:author="Kanungo, Kalpak (Cognizant)" w:date="2026-04-14T18:52:00Z" w16du:dateUtc="2026-04-14T13:22:00Z">
              <w:r w:rsidDel="00DF16CF">
                <w:rPr>
                  <w:rFonts w:eastAsia="Arial" w:cs="Arial"/>
                  <w:color w:val="000000"/>
                  <w:sz w:val="20"/>
                </w:rPr>
                <w:delText>FRS-CH-REG-GEN-010-001,</w:delText>
              </w:r>
            </w:del>
            <w:r>
              <w:rPr>
                <w:rFonts w:eastAsia="Arial" w:cs="Arial"/>
                <w:color w:val="000000"/>
                <w:sz w:val="20"/>
              </w:rPr>
              <w:t>FRS-CH-REG-GEN-010-002,</w:t>
            </w:r>
            <w:del w:id="499" w:author="Kanungo, Kalpak (Cognizant)" w:date="2026-04-14T18:52:00Z" w16du:dateUtc="2026-04-14T13:22:00Z">
              <w:r w:rsidDel="00DF16CF">
                <w:rPr>
                  <w:rFonts w:eastAsia="Arial" w:cs="Arial"/>
                  <w:color w:val="000000"/>
                  <w:sz w:val="20"/>
                </w:rPr>
                <w:delText>FRS-CH-REG-GEN-010-003,FRS-CH-REG-GEN-010-004, FRS-CH-REG-GEN-010-006,FRS-CH-REG-GEN-010-007,FRS-CH-REG-GEN-010-008,FRS-CH-REG-GEN-010-009,</w:delText>
              </w:r>
            </w:del>
            <w:del w:id="500" w:author="Kanungo, Kalpak (Cognizant)" w:date="2026-04-14T18:53:00Z" w16du:dateUtc="2026-04-14T13:23:00Z">
              <w:r w:rsidDel="004D477A">
                <w:rPr>
                  <w:rFonts w:eastAsia="Arial" w:cs="Arial"/>
                  <w:color w:val="000000"/>
                  <w:sz w:val="20"/>
                </w:rPr>
                <w:delText>FRS-CH-REG-GEN-010-012,</w:delText>
              </w:r>
            </w:del>
            <w:ins w:id="501" w:author="Kanungo, Kalpak (Cognizant)" w:date="2026-04-14T12:38:00Z" w16du:dateUtc="2026-04-14T07:08:00Z">
              <w:r>
                <w:t xml:space="preserve"> </w:t>
              </w:r>
              <w:r w:rsidRPr="00243EA7">
                <w:rPr>
                  <w:rFonts w:eastAsia="Arial" w:cs="Arial"/>
                  <w:color w:val="000000"/>
                  <w:sz w:val="20"/>
                </w:rPr>
                <w:t>URS-CH-REG-GEN-005</w:t>
              </w:r>
            </w:ins>
            <w:ins w:id="502" w:author="Kanungo, Kalpak (Cognizant)" w:date="2026-04-14T18:53:00Z" w16du:dateUtc="2026-04-14T13:23:00Z">
              <w:r>
                <w:rPr>
                  <w:rFonts w:eastAsia="Arial" w:cs="Arial"/>
                  <w:color w:val="000000"/>
                  <w:sz w:val="20"/>
                </w:rPr>
                <w:t>,</w:t>
              </w:r>
            </w:ins>
            <w:ins w:id="503" w:author="Kanungo, Kalpak (Cognizant)" w:date="2026-05-31T12:20:00Z" w16du:dateUtc="2026-05-31T06:50:00Z">
              <w:r w:rsidR="008825C5">
                <w:rPr>
                  <w:rFonts w:eastAsia="Arial" w:cs="Arial"/>
                  <w:color w:val="000000"/>
                  <w:sz w:val="20"/>
                </w:rPr>
                <w:t xml:space="preserve"> </w:t>
              </w:r>
            </w:ins>
            <w:del w:id="504" w:author="Kanungo, Kalpak (Cognizant)" w:date="2026-04-14T12:38:00Z" w16du:dateUtc="2026-04-14T07:08:00Z">
              <w:r w:rsidDel="00DE4759">
                <w:rPr>
                  <w:rFonts w:eastAsia="Arial" w:cs="Arial"/>
                  <w:color w:val="000000"/>
                  <w:sz w:val="20"/>
                </w:rPr>
                <w:delText>FRS-CH-REG-GEN-005-001</w:delText>
              </w:r>
            </w:del>
            <w:del w:id="505" w:author="Kanungo, Kalpak (Partner)" w:date="2026-05-06T16:30:00Z" w16du:dateUtc="2026-05-06T11:00:00Z">
              <w:r w:rsidDel="00265B0E">
                <w:rPr>
                  <w:rFonts w:eastAsia="Arial" w:cs="Arial"/>
                  <w:color w:val="000000"/>
                  <w:sz w:val="20"/>
                </w:rPr>
                <w:delText>,</w:delText>
              </w:r>
            </w:del>
            <w:ins w:id="506" w:author="Kanungo, Kalpak (Partner)" w:date="2026-05-06T16:30:00Z" w16du:dateUtc="2026-05-06T11:00:00Z">
              <w:r w:rsidDel="00265B0E">
                <w:rPr>
                  <w:rFonts w:eastAsia="Arial" w:cs="Arial"/>
                  <w:color w:val="000000"/>
                  <w:sz w:val="20"/>
                </w:rPr>
                <w:t xml:space="preserve"> </w:t>
              </w:r>
            </w:ins>
            <w:del w:id="507" w:author="Kanungo, Kalpak (Partner)" w:date="2026-05-06T16:30:00Z" w16du:dateUtc="2026-05-06T11:00:00Z">
              <w:r w:rsidDel="00265B0E">
                <w:rPr>
                  <w:rFonts w:eastAsia="Arial" w:cs="Arial"/>
                  <w:color w:val="000000"/>
                  <w:sz w:val="20"/>
                </w:rPr>
                <w:delText>FRS-CH-REG-GEN-005-</w:delText>
              </w:r>
              <w:r w:rsidDel="00265B0E">
                <w:rPr>
                  <w:rFonts w:eastAsia="Arial" w:cs="Arial"/>
                  <w:color w:val="000000"/>
                  <w:sz w:val="20"/>
                </w:rPr>
                <w:lastRenderedPageBreak/>
                <w:delText>002,</w:delText>
              </w:r>
              <w:r w:rsidDel="000E7803">
                <w:rPr>
                  <w:rFonts w:eastAsia="Arial" w:cs="Arial"/>
                  <w:color w:val="000000"/>
                  <w:sz w:val="20"/>
                </w:rPr>
                <w:delText>FRS-CH-REG-GEN-005-003,FRS-CH-REG-GEN-005-004,</w:delText>
              </w:r>
            </w:del>
            <w:r>
              <w:rPr>
                <w:rFonts w:eastAsia="Arial" w:cs="Arial"/>
                <w:color w:val="000000"/>
                <w:sz w:val="20"/>
              </w:rPr>
              <w:t xml:space="preserve"> </w:t>
            </w:r>
            <w:del w:id="508" w:author="Kanungo, Kalpak (Partner)" w:date="2026-05-06T16:31:00Z" w16du:dateUtc="2026-05-06T11:01:00Z">
              <w:r w:rsidDel="000E7803">
                <w:rPr>
                  <w:rFonts w:eastAsia="Arial" w:cs="Arial"/>
                  <w:color w:val="000000"/>
                  <w:sz w:val="20"/>
                </w:rPr>
                <w:delText>FRS-CH-REG-GEN-005-006,FRS-CH-REG-GEN-005-007,FRS-CH-REG-GEN-005-008,FRS-CH-REG-GEN-005-009,</w:delText>
              </w:r>
            </w:del>
            <w:ins w:id="509" w:author="Kanungo, Kalpak (Partner)" w:date="2026-05-06T16:31:00Z" w16du:dateUtc="2026-05-06T11:01:00Z">
              <w:r w:rsidDel="009814F2">
                <w:rPr>
                  <w:rFonts w:eastAsia="Arial" w:cs="Arial"/>
                  <w:color w:val="000000"/>
                  <w:sz w:val="20"/>
                </w:rPr>
                <w:t xml:space="preserve"> </w:t>
              </w:r>
            </w:ins>
            <w:del w:id="510" w:author="Kanungo, Kalpak (Partner)" w:date="2026-05-06T16:31:00Z" w16du:dateUtc="2026-05-06T11:01:00Z">
              <w:r w:rsidDel="009814F2">
                <w:rPr>
                  <w:rFonts w:eastAsia="Arial" w:cs="Arial"/>
                  <w:color w:val="000000"/>
                  <w:sz w:val="20"/>
                </w:rPr>
                <w:delText>FRS-CH-REG-GEN-005-012,FRS-CH-REG-GEN-005-013,</w:delText>
              </w:r>
            </w:del>
            <w:r>
              <w:rPr>
                <w:rFonts w:eastAsia="Arial" w:cs="Arial"/>
                <w:color w:val="000000"/>
                <w:sz w:val="20"/>
              </w:rPr>
              <w:t>FRS-CH-REG-OTH-030-001,FRS-CH-REG-OTH-030-002,FRS-CH-REG-OTH-030-003,FRS-CH-REG-OTH-030-004, FRS-CH-REG-OTH-030-006,FRS-CH-REG-OTH-030-007,FRS-CH-REG-OTH-030-008,FRS-CH-REG-OTH-030-009,FRS-CH-REG-OTH-034-001,FRS-CH-REG-OTH-034-002,FRS-CH-REG-OTH-034-003,FRS-CH-REG-OTH-034-004, FRS-CH-REG-OTH-034-006,FRS-CH-REG-OTH-034-007,FRS-CH-REG-OTH-034-008,FRS-CH-REG-OTH-034-009,</w:t>
            </w:r>
            <w:ins w:id="511" w:author="Kanungo, Kalpak (Cognizant)" w:date="2026-04-14T19:05:00Z" w16du:dateUtc="2026-04-14T13:35:00Z">
              <w:r>
                <w:t xml:space="preserve"> </w:t>
              </w:r>
              <w:r w:rsidRPr="00127AF0">
                <w:rPr>
                  <w:rFonts w:eastAsia="Arial" w:cs="Arial"/>
                  <w:color w:val="000000"/>
                  <w:sz w:val="20"/>
                </w:rPr>
                <w:t>URS-CH-REG-GEN-016</w:t>
              </w:r>
              <w:r>
                <w:rPr>
                  <w:rFonts w:eastAsia="Arial" w:cs="Arial"/>
                  <w:color w:val="000000"/>
                  <w:sz w:val="20"/>
                </w:rPr>
                <w:t>,</w:t>
              </w:r>
            </w:ins>
            <w:ins w:id="512" w:author="Kanungo, Kalpak (Cognizant)" w:date="2026-04-14T19:03:00Z" w16du:dateUtc="2026-04-14T13:33:00Z">
              <w:r w:rsidDel="00782067">
                <w:rPr>
                  <w:rFonts w:eastAsia="Arial" w:cs="Arial"/>
                  <w:color w:val="000000"/>
                  <w:sz w:val="20"/>
                </w:rPr>
                <w:t xml:space="preserve"> </w:t>
              </w:r>
            </w:ins>
            <w:del w:id="513" w:author="Kanungo, Kalpak (Cognizant)" w:date="2026-04-14T19:03:00Z" w16du:dateUtc="2026-04-14T13:33:00Z">
              <w:r w:rsidDel="00782067">
                <w:rPr>
                  <w:rFonts w:eastAsia="Arial" w:cs="Arial"/>
                  <w:color w:val="000000"/>
                  <w:sz w:val="20"/>
                </w:rPr>
                <w:delText>FRS-CH-REG-GEN-016-001,</w:delText>
              </w:r>
            </w:del>
            <w:r>
              <w:rPr>
                <w:rFonts w:eastAsia="Arial" w:cs="Arial"/>
                <w:color w:val="000000"/>
                <w:sz w:val="20"/>
              </w:rPr>
              <w:t>FRS-CH-REG-MDR-016-001,FRS-CH-REG-MIR-012-001,FRS-CH-REG-OTH-044-001,FRS-CH-REG-OTH-044-002,FRS-CH-REG-OTH-044-003,FRS-CH-REG-OTH-044-004, FRS-CH-REG-OTH-044-006,FRS-CH-REG-OTH-044-007,FRS-CH-REG-OTH-044-008,FRS-CH-REG-OTH-044-009,FRS-CH-REG-MIR-009-</w:t>
            </w:r>
            <w:r>
              <w:rPr>
                <w:rFonts w:eastAsia="Arial" w:cs="Arial"/>
                <w:color w:val="000000"/>
                <w:sz w:val="20"/>
              </w:rPr>
              <w:lastRenderedPageBreak/>
              <w:t>001, FRS-CH-CUST-009-01,FRS-CH-CUST-015-01</w:t>
            </w:r>
          </w:p>
        </w:tc>
      </w:tr>
      <w:tr w:rsidR="00F6126C" w14:paraId="2D6C0F02"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EF4" w14:textId="77777777" w:rsidR="00F6126C" w:rsidRDefault="00F6126C" w:rsidP="00F6126C">
            <w:pPr>
              <w:pBdr>
                <w:top w:val="nil"/>
                <w:left w:val="nil"/>
                <w:bottom w:val="nil"/>
                <w:right w:val="nil"/>
              </w:pBdr>
            </w:pPr>
            <w:r>
              <w:rPr>
                <w:rFonts w:eastAsia="Arial" w:cs="Arial"/>
                <w:color w:val="000000"/>
                <w:sz w:val="20"/>
              </w:rPr>
              <w:lastRenderedPageBreak/>
              <w:t>DS-CH-CS-ACT-007</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EF5" w14:textId="77777777" w:rsidR="00F6126C" w:rsidRDefault="00F6126C" w:rsidP="00F6126C">
            <w:pPr>
              <w:pBdr>
                <w:top w:val="nil"/>
                <w:left w:val="nil"/>
                <w:bottom w:val="nil"/>
                <w:right w:val="nil"/>
              </w:pBdr>
              <w:jc w:val="both"/>
            </w:pPr>
            <w:r>
              <w:rPr>
                <w:rFonts w:eastAsia="Arial" w:cs="Arial"/>
                <w:color w:val="000000"/>
                <w:sz w:val="20"/>
              </w:rPr>
              <w:t>The system shall be configured with boiler plate settings to display the below standard text in the e-signature popup window when the following activities are performed in the complaint record:</w:t>
            </w:r>
          </w:p>
          <w:p w14:paraId="2D6C0EF6"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No Further Invest. Req.</w:t>
            </w:r>
          </w:p>
          <w:p w14:paraId="2D6C0EF7"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Close – Duplicate</w:t>
            </w:r>
          </w:p>
          <w:p w14:paraId="2D6C0EF8"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Submit for Closure</w:t>
            </w:r>
          </w:p>
          <w:p w14:paraId="2D6C0EF9"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 xml:space="preserve">Closed – Not a Complaint </w:t>
            </w:r>
          </w:p>
          <w:p w14:paraId="2D6C0EFA"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Edit Complete</w:t>
            </w:r>
          </w:p>
          <w:p w14:paraId="2D6C0EFB"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Independent Review</w:t>
            </w:r>
          </w:p>
          <w:p w14:paraId="2D6C0EFC"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Resolve (Not Complaint)</w:t>
            </w:r>
          </w:p>
          <w:p w14:paraId="2D6C0EFD" w14:textId="77777777" w:rsidR="00F6126C" w:rsidRDefault="00F6126C" w:rsidP="00F6126C">
            <w:pPr>
              <w:pBdr>
                <w:top w:val="nil"/>
                <w:left w:val="nil"/>
                <w:bottom w:val="nil"/>
                <w:right w:val="nil"/>
              </w:pBdr>
              <w:jc w:val="both"/>
            </w:pPr>
            <w:r>
              <w:rPr>
                <w:rFonts w:eastAsia="Arial" w:cs="Arial"/>
                <w:color w:val="000000"/>
                <w:sz w:val="20"/>
              </w:rPr>
              <w:t> </w:t>
            </w:r>
          </w:p>
          <w:p w14:paraId="2D6C0EFE" w14:textId="77777777" w:rsidR="00F6126C" w:rsidRDefault="00F6126C" w:rsidP="00F6126C">
            <w:pPr>
              <w:pBdr>
                <w:top w:val="nil"/>
                <w:left w:val="nil"/>
                <w:bottom w:val="nil"/>
                <w:right w:val="nil"/>
              </w:pBdr>
            </w:pPr>
            <w:r>
              <w:rPr>
                <w:rFonts w:eastAsia="Arial" w:cs="Arial"/>
                <w:color w:val="000000"/>
                <w:sz w:val="20"/>
              </w:rPr>
              <w:t>Standard text: “</w:t>
            </w:r>
            <w:r>
              <w:rPr>
                <w:rFonts w:eastAsia="Arial" w:cs="Arial"/>
                <w:color w:val="000000"/>
                <w:sz w:val="20"/>
                <w:highlight w:val="white"/>
              </w:rPr>
              <w:t>E-signature confirms that the information in the record is verified to be complete, accurate and correct at the time of signature.</w:t>
            </w:r>
            <w:r>
              <w:rPr>
                <w:rFonts w:ascii="Segoe UI" w:eastAsia="Segoe UI" w:hAnsi="Segoe UI" w:cs="Segoe UI"/>
                <w:color w:val="000000"/>
                <w:sz w:val="21"/>
                <w:highlight w:val="white"/>
              </w:rPr>
              <w:t>”</w:t>
            </w:r>
          </w:p>
          <w:p w14:paraId="2D6C0EFF" w14:textId="77777777" w:rsidR="00F6126C" w:rsidRDefault="00F6126C" w:rsidP="00F6126C">
            <w:pPr>
              <w:pBdr>
                <w:top w:val="nil"/>
                <w:left w:val="nil"/>
                <w:bottom w:val="nil"/>
                <w:right w:val="nil"/>
              </w:pBdr>
            </w:pPr>
            <w:r>
              <w:rPr>
                <w:rFonts w:eastAsia="Arial" w:cs="Arial"/>
                <w:color w:val="000000"/>
                <w:sz w:val="20"/>
              </w:rPr>
              <w:t>Refer Activities.xls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F00"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F01" w14:textId="77777777" w:rsidR="00F6126C" w:rsidRDefault="00F6126C" w:rsidP="00F6126C">
            <w:pPr>
              <w:pBdr>
                <w:top w:val="nil"/>
                <w:left w:val="nil"/>
                <w:bottom w:val="nil"/>
                <w:right w:val="nil"/>
              </w:pBdr>
            </w:pPr>
            <w:r>
              <w:rPr>
                <w:rFonts w:eastAsia="Arial" w:cs="Arial"/>
                <w:color w:val="000000"/>
                <w:sz w:val="20"/>
              </w:rPr>
              <w:t>FRS-CH-SF-CLSE-017-001,FRS-CH-UI-012-01</w:t>
            </w:r>
          </w:p>
        </w:tc>
      </w:tr>
      <w:tr w:rsidR="00F6126C" w14:paraId="2D6C0F0C"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F03" w14:textId="77777777" w:rsidR="00F6126C" w:rsidRDefault="00F6126C" w:rsidP="00F6126C">
            <w:pPr>
              <w:pBdr>
                <w:top w:val="nil"/>
                <w:left w:val="nil"/>
                <w:bottom w:val="nil"/>
                <w:right w:val="nil"/>
              </w:pBdr>
            </w:pPr>
            <w:r>
              <w:rPr>
                <w:rFonts w:eastAsia="Arial" w:cs="Arial"/>
                <w:color w:val="000000"/>
                <w:sz w:val="20"/>
              </w:rPr>
              <w:t>DS-CH-CS-ACT-008</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F04" w14:textId="77777777" w:rsidR="00F6126C" w:rsidRDefault="00F6126C" w:rsidP="00F6126C">
            <w:pPr>
              <w:pBdr>
                <w:top w:val="nil"/>
                <w:left w:val="nil"/>
                <w:bottom w:val="nil"/>
                <w:right w:val="nil"/>
              </w:pBdr>
            </w:pPr>
            <w:r>
              <w:rPr>
                <w:rFonts w:eastAsia="Arial" w:cs="Arial"/>
                <w:color w:val="000000"/>
                <w:sz w:val="20"/>
              </w:rPr>
              <w:t>The system shall be configured with activities for complaint record which triggers OWS (Outbound Web service).</w:t>
            </w:r>
          </w:p>
          <w:p w14:paraId="2D6C0F05"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Create AER Children</w:t>
            </w:r>
          </w:p>
          <w:p w14:paraId="2D6C0F06"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Autosend for Translation</w:t>
            </w:r>
          </w:p>
          <w:p w14:paraId="2D6C0F07"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CreateSQN</w:t>
            </w:r>
          </w:p>
          <w:p w14:paraId="2D6C0F08" w14:textId="77777777" w:rsidR="00F6126C" w:rsidRDefault="00F6126C" w:rsidP="00F6126C">
            <w:pPr>
              <w:pBdr>
                <w:top w:val="nil"/>
                <w:left w:val="nil"/>
                <w:bottom w:val="nil"/>
                <w:right w:val="nil"/>
              </w:pBdr>
              <w:ind w:left="720"/>
            </w:pPr>
            <w:r>
              <w:rPr>
                <w:rFonts w:eastAsia="Arial" w:cs="Arial"/>
                <w:color w:val="000000"/>
                <w:sz w:val="20"/>
              </w:rPr>
              <w:t> </w:t>
            </w:r>
          </w:p>
          <w:p w14:paraId="2D6C0F09"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3 Section ‘Activity which triggers OWS’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F0A"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F0B" w14:textId="77777777" w:rsidR="00F6126C" w:rsidRDefault="00F6126C" w:rsidP="00F6126C">
            <w:pPr>
              <w:pBdr>
                <w:top w:val="nil"/>
                <w:left w:val="nil"/>
                <w:bottom w:val="nil"/>
                <w:right w:val="nil"/>
              </w:pBdr>
            </w:pPr>
            <w:r>
              <w:rPr>
                <w:rFonts w:eastAsia="Arial" w:cs="Arial"/>
                <w:color w:val="000000"/>
                <w:sz w:val="20"/>
              </w:rPr>
              <w:t>FRS-CH-CA-GDT-011-001,FRS-CH-CA-GDT-012-001,FRS-CH-INT-TRA-001-007</w:t>
            </w:r>
          </w:p>
        </w:tc>
      </w:tr>
      <w:tr w:rsidR="00F6126C" w14:paraId="2D6C0F13"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F0D" w14:textId="77777777" w:rsidR="00F6126C" w:rsidRDefault="00F6126C" w:rsidP="00F6126C">
            <w:pPr>
              <w:pBdr>
                <w:top w:val="nil"/>
                <w:left w:val="nil"/>
                <w:bottom w:val="nil"/>
                <w:right w:val="nil"/>
              </w:pBdr>
            </w:pPr>
            <w:r>
              <w:rPr>
                <w:rFonts w:eastAsia="Arial" w:cs="Arial"/>
                <w:color w:val="000000"/>
                <w:sz w:val="20"/>
              </w:rPr>
              <w:t>DS-CH-CS-ACT-009</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F0E" w14:textId="77777777" w:rsidR="00F6126C" w:rsidRDefault="00F6126C" w:rsidP="00F6126C">
            <w:pPr>
              <w:pBdr>
                <w:top w:val="nil"/>
                <w:left w:val="nil"/>
                <w:bottom w:val="nil"/>
                <w:right w:val="nil"/>
              </w:pBdr>
            </w:pPr>
            <w:r>
              <w:rPr>
                <w:rFonts w:eastAsia="Arial" w:cs="Arial"/>
                <w:color w:val="000000"/>
                <w:sz w:val="20"/>
              </w:rPr>
              <w:t>The system shall be configured with ‘Tasks’ which will be used for activity ‘Independent Review’</w:t>
            </w:r>
          </w:p>
          <w:p w14:paraId="2D6C0F0F" w14:textId="77777777" w:rsidR="00F6126C" w:rsidRDefault="00F6126C" w:rsidP="00F6126C">
            <w:pPr>
              <w:pBdr>
                <w:top w:val="nil"/>
                <w:left w:val="nil"/>
                <w:bottom w:val="nil"/>
                <w:right w:val="nil"/>
              </w:pBdr>
            </w:pPr>
            <w:r>
              <w:rPr>
                <w:rFonts w:eastAsia="Arial" w:cs="Arial"/>
                <w:color w:val="000000"/>
                <w:sz w:val="20"/>
              </w:rPr>
              <w:t> </w:t>
            </w:r>
          </w:p>
          <w:p w14:paraId="2D6C0F10" w14:textId="77777777" w:rsidR="00F6126C" w:rsidRDefault="00F6126C" w:rsidP="00F6126C">
            <w:pPr>
              <w:pBdr>
                <w:top w:val="nil"/>
                <w:left w:val="nil"/>
                <w:bottom w:val="nil"/>
                <w:right w:val="nil"/>
              </w:pBdr>
            </w:pPr>
            <w:r>
              <w:rPr>
                <w:rFonts w:eastAsia="Arial" w:cs="Arial"/>
                <w:color w:val="000000"/>
                <w:sz w:val="20"/>
              </w:rPr>
              <w:t>Reer QCM TW_Complaint Handling_DesignSpec_ Appendix – 3 Section ‘Task ‘MIR &amp; Regulatory Reporting’</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F11"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F12" w14:textId="327A6B3F" w:rsidR="00F6126C" w:rsidRDefault="00F6126C" w:rsidP="00F6126C">
            <w:pPr>
              <w:pBdr>
                <w:top w:val="nil"/>
                <w:left w:val="nil"/>
                <w:bottom w:val="nil"/>
                <w:right w:val="nil"/>
              </w:pBdr>
            </w:pPr>
            <w:del w:id="514" w:author="Kanungo, Kalpak (Cognizant)" w:date="2026-04-14T18:13:00Z" w16du:dateUtc="2026-04-14T12:43:00Z">
              <w:r w:rsidDel="00CC5FE3">
                <w:rPr>
                  <w:rFonts w:eastAsia="Arial" w:cs="Arial"/>
                  <w:color w:val="000000"/>
                  <w:sz w:val="20"/>
                </w:rPr>
                <w:delText>FRS-CH-REG-GEN-008-001</w:delText>
              </w:r>
            </w:del>
            <w:del w:id="515" w:author="Kanungo, Kalpak (Cognizant)" w:date="2026-04-14T18:15:00Z" w16du:dateUtc="2026-04-14T12:45:00Z">
              <w:r w:rsidDel="007A45BB">
                <w:rPr>
                  <w:rFonts w:eastAsia="Arial" w:cs="Arial"/>
                  <w:color w:val="000000"/>
                  <w:sz w:val="20"/>
                </w:rPr>
                <w:delText>,</w:delText>
              </w:r>
            </w:del>
            <w:ins w:id="516" w:author="Kanungo, Kalpak (Cognizant)" w:date="2026-04-14T18:14:00Z" w16du:dateUtc="2026-04-14T12:44:00Z">
              <w:r w:rsidDel="00A83566">
                <w:rPr>
                  <w:rFonts w:eastAsia="Arial" w:cs="Arial"/>
                  <w:color w:val="000000"/>
                  <w:sz w:val="20"/>
                </w:rPr>
                <w:t xml:space="preserve"> </w:t>
              </w:r>
            </w:ins>
            <w:del w:id="517" w:author="Kanungo, Kalpak (Cognizant)" w:date="2026-04-14T18:14:00Z" w16du:dateUtc="2026-04-14T12:44:00Z">
              <w:r w:rsidDel="00A83566">
                <w:rPr>
                  <w:rFonts w:eastAsia="Arial" w:cs="Arial"/>
                  <w:color w:val="000000"/>
                  <w:sz w:val="20"/>
                </w:rPr>
                <w:delText>FRS-CH-REG-GEN-008-002,</w:delText>
              </w:r>
            </w:del>
            <w:ins w:id="518" w:author="Kanungo, Kalpak (Cognizant)" w:date="2026-04-14T18:15:00Z" w16du:dateUtc="2026-04-14T12:45:00Z">
              <w:r>
                <w:t xml:space="preserve"> </w:t>
              </w:r>
              <w:r w:rsidRPr="0034240F">
                <w:rPr>
                  <w:rFonts w:eastAsia="Arial" w:cs="Arial"/>
                  <w:color w:val="000000"/>
                  <w:sz w:val="20"/>
                </w:rPr>
                <w:t>URS-CH-REG-GEN-008</w:t>
              </w:r>
              <w:r>
                <w:rPr>
                  <w:rFonts w:eastAsia="Arial" w:cs="Arial"/>
                  <w:color w:val="000000"/>
                  <w:sz w:val="20"/>
                </w:rPr>
                <w:t>,</w:t>
              </w:r>
            </w:ins>
            <w:ins w:id="519" w:author="Kanungo, Kalpak (Cognizant)" w:date="2026-04-14T18:16:00Z" w16du:dateUtc="2026-04-14T12:46:00Z">
              <w:r w:rsidDel="00DA13E9">
                <w:rPr>
                  <w:rFonts w:eastAsia="Arial" w:cs="Arial"/>
                  <w:color w:val="000000"/>
                  <w:sz w:val="20"/>
                </w:rPr>
                <w:t xml:space="preserve"> </w:t>
              </w:r>
            </w:ins>
            <w:del w:id="520" w:author="Kanungo, Kalpak (Cognizant)" w:date="2026-04-14T18:16:00Z" w16du:dateUtc="2026-04-14T12:46:00Z">
              <w:r w:rsidDel="00DA13E9">
                <w:rPr>
                  <w:rFonts w:eastAsia="Arial" w:cs="Arial"/>
                  <w:color w:val="000000"/>
                  <w:sz w:val="20"/>
                </w:rPr>
                <w:delText>FRS-CH-REG-GEN-008-003,</w:delText>
              </w:r>
            </w:del>
            <w:ins w:id="521" w:author="Kanungo, Kalpak (Cognizant)" w:date="2026-04-14T18:16:00Z" w16du:dateUtc="2026-04-14T12:46:00Z">
              <w:r w:rsidDel="007D4651">
                <w:rPr>
                  <w:rFonts w:eastAsia="Arial" w:cs="Arial"/>
                  <w:color w:val="000000"/>
                  <w:sz w:val="20"/>
                </w:rPr>
                <w:t xml:space="preserve"> </w:t>
              </w:r>
            </w:ins>
            <w:del w:id="522" w:author="Kanungo, Kalpak (Cognizant)" w:date="2026-04-14T18:16:00Z" w16du:dateUtc="2026-04-14T12:46:00Z">
              <w:r w:rsidDel="007D4651">
                <w:rPr>
                  <w:rFonts w:eastAsia="Arial" w:cs="Arial"/>
                  <w:color w:val="000000"/>
                  <w:sz w:val="20"/>
                </w:rPr>
                <w:delText>FRS-CH-REG-GEN-008-004,</w:delText>
              </w:r>
            </w:del>
            <w:ins w:id="523" w:author="Kanungo, Kalpak (Cognizant)" w:date="2026-04-14T18:17:00Z" w16du:dateUtc="2026-04-14T12:47:00Z">
              <w:r w:rsidDel="00D0300C">
                <w:rPr>
                  <w:rFonts w:eastAsia="Arial" w:cs="Arial"/>
                  <w:color w:val="000000"/>
                  <w:sz w:val="20"/>
                </w:rPr>
                <w:t xml:space="preserve"> </w:t>
              </w:r>
            </w:ins>
            <w:del w:id="524" w:author="Kanungo, Kalpak (Cognizant)" w:date="2026-04-14T18:17:00Z" w16du:dateUtc="2026-04-14T12:47:00Z">
              <w:r w:rsidDel="00D0300C">
                <w:rPr>
                  <w:rFonts w:eastAsia="Arial" w:cs="Arial"/>
                  <w:color w:val="000000"/>
                  <w:sz w:val="20"/>
                </w:rPr>
                <w:delText>FRS-CH-REG-GEN-008-005,</w:delText>
              </w:r>
            </w:del>
            <w:ins w:id="525" w:author="Kanungo, Kalpak (Cognizant)" w:date="2026-04-14T18:17:00Z" w16du:dateUtc="2026-04-14T12:47:00Z">
              <w:r w:rsidDel="00B6011B">
                <w:rPr>
                  <w:rFonts w:eastAsia="Arial" w:cs="Arial"/>
                  <w:color w:val="000000"/>
                  <w:sz w:val="20"/>
                </w:rPr>
                <w:t xml:space="preserve"> </w:t>
              </w:r>
            </w:ins>
            <w:del w:id="526" w:author="Kanungo, Kalpak (Cognizant)" w:date="2026-04-14T18:17:00Z" w16du:dateUtc="2026-04-14T12:47:00Z">
              <w:r w:rsidDel="00B6011B">
                <w:rPr>
                  <w:rFonts w:eastAsia="Arial" w:cs="Arial"/>
                  <w:color w:val="000000"/>
                  <w:sz w:val="20"/>
                </w:rPr>
                <w:delText>FRS-CH-REG-GEN-008-006,</w:delText>
              </w:r>
            </w:del>
            <w:ins w:id="527" w:author="Kanungo, Kalpak (Cognizant)" w:date="2026-04-14T18:17:00Z" w16du:dateUtc="2026-04-14T12:47:00Z">
              <w:r w:rsidDel="00066D13">
                <w:rPr>
                  <w:rFonts w:eastAsia="Arial" w:cs="Arial"/>
                  <w:color w:val="000000"/>
                  <w:sz w:val="20"/>
                </w:rPr>
                <w:t xml:space="preserve"> </w:t>
              </w:r>
            </w:ins>
            <w:del w:id="528" w:author="Kanungo, Kalpak (Cognizant)" w:date="2026-04-14T18:17:00Z" w16du:dateUtc="2026-04-14T12:47:00Z">
              <w:r w:rsidDel="00066D13">
                <w:rPr>
                  <w:rFonts w:eastAsia="Arial" w:cs="Arial"/>
                  <w:color w:val="000000"/>
                  <w:sz w:val="20"/>
                </w:rPr>
                <w:delText>FRS-CH-REG-GEN-008-007,</w:delText>
              </w:r>
            </w:del>
            <w:del w:id="529" w:author="Kanungo, Kalpak (Cognizant)" w:date="2026-04-14T18:19:00Z" w16du:dateUtc="2026-04-14T12:49:00Z">
              <w:r w:rsidDel="001D0E30">
                <w:rPr>
                  <w:rFonts w:eastAsia="Arial" w:cs="Arial"/>
                  <w:color w:val="000000"/>
                  <w:sz w:val="20"/>
                </w:rPr>
                <w:delText>FRS-CH-REG-GEN-008-008,</w:delText>
              </w:r>
            </w:del>
            <w:r>
              <w:rPr>
                <w:rFonts w:eastAsia="Arial" w:cs="Arial"/>
                <w:color w:val="000000"/>
                <w:sz w:val="20"/>
              </w:rPr>
              <w:t xml:space="preserve"> </w:t>
            </w:r>
            <w:del w:id="530" w:author="Kanungo, Kalpak (Cognizant)" w:date="2026-04-14T18:20:00Z" w16du:dateUtc="2026-04-14T12:50:00Z">
              <w:r w:rsidDel="00CB4132">
                <w:rPr>
                  <w:rFonts w:eastAsia="Arial" w:cs="Arial"/>
                  <w:color w:val="000000"/>
                  <w:sz w:val="20"/>
                </w:rPr>
                <w:delText>FRS-CH-REG-GEN-008-011,FRS-CH-REG-GEN-008-012,FRS-CH-REG-GEN-008-013,FRS-CH-REG-GEN-008-014,FRS-</w:delText>
              </w:r>
              <w:r w:rsidDel="00CB4132">
                <w:rPr>
                  <w:rFonts w:eastAsia="Arial" w:cs="Arial"/>
                  <w:color w:val="000000"/>
                  <w:sz w:val="20"/>
                </w:rPr>
                <w:lastRenderedPageBreak/>
                <w:delText>CH-REG-GEN-008-015,FRS-CH-REG-GEN-008-016,FRS-CH-REG-GEN-008-017,FRS-CH-REG-GEN-008-018,FRS-CH-REG-GEN-008-023,FRS-CH-REG-GEN-008-026,FRS-CH-REG-GEN-008-025,FRS-CH-REG-GEN-008-024,FRS-CH-REG-GEN-008-034</w:delText>
              </w:r>
            </w:del>
          </w:p>
        </w:tc>
      </w:tr>
      <w:tr w:rsidR="00F6126C" w14:paraId="2D6C0F1C"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F14" w14:textId="77777777" w:rsidR="00F6126C" w:rsidRDefault="00F6126C" w:rsidP="00F6126C">
            <w:pPr>
              <w:pBdr>
                <w:top w:val="nil"/>
                <w:left w:val="nil"/>
                <w:bottom w:val="nil"/>
                <w:right w:val="nil"/>
              </w:pBdr>
            </w:pPr>
            <w:r>
              <w:rPr>
                <w:rFonts w:eastAsia="Arial" w:cs="Arial"/>
                <w:color w:val="000000"/>
                <w:sz w:val="20"/>
              </w:rPr>
              <w:lastRenderedPageBreak/>
              <w:t>DS-CH-CS-ACT-010</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F15" w14:textId="77777777" w:rsidR="00F6126C" w:rsidRDefault="00F6126C" w:rsidP="00F6126C">
            <w:pPr>
              <w:pBdr>
                <w:top w:val="nil"/>
                <w:left w:val="nil"/>
                <w:bottom w:val="nil"/>
                <w:right w:val="nil"/>
              </w:pBdr>
            </w:pPr>
            <w:r>
              <w:rPr>
                <w:rFonts w:eastAsia="Arial" w:cs="Arial"/>
                <w:color w:val="000000"/>
                <w:sz w:val="20"/>
              </w:rPr>
              <w:t>The system shall be configured with ‘Tasks’ which will be used for activity ‘Reject’</w:t>
            </w:r>
          </w:p>
          <w:p w14:paraId="2D6C0F16" w14:textId="77777777" w:rsidR="00F6126C" w:rsidRDefault="00F6126C" w:rsidP="00F6126C">
            <w:pPr>
              <w:pBdr>
                <w:top w:val="nil"/>
                <w:left w:val="nil"/>
                <w:bottom w:val="nil"/>
                <w:right w:val="nil"/>
              </w:pBdr>
            </w:pPr>
            <w:r>
              <w:rPr>
                <w:rFonts w:eastAsia="Arial" w:cs="Arial"/>
                <w:color w:val="000000"/>
                <w:sz w:val="20"/>
              </w:rPr>
              <w:t> </w:t>
            </w:r>
          </w:p>
          <w:p w14:paraId="2D6C0F17"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3 Section Task ‘MIR &amp; Regulatory Reporting’</w:t>
            </w:r>
          </w:p>
          <w:p w14:paraId="2D6C0F18" w14:textId="77777777" w:rsidR="00F6126C" w:rsidRDefault="00F6126C" w:rsidP="00F6126C">
            <w:pPr>
              <w:pBdr>
                <w:top w:val="nil"/>
                <w:left w:val="nil"/>
                <w:bottom w:val="nil"/>
                <w:right w:val="nil"/>
              </w:pBdr>
            </w:pPr>
            <w:r>
              <w:rPr>
                <w:rFonts w:eastAsia="Arial" w:cs="Arial"/>
                <w:color w:val="000000"/>
                <w:sz w:val="20"/>
              </w:rPr>
              <w:t> </w:t>
            </w:r>
          </w:p>
          <w:p w14:paraId="2D6C0F19" w14:textId="77777777" w:rsidR="00F6126C" w:rsidRDefault="00F6126C" w:rsidP="00F6126C">
            <w:pPr>
              <w:pBdr>
                <w:top w:val="nil"/>
                <w:left w:val="nil"/>
                <w:bottom w:val="nil"/>
                <w:right w:val="nil"/>
              </w:pBdr>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F1A"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F1B" w14:textId="60A9F6D3" w:rsidR="00F6126C" w:rsidRDefault="00F6126C" w:rsidP="00F6126C">
            <w:pPr>
              <w:pBdr>
                <w:top w:val="nil"/>
                <w:left w:val="nil"/>
                <w:bottom w:val="nil"/>
                <w:right w:val="nil"/>
              </w:pBdr>
            </w:pPr>
            <w:del w:id="531" w:author="Kanungo, Kalpak (Cognizant)" w:date="2026-04-14T18:32:00Z" w16du:dateUtc="2026-04-14T13:02:00Z">
              <w:r w:rsidDel="00904175">
                <w:rPr>
                  <w:rFonts w:eastAsia="Arial" w:cs="Arial"/>
                  <w:color w:val="000000"/>
                  <w:sz w:val="20"/>
                </w:rPr>
                <w:delText>FRS-CH-REG-GEN-009-001</w:delText>
              </w:r>
            </w:del>
            <w:r>
              <w:rPr>
                <w:rFonts w:eastAsia="Arial" w:cs="Arial"/>
                <w:color w:val="000000"/>
                <w:sz w:val="20"/>
              </w:rPr>
              <w:t>,FRS-CH-REG-GEN-009-002</w:t>
            </w:r>
            <w:del w:id="532" w:author="Kanungo, Kalpak (Cognizant)" w:date="2026-04-14T18:33:00Z" w16du:dateUtc="2026-04-14T13:03:00Z">
              <w:r w:rsidDel="00AB25E5">
                <w:rPr>
                  <w:rFonts w:eastAsia="Arial" w:cs="Arial"/>
                  <w:color w:val="000000"/>
                  <w:sz w:val="20"/>
                </w:rPr>
                <w:delText>,FRS-CH-REG-GEN-009-003,FRS-CH-REG-GEN-009-004,FRS-CH-REG-GEN-009-005,FRS-CH-REG-GEN-009-006,FRS-CH-REG-GEN-009-007,FRS-CH-REG-GEN-009-008,</w:delText>
              </w:r>
            </w:del>
            <w:del w:id="533" w:author="Kanungo, Kalpak (Cognizant)" w:date="2026-04-14T18:50:00Z" w16du:dateUtc="2026-04-14T13:20:00Z">
              <w:r w:rsidDel="00CC30C7">
                <w:rPr>
                  <w:rFonts w:eastAsia="Arial" w:cs="Arial"/>
                  <w:color w:val="000000"/>
                  <w:sz w:val="20"/>
                </w:rPr>
                <w:delText xml:space="preserve"> ,FRS-CH-REG-GEN-009-011,</w:delText>
              </w:r>
            </w:del>
            <w:ins w:id="534" w:author="Kanungo, Kalpak (Cognizant)" w:date="2026-04-14T18:50:00Z" w16du:dateUtc="2026-04-14T13:20:00Z">
              <w:r w:rsidDel="003E520A">
                <w:rPr>
                  <w:rFonts w:eastAsia="Arial" w:cs="Arial"/>
                  <w:color w:val="000000"/>
                  <w:sz w:val="20"/>
                </w:rPr>
                <w:t xml:space="preserve"> </w:t>
              </w:r>
            </w:ins>
            <w:del w:id="535" w:author="Kanungo, Kalpak (Cognizant)" w:date="2026-04-14T18:50:00Z" w16du:dateUtc="2026-04-14T13:20:00Z">
              <w:r w:rsidDel="003E520A">
                <w:rPr>
                  <w:rFonts w:eastAsia="Arial" w:cs="Arial"/>
                  <w:color w:val="000000"/>
                  <w:sz w:val="20"/>
                </w:rPr>
                <w:delText>FRS-CH-REG-GEN-009-012,FRS-CH-REG-GEN-009-013,FRS-CH-REG-GEN-009-014,FRS-CH-REG-GEN-009-015,FRS-CH-REG-GEN-009-016,FRS-CH-REG-GEN-009-017,FRS-CH-REG-GEN-009-018,</w:delText>
              </w:r>
            </w:del>
            <w:del w:id="536" w:author="Kanungo, Kalpak (Cognizant)" w:date="2026-04-14T18:51:00Z" w16du:dateUtc="2026-04-14T13:21:00Z">
              <w:r w:rsidDel="00A252F5">
                <w:rPr>
                  <w:rFonts w:eastAsia="Arial" w:cs="Arial"/>
                  <w:color w:val="000000"/>
                  <w:sz w:val="20"/>
                </w:rPr>
                <w:delText>FRS-CH-REG-GEN-009-023,FRS-CH-REG-GEN-009-024,FRS-CH-REG-GEN-009-025,FRS-CH-REG-GEN-009-026,</w:delText>
              </w:r>
            </w:del>
            <w:del w:id="537" w:author="Kanungo, Kalpak (Cognizant)" w:date="2026-04-14T18:26:00Z" w16du:dateUtc="2026-04-14T12:56:00Z">
              <w:r w:rsidDel="007D7ACD">
                <w:rPr>
                  <w:rFonts w:eastAsia="Arial" w:cs="Arial"/>
                  <w:color w:val="000000"/>
                  <w:sz w:val="20"/>
                </w:rPr>
                <w:delText>FRS-CH-REG-GEN-008-035</w:delText>
              </w:r>
            </w:del>
          </w:p>
        </w:tc>
      </w:tr>
      <w:tr w:rsidR="00F6126C" w14:paraId="2D6C0F2A"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F1D" w14:textId="77777777" w:rsidR="00F6126C" w:rsidRDefault="00F6126C" w:rsidP="00F6126C">
            <w:pPr>
              <w:pBdr>
                <w:top w:val="nil"/>
                <w:left w:val="nil"/>
                <w:bottom w:val="nil"/>
                <w:right w:val="nil"/>
              </w:pBdr>
            </w:pPr>
            <w:r>
              <w:rPr>
                <w:rFonts w:eastAsia="Arial" w:cs="Arial"/>
                <w:color w:val="000000"/>
                <w:sz w:val="20"/>
              </w:rPr>
              <w:t>DS-CH-CS-ACT-011</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F1E" w14:textId="77777777" w:rsidR="00F6126C" w:rsidRDefault="00F6126C" w:rsidP="00F6126C">
            <w:pPr>
              <w:pBdr>
                <w:top w:val="nil"/>
                <w:left w:val="nil"/>
                <w:bottom w:val="nil"/>
                <w:right w:val="nil"/>
              </w:pBdr>
            </w:pPr>
            <w:r>
              <w:rPr>
                <w:rFonts w:eastAsia="Arial" w:cs="Arial"/>
                <w:color w:val="000000"/>
                <w:sz w:val="20"/>
              </w:rPr>
              <w:t>The system shall be configured with boiler plate settings to display the below standard text in the e-signature popup window when the following activities are performed in the regulatory record:</w:t>
            </w:r>
          </w:p>
          <w:p w14:paraId="2D6C0F1F" w14:textId="77777777" w:rsidR="00F6126C" w:rsidRDefault="00F6126C" w:rsidP="00F6126C">
            <w:pPr>
              <w:numPr>
                <w:ilvl w:val="0"/>
                <w:numId w:val="25"/>
              </w:numPr>
              <w:pBdr>
                <w:top w:val="nil"/>
                <w:left w:val="nil"/>
                <w:bottom w:val="nil"/>
                <w:right w:val="nil"/>
              </w:pBdr>
            </w:pPr>
            <w:r>
              <w:rPr>
                <w:rFonts w:eastAsia="Arial" w:cs="Arial"/>
                <w:color w:val="000000"/>
                <w:sz w:val="20"/>
              </w:rPr>
              <w:t>Close</w:t>
            </w:r>
          </w:p>
          <w:p w14:paraId="2D6C0F20" w14:textId="77777777" w:rsidR="00F6126C" w:rsidRDefault="00F6126C" w:rsidP="00F6126C">
            <w:pPr>
              <w:numPr>
                <w:ilvl w:val="0"/>
                <w:numId w:val="25"/>
              </w:numPr>
              <w:pBdr>
                <w:top w:val="nil"/>
                <w:left w:val="nil"/>
                <w:bottom w:val="nil"/>
                <w:right w:val="nil"/>
              </w:pBdr>
            </w:pPr>
            <w:r>
              <w:rPr>
                <w:rFonts w:eastAsia="Arial" w:cs="Arial"/>
                <w:color w:val="000000"/>
                <w:sz w:val="20"/>
              </w:rPr>
              <w:t>Close – Not Reported</w:t>
            </w:r>
          </w:p>
          <w:p w14:paraId="2D6C0F21" w14:textId="77777777" w:rsidR="00F6126C" w:rsidRDefault="00F6126C" w:rsidP="00F6126C">
            <w:pPr>
              <w:numPr>
                <w:ilvl w:val="0"/>
                <w:numId w:val="25"/>
              </w:numPr>
              <w:pBdr>
                <w:top w:val="nil"/>
                <w:left w:val="nil"/>
                <w:bottom w:val="nil"/>
                <w:right w:val="nil"/>
              </w:pBdr>
            </w:pPr>
            <w:r>
              <w:rPr>
                <w:rFonts w:eastAsia="Arial" w:cs="Arial"/>
                <w:color w:val="000000"/>
                <w:sz w:val="20"/>
              </w:rPr>
              <w:t>Complete Regulatory Report</w:t>
            </w:r>
          </w:p>
          <w:p w14:paraId="2D6C0F22" w14:textId="77777777" w:rsidR="00F6126C" w:rsidRDefault="00F6126C" w:rsidP="00F6126C">
            <w:pPr>
              <w:numPr>
                <w:ilvl w:val="0"/>
                <w:numId w:val="25"/>
              </w:numPr>
              <w:pBdr>
                <w:top w:val="nil"/>
                <w:left w:val="nil"/>
                <w:bottom w:val="nil"/>
                <w:right w:val="nil"/>
              </w:pBdr>
            </w:pPr>
            <w:r>
              <w:rPr>
                <w:rFonts w:eastAsia="Arial" w:cs="Arial"/>
                <w:color w:val="000000"/>
                <w:sz w:val="20"/>
              </w:rPr>
              <w:t>Edit Complete</w:t>
            </w:r>
          </w:p>
          <w:p w14:paraId="2D6C0F23" w14:textId="77777777" w:rsidR="00F6126C" w:rsidRDefault="00F6126C" w:rsidP="00F6126C">
            <w:pPr>
              <w:numPr>
                <w:ilvl w:val="0"/>
                <w:numId w:val="25"/>
              </w:numPr>
              <w:pBdr>
                <w:top w:val="nil"/>
                <w:left w:val="nil"/>
                <w:bottom w:val="nil"/>
                <w:right w:val="nil"/>
              </w:pBdr>
            </w:pPr>
            <w:r>
              <w:rPr>
                <w:rFonts w:eastAsia="Arial" w:cs="Arial"/>
                <w:color w:val="000000"/>
                <w:sz w:val="20"/>
              </w:rPr>
              <w:lastRenderedPageBreak/>
              <w:t>Independent Review</w:t>
            </w:r>
          </w:p>
          <w:p w14:paraId="2D6C0F24" w14:textId="77777777" w:rsidR="00F6126C" w:rsidRDefault="00F6126C" w:rsidP="00F6126C">
            <w:pPr>
              <w:numPr>
                <w:ilvl w:val="0"/>
                <w:numId w:val="25"/>
              </w:numPr>
              <w:pBdr>
                <w:top w:val="nil"/>
                <w:left w:val="nil"/>
                <w:bottom w:val="nil"/>
                <w:right w:val="nil"/>
              </w:pBdr>
            </w:pPr>
            <w:r>
              <w:rPr>
                <w:rFonts w:eastAsia="Arial" w:cs="Arial"/>
                <w:color w:val="000000"/>
                <w:sz w:val="20"/>
              </w:rPr>
              <w:t>Send Report</w:t>
            </w:r>
          </w:p>
          <w:p w14:paraId="2D6C0F25" w14:textId="77777777" w:rsidR="00F6126C" w:rsidRDefault="00F6126C" w:rsidP="00F6126C">
            <w:pPr>
              <w:pBdr>
                <w:top w:val="nil"/>
                <w:left w:val="nil"/>
                <w:bottom w:val="nil"/>
                <w:right w:val="nil"/>
              </w:pBdr>
            </w:pPr>
            <w:r>
              <w:rPr>
                <w:rFonts w:eastAsia="Arial" w:cs="Arial"/>
                <w:color w:val="000000"/>
                <w:sz w:val="20"/>
              </w:rPr>
              <w:t> </w:t>
            </w:r>
          </w:p>
          <w:p w14:paraId="2D6C0F26" w14:textId="77777777" w:rsidR="00F6126C" w:rsidRDefault="00F6126C" w:rsidP="00F6126C">
            <w:pPr>
              <w:pBdr>
                <w:top w:val="nil"/>
                <w:left w:val="nil"/>
                <w:bottom w:val="nil"/>
                <w:right w:val="nil"/>
              </w:pBdr>
            </w:pPr>
            <w:r>
              <w:rPr>
                <w:rFonts w:eastAsia="Arial" w:cs="Arial"/>
                <w:color w:val="000000"/>
                <w:sz w:val="20"/>
              </w:rPr>
              <w:t>Standard text: “</w:t>
            </w:r>
            <w:r>
              <w:rPr>
                <w:rFonts w:eastAsia="Arial" w:cs="Arial"/>
                <w:color w:val="000000"/>
                <w:sz w:val="20"/>
                <w:highlight w:val="white"/>
              </w:rPr>
              <w:t>E-signature confirms that the information in the record is verified to be complete, accurate and correct at the time of signature.”</w:t>
            </w:r>
          </w:p>
          <w:p w14:paraId="2D6C0F27" w14:textId="77777777" w:rsidR="00F6126C" w:rsidRDefault="00F6126C" w:rsidP="00F6126C">
            <w:pPr>
              <w:pBdr>
                <w:top w:val="nil"/>
                <w:left w:val="nil"/>
                <w:bottom w:val="nil"/>
                <w:right w:val="nil"/>
              </w:pBdr>
            </w:pPr>
            <w:r>
              <w:rPr>
                <w:rFonts w:eastAsia="Arial" w:cs="Arial"/>
                <w:color w:val="000000"/>
                <w:sz w:val="20"/>
              </w:rPr>
              <w:t>Refer Activities.xls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F28" w14:textId="77777777" w:rsidR="00F6126C" w:rsidRDefault="00F6126C" w:rsidP="00F6126C">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F29" w14:textId="77777777" w:rsidR="00F6126C" w:rsidRDefault="00F6126C" w:rsidP="00F6126C">
            <w:pPr>
              <w:pBdr>
                <w:top w:val="nil"/>
                <w:left w:val="nil"/>
                <w:bottom w:val="nil"/>
                <w:right w:val="nil"/>
              </w:pBdr>
            </w:pPr>
            <w:r>
              <w:rPr>
                <w:rFonts w:eastAsia="Arial" w:cs="Arial"/>
                <w:color w:val="000000"/>
                <w:sz w:val="20"/>
              </w:rPr>
              <w:t>FRS-CH-UI-012-01</w:t>
            </w:r>
          </w:p>
        </w:tc>
      </w:tr>
      <w:tr w:rsidR="00F6126C" w14:paraId="2D6C0F36"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F2B" w14:textId="77777777" w:rsidR="00F6126C" w:rsidRDefault="00F6126C" w:rsidP="00F6126C">
            <w:pPr>
              <w:pBdr>
                <w:top w:val="nil"/>
                <w:left w:val="nil"/>
                <w:bottom w:val="nil"/>
                <w:right w:val="nil"/>
              </w:pBdr>
            </w:pPr>
            <w:r>
              <w:rPr>
                <w:rFonts w:eastAsia="Arial" w:cs="Arial"/>
                <w:color w:val="000000"/>
                <w:sz w:val="20"/>
              </w:rPr>
              <w:t>DS-CH-CS-ACT-012</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F2C" w14:textId="77777777" w:rsidR="00F6126C" w:rsidRDefault="00F6126C" w:rsidP="00F6126C">
            <w:pPr>
              <w:pBdr>
                <w:top w:val="nil"/>
                <w:left w:val="nil"/>
                <w:bottom w:val="nil"/>
                <w:right w:val="nil"/>
              </w:pBdr>
              <w:jc w:val="both"/>
            </w:pPr>
            <w:r>
              <w:rPr>
                <w:rFonts w:eastAsia="Arial" w:cs="Arial"/>
                <w:color w:val="000000"/>
                <w:sz w:val="20"/>
              </w:rPr>
              <w:t>The system shall be configured with boiler plate settings to display the below standard text in the e-signature popup window when the following activities are performed in the investigation record:</w:t>
            </w:r>
          </w:p>
          <w:p w14:paraId="2D6C0F2D"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Complete</w:t>
            </w:r>
          </w:p>
          <w:p w14:paraId="2D6C0F2E"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Edit Complete </w:t>
            </w:r>
          </w:p>
          <w:p w14:paraId="2D6C0F2F" w14:textId="77777777" w:rsidR="00F6126C" w:rsidRDefault="00F6126C" w:rsidP="00F6126C">
            <w:pPr>
              <w:pBdr>
                <w:top w:val="nil"/>
                <w:left w:val="nil"/>
                <w:bottom w:val="nil"/>
                <w:right w:val="nil"/>
              </w:pBdr>
              <w:ind w:left="720"/>
              <w:jc w:val="both"/>
            </w:pPr>
            <w:r>
              <w:rPr>
                <w:rFonts w:eastAsia="Arial" w:cs="Arial"/>
                <w:color w:val="000000"/>
                <w:sz w:val="20"/>
              </w:rPr>
              <w:t> </w:t>
            </w:r>
          </w:p>
          <w:p w14:paraId="2D6C0F30" w14:textId="77777777" w:rsidR="00F6126C" w:rsidRDefault="00F6126C" w:rsidP="00F6126C">
            <w:pPr>
              <w:pBdr>
                <w:top w:val="nil"/>
                <w:left w:val="nil"/>
                <w:bottom w:val="nil"/>
                <w:right w:val="nil"/>
              </w:pBdr>
            </w:pPr>
            <w:r>
              <w:rPr>
                <w:rFonts w:eastAsia="Arial" w:cs="Arial"/>
                <w:color w:val="000000"/>
                <w:sz w:val="20"/>
              </w:rPr>
              <w:t>Standard text: “</w:t>
            </w:r>
            <w:r>
              <w:rPr>
                <w:rFonts w:eastAsia="Arial" w:cs="Arial"/>
                <w:color w:val="000000"/>
                <w:sz w:val="20"/>
                <w:highlight w:val="white"/>
              </w:rPr>
              <w:t>E-signature confirms that the information in the record is verified to be complete, accurate and correct at the time of signature.”</w:t>
            </w:r>
          </w:p>
          <w:p w14:paraId="2D6C0F31" w14:textId="77777777" w:rsidR="00F6126C" w:rsidRDefault="00F6126C" w:rsidP="00F6126C">
            <w:pPr>
              <w:pBdr>
                <w:top w:val="nil"/>
                <w:left w:val="nil"/>
                <w:bottom w:val="nil"/>
                <w:right w:val="nil"/>
              </w:pBdr>
              <w:jc w:val="both"/>
            </w:pPr>
            <w:r>
              <w:rPr>
                <w:rFonts w:eastAsia="Arial" w:cs="Arial"/>
                <w:color w:val="000000"/>
                <w:sz w:val="20"/>
              </w:rPr>
              <w:t> </w:t>
            </w:r>
          </w:p>
          <w:p w14:paraId="2D6C0F32" w14:textId="77777777" w:rsidR="00F6126C" w:rsidRDefault="00F6126C" w:rsidP="00F6126C">
            <w:pPr>
              <w:pBdr>
                <w:top w:val="nil"/>
                <w:left w:val="nil"/>
                <w:bottom w:val="nil"/>
                <w:right w:val="nil"/>
              </w:pBdr>
              <w:jc w:val="both"/>
            </w:pPr>
            <w:r>
              <w:rPr>
                <w:rFonts w:eastAsia="Arial" w:cs="Arial"/>
                <w:color w:val="000000"/>
                <w:sz w:val="20"/>
              </w:rPr>
              <w:t xml:space="preserve">This implementation is common to CAPA and CH workflow. </w:t>
            </w:r>
          </w:p>
          <w:p w14:paraId="2D6C0F33" w14:textId="77777777" w:rsidR="00F6126C" w:rsidRDefault="00F6126C" w:rsidP="00F6126C">
            <w:pPr>
              <w:pBdr>
                <w:top w:val="nil"/>
                <w:left w:val="nil"/>
                <w:bottom w:val="nil"/>
                <w:right w:val="nil"/>
              </w:pBdr>
              <w:jc w:val="both"/>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F34"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F35" w14:textId="77777777" w:rsidR="00F6126C" w:rsidRDefault="00F6126C" w:rsidP="00F6126C">
            <w:pPr>
              <w:pBdr>
                <w:top w:val="nil"/>
                <w:left w:val="nil"/>
                <w:bottom w:val="nil"/>
                <w:right w:val="nil"/>
              </w:pBdr>
            </w:pPr>
            <w:r>
              <w:rPr>
                <w:rFonts w:eastAsia="Arial" w:cs="Arial"/>
                <w:color w:val="000000"/>
                <w:sz w:val="20"/>
              </w:rPr>
              <w:t>FRS-CH-UI-012-01</w:t>
            </w:r>
          </w:p>
        </w:tc>
      </w:tr>
      <w:tr w:rsidR="00F6126C" w14:paraId="2D6C0F3D"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F37" w14:textId="77777777" w:rsidR="00F6126C" w:rsidRDefault="00F6126C" w:rsidP="00F6126C">
            <w:pPr>
              <w:pBdr>
                <w:top w:val="nil"/>
                <w:left w:val="nil"/>
                <w:bottom w:val="nil"/>
                <w:right w:val="nil"/>
              </w:pBdr>
            </w:pPr>
            <w:r>
              <w:rPr>
                <w:rFonts w:eastAsia="Arial" w:cs="Arial"/>
                <w:color w:val="000000"/>
                <w:sz w:val="20"/>
              </w:rPr>
              <w:t>DS-CH-CS-ACT-015</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F38" w14:textId="77777777" w:rsidR="00F6126C" w:rsidRDefault="00F6126C" w:rsidP="00F6126C">
            <w:pPr>
              <w:pBdr>
                <w:top w:val="nil"/>
                <w:left w:val="nil"/>
                <w:bottom w:val="nil"/>
                <w:right w:val="nil"/>
              </w:pBdr>
            </w:pPr>
            <w:r>
              <w:rPr>
                <w:rFonts w:eastAsia="Arial" w:cs="Arial"/>
                <w:color w:val="000000"/>
                <w:sz w:val="20"/>
              </w:rPr>
              <w:t>The system shall be configured with project changing activity ‘Escalate To Complaint’ which moves record from intake to complaint project.</w:t>
            </w:r>
          </w:p>
          <w:p w14:paraId="2D6C0F39" w14:textId="77777777" w:rsidR="00F6126C" w:rsidRDefault="00F6126C" w:rsidP="00F6126C">
            <w:pPr>
              <w:pBdr>
                <w:top w:val="nil"/>
                <w:left w:val="nil"/>
                <w:bottom w:val="nil"/>
                <w:right w:val="nil"/>
              </w:pBdr>
            </w:pPr>
            <w:r>
              <w:rPr>
                <w:rFonts w:eastAsia="Arial" w:cs="Arial"/>
                <w:color w:val="000000"/>
                <w:sz w:val="20"/>
              </w:rPr>
              <w:t> </w:t>
            </w:r>
          </w:p>
          <w:p w14:paraId="2D6C0F3A" w14:textId="77777777" w:rsidR="00F6126C" w:rsidRDefault="00F6126C" w:rsidP="00F6126C">
            <w:pPr>
              <w:pBdr>
                <w:top w:val="nil"/>
                <w:left w:val="nil"/>
                <w:bottom w:val="nil"/>
                <w:right w:val="nil"/>
              </w:pBdr>
            </w:pPr>
            <w:r>
              <w:rPr>
                <w:rFonts w:eastAsia="Arial" w:cs="Arial"/>
                <w:color w:val="000000"/>
                <w:sz w:val="20"/>
              </w:rPr>
              <w:t>Refer Appendix QCM TW_Complaint Handling_DesignSpec_ Appendix – 8 tab ‘Intake’</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F3B"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F3C" w14:textId="77777777" w:rsidR="00F6126C" w:rsidRDefault="00F6126C" w:rsidP="00F6126C">
            <w:pPr>
              <w:pBdr>
                <w:top w:val="nil"/>
                <w:left w:val="nil"/>
                <w:bottom w:val="nil"/>
                <w:right w:val="nil"/>
              </w:pBdr>
            </w:pPr>
            <w:r>
              <w:rPr>
                <w:rFonts w:eastAsia="Arial" w:cs="Arial"/>
                <w:color w:val="000000"/>
                <w:sz w:val="20"/>
              </w:rPr>
              <w:t>FRS-CH-SF-INTK-017-002</w:t>
            </w:r>
          </w:p>
        </w:tc>
      </w:tr>
      <w:tr w:rsidR="00F6126C" w14:paraId="2D6C0F45"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F3E" w14:textId="77777777" w:rsidR="00F6126C" w:rsidRDefault="00F6126C" w:rsidP="00F6126C">
            <w:pPr>
              <w:pBdr>
                <w:top w:val="nil"/>
                <w:left w:val="nil"/>
                <w:bottom w:val="nil"/>
                <w:right w:val="nil"/>
              </w:pBdr>
            </w:pPr>
            <w:r>
              <w:rPr>
                <w:rFonts w:eastAsia="Arial" w:cs="Arial"/>
                <w:color w:val="000000"/>
                <w:sz w:val="20"/>
              </w:rPr>
              <w:t>DS-CH-CS-ACT-016</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F3F" w14:textId="77777777" w:rsidR="00F6126C" w:rsidRDefault="00F6126C" w:rsidP="00F6126C">
            <w:pPr>
              <w:pBdr>
                <w:top w:val="nil"/>
                <w:left w:val="nil"/>
                <w:bottom w:val="nil"/>
                <w:right w:val="nil"/>
              </w:pBdr>
            </w:pPr>
            <w:r>
              <w:rPr>
                <w:rFonts w:eastAsia="Arial" w:cs="Arial"/>
                <w:color w:val="000000"/>
                <w:sz w:val="20"/>
              </w:rPr>
              <w:t>The system shall be configured with activity ‘Complete’ and ‘Edit Complete’ under ‘CAPA’ process group.</w:t>
            </w:r>
          </w:p>
          <w:p w14:paraId="2D6C0F40" w14:textId="77777777" w:rsidR="00F6126C" w:rsidRDefault="00F6126C" w:rsidP="00F6126C">
            <w:pPr>
              <w:pBdr>
                <w:top w:val="nil"/>
                <w:left w:val="nil"/>
                <w:bottom w:val="nil"/>
                <w:right w:val="nil"/>
              </w:pBdr>
            </w:pPr>
            <w:r>
              <w:rPr>
                <w:rFonts w:eastAsia="Arial" w:cs="Arial"/>
                <w:color w:val="000000"/>
                <w:sz w:val="20"/>
              </w:rPr>
              <w:t> </w:t>
            </w:r>
          </w:p>
          <w:p w14:paraId="2D6C0F41" w14:textId="77777777" w:rsidR="00F6126C" w:rsidRDefault="00F6126C" w:rsidP="00F6126C">
            <w:pPr>
              <w:pBdr>
                <w:top w:val="nil"/>
                <w:left w:val="nil"/>
                <w:bottom w:val="nil"/>
                <w:right w:val="nil"/>
              </w:pBdr>
            </w:pPr>
            <w:r>
              <w:rPr>
                <w:rFonts w:eastAsia="Arial" w:cs="Arial"/>
                <w:color w:val="000000"/>
                <w:sz w:val="20"/>
              </w:rPr>
              <w:t>This implementation is common to CAPA and Complaint Handling.</w:t>
            </w:r>
          </w:p>
          <w:p w14:paraId="2D6C0F42" w14:textId="77777777" w:rsidR="00F6126C" w:rsidRDefault="00F6126C" w:rsidP="00F6126C">
            <w:pPr>
              <w:pBdr>
                <w:top w:val="nil"/>
                <w:left w:val="nil"/>
                <w:bottom w:val="nil"/>
                <w:right w:val="nil"/>
              </w:pBdr>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F43"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F44" w14:textId="77777777" w:rsidR="00F6126C" w:rsidRDefault="00F6126C" w:rsidP="00F6126C">
            <w:pPr>
              <w:pBdr>
                <w:top w:val="nil"/>
                <w:left w:val="nil"/>
                <w:bottom w:val="nil"/>
                <w:right w:val="nil"/>
              </w:pBdr>
            </w:pPr>
            <w:r>
              <w:rPr>
                <w:rFonts w:eastAsia="Arial" w:cs="Arial"/>
                <w:color w:val="000000"/>
                <w:sz w:val="20"/>
              </w:rPr>
              <w:t>FRS-CH-SF-INVS-012-001,FRS-CH-SF-INVS-026-001</w:t>
            </w:r>
          </w:p>
        </w:tc>
      </w:tr>
      <w:tr w:rsidR="00F6126C" w14:paraId="2D6C0F4C"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F46" w14:textId="77777777" w:rsidR="00F6126C" w:rsidRDefault="00F6126C" w:rsidP="00F6126C">
            <w:pPr>
              <w:pBdr>
                <w:top w:val="nil"/>
                <w:left w:val="nil"/>
                <w:bottom w:val="nil"/>
                <w:right w:val="nil"/>
              </w:pBdr>
            </w:pPr>
            <w:r>
              <w:rPr>
                <w:rFonts w:eastAsia="Arial" w:cs="Arial"/>
                <w:color w:val="000000"/>
                <w:sz w:val="20"/>
              </w:rPr>
              <w:t>DS-CH-CS-ACT-017</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F47" w14:textId="77777777" w:rsidR="00F6126C" w:rsidRDefault="00F6126C" w:rsidP="00F6126C">
            <w:pPr>
              <w:pBdr>
                <w:top w:val="nil"/>
                <w:left w:val="nil"/>
                <w:bottom w:val="nil"/>
                <w:right w:val="nil"/>
              </w:pBdr>
            </w:pPr>
            <w:r>
              <w:rPr>
                <w:rFonts w:eastAsia="Arial" w:cs="Arial"/>
                <w:color w:val="000000"/>
                <w:sz w:val="20"/>
              </w:rPr>
              <w:t>The system shall be configured with selection value field 'Reason for Reopen' when performing activity "Reopen for Evaluation" and "Return to investigation". The values of Reason for Reopen are based on Activity Type Selection value class associated with these activities.  </w:t>
            </w:r>
          </w:p>
          <w:p w14:paraId="2D6C0F48" w14:textId="77777777" w:rsidR="00F6126C" w:rsidRDefault="00F6126C" w:rsidP="00F6126C">
            <w:pPr>
              <w:pBdr>
                <w:top w:val="nil"/>
                <w:left w:val="nil"/>
                <w:bottom w:val="nil"/>
                <w:right w:val="nil"/>
              </w:pBdr>
            </w:pPr>
            <w:r>
              <w:rPr>
                <w:rFonts w:eastAsia="Arial" w:cs="Arial"/>
                <w:color w:val="000000"/>
                <w:sz w:val="20"/>
              </w:rPr>
              <w:t> </w:t>
            </w:r>
          </w:p>
          <w:p w14:paraId="2D6C0F49" w14:textId="77777777" w:rsidR="00F6126C" w:rsidRDefault="00F6126C" w:rsidP="00F6126C">
            <w:pPr>
              <w:pBdr>
                <w:top w:val="nil"/>
                <w:left w:val="nil"/>
                <w:bottom w:val="nil"/>
                <w:right w:val="nil"/>
              </w:pBdr>
            </w:pPr>
            <w:r>
              <w:rPr>
                <w:rFonts w:eastAsia="Arial" w:cs="Arial"/>
                <w:color w:val="000000"/>
                <w:sz w:val="20"/>
              </w:rPr>
              <w:t>Refer QCM TW _Complaint Handling_DesignSpec_ Appendix – 2 Section  ‘Activity Type Selection Value Classes’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F4A"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F4B" w14:textId="77777777" w:rsidR="00F6126C" w:rsidRDefault="00F6126C" w:rsidP="00F6126C">
            <w:pPr>
              <w:pBdr>
                <w:top w:val="nil"/>
                <w:left w:val="nil"/>
                <w:bottom w:val="nil"/>
                <w:right w:val="nil"/>
              </w:pBdr>
            </w:pPr>
            <w:r>
              <w:rPr>
                <w:rFonts w:eastAsia="Arial" w:cs="Arial"/>
                <w:color w:val="000000"/>
                <w:sz w:val="20"/>
              </w:rPr>
              <w:t>FRS-CH-SF-CLSE-013-001</w:t>
            </w:r>
          </w:p>
        </w:tc>
      </w:tr>
      <w:tr w:rsidR="00F6126C" w14:paraId="2D6C0F51"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F4D" w14:textId="77777777" w:rsidR="00F6126C" w:rsidRDefault="00F6126C" w:rsidP="00F6126C">
            <w:pPr>
              <w:pBdr>
                <w:top w:val="nil"/>
                <w:left w:val="nil"/>
                <w:bottom w:val="nil"/>
                <w:right w:val="nil"/>
              </w:pBdr>
            </w:pPr>
            <w:r>
              <w:rPr>
                <w:rFonts w:eastAsia="Arial" w:cs="Arial"/>
                <w:color w:val="000000"/>
                <w:sz w:val="20"/>
              </w:rPr>
              <w:t>DS-CH-CS-ACT-018</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F4E" w14:textId="77777777" w:rsidR="00F6126C" w:rsidRDefault="00F6126C" w:rsidP="00F6126C">
            <w:pPr>
              <w:pBdr>
                <w:top w:val="nil"/>
                <w:left w:val="nil"/>
                <w:bottom w:val="nil"/>
                <w:right w:val="nil"/>
              </w:pBdr>
            </w:pPr>
            <w:r>
              <w:rPr>
                <w:rFonts w:eastAsia="Arial" w:cs="Arial"/>
                <w:color w:val="000000"/>
                <w:sz w:val="20"/>
              </w:rPr>
              <w:t>The system shall be configured with ‘Re-Open for Edit’ activity under CAPA process group.</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F4F"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F50" w14:textId="77777777" w:rsidR="00F6126C" w:rsidRDefault="00F6126C" w:rsidP="00F6126C">
            <w:pPr>
              <w:pBdr>
                <w:top w:val="nil"/>
                <w:left w:val="nil"/>
                <w:bottom w:val="nil"/>
                <w:right w:val="nil"/>
              </w:pBdr>
            </w:pPr>
            <w:r>
              <w:rPr>
                <w:rFonts w:eastAsia="Arial" w:cs="Arial"/>
                <w:color w:val="000000"/>
                <w:sz w:val="20"/>
              </w:rPr>
              <w:t>FRS-CH-SF-INVS-025-001</w:t>
            </w:r>
          </w:p>
        </w:tc>
      </w:tr>
      <w:tr w:rsidR="00F6126C" w14:paraId="2D6C0F58"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F52" w14:textId="77777777" w:rsidR="00F6126C" w:rsidRDefault="00F6126C" w:rsidP="00F6126C">
            <w:pPr>
              <w:pBdr>
                <w:top w:val="nil"/>
                <w:left w:val="nil"/>
                <w:bottom w:val="nil"/>
                <w:right w:val="nil"/>
              </w:pBdr>
            </w:pPr>
            <w:r>
              <w:rPr>
                <w:rFonts w:eastAsia="Arial" w:cs="Arial"/>
                <w:color w:val="000000"/>
                <w:sz w:val="20"/>
              </w:rPr>
              <w:lastRenderedPageBreak/>
              <w:t>DS-CH-CS-ACT-019</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F53" w14:textId="77777777" w:rsidR="00F6126C" w:rsidRDefault="00F6126C" w:rsidP="00F6126C">
            <w:pPr>
              <w:pBdr>
                <w:top w:val="nil"/>
                <w:left w:val="nil"/>
                <w:bottom w:val="nil"/>
                <w:right w:val="nil"/>
              </w:pBdr>
            </w:pPr>
            <w:r>
              <w:rPr>
                <w:rFonts w:eastAsia="Arial" w:cs="Arial"/>
                <w:color w:val="000000"/>
                <w:sz w:val="20"/>
              </w:rPr>
              <w:t>The system shall be configured with ‘Independent Review’ activity for process groups ‘Regulatory’ and ‘Complaint’.</w:t>
            </w:r>
          </w:p>
          <w:p w14:paraId="2D6C0F54" w14:textId="77777777" w:rsidR="00F6126C" w:rsidRDefault="00F6126C" w:rsidP="00F6126C">
            <w:pPr>
              <w:pBdr>
                <w:top w:val="nil"/>
                <w:left w:val="nil"/>
                <w:bottom w:val="nil"/>
                <w:right w:val="nil"/>
              </w:pBdr>
            </w:pPr>
            <w:r>
              <w:rPr>
                <w:rFonts w:eastAsia="Arial" w:cs="Arial"/>
                <w:color w:val="000000"/>
                <w:sz w:val="20"/>
              </w:rPr>
              <w:t> </w:t>
            </w:r>
          </w:p>
          <w:p w14:paraId="2D6C0F55" w14:textId="77777777" w:rsidR="00F6126C" w:rsidRDefault="00F6126C" w:rsidP="00F6126C">
            <w:pPr>
              <w:pBdr>
                <w:top w:val="nil"/>
                <w:left w:val="nil"/>
                <w:bottom w:val="nil"/>
                <w:right w:val="nil"/>
              </w:pBdr>
            </w:pPr>
            <w:r>
              <w:rPr>
                <w:rFonts w:eastAsia="Arial" w:cs="Arial"/>
                <w:color w:val="000000"/>
                <w:sz w:val="20"/>
              </w:rPr>
              <w:t>Refer Activities.xls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F56"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F57" w14:textId="108868E1" w:rsidR="00F6126C" w:rsidRDefault="00F6126C" w:rsidP="00F6126C">
            <w:pPr>
              <w:pBdr>
                <w:top w:val="nil"/>
                <w:left w:val="nil"/>
                <w:bottom w:val="nil"/>
                <w:right w:val="nil"/>
              </w:pBdr>
            </w:pPr>
            <w:del w:id="538" w:author="Kanungo, Kalpak (Cognizant)" w:date="2026-04-14T18:24:00Z" w16du:dateUtc="2026-04-14T12:54:00Z">
              <w:r w:rsidDel="00B9077E">
                <w:rPr>
                  <w:rFonts w:eastAsia="Arial" w:cs="Arial"/>
                  <w:color w:val="000000"/>
                  <w:sz w:val="20"/>
                </w:rPr>
                <w:delText>FRS-CH-REG-GEN-008-034</w:delText>
              </w:r>
            </w:del>
            <w:ins w:id="539" w:author="Kanungo, Kalpak (Cognizant)" w:date="2026-04-14T18:24:00Z" w16du:dateUtc="2026-04-14T12:54:00Z">
              <w:r>
                <w:rPr>
                  <w:rFonts w:eastAsia="Arial" w:cs="Arial"/>
                  <w:color w:val="000000"/>
                  <w:sz w:val="20"/>
                </w:rPr>
                <w:t>URS-CH-REG-GEN-008</w:t>
              </w:r>
            </w:ins>
          </w:p>
        </w:tc>
      </w:tr>
      <w:tr w:rsidR="00F6126C" w14:paraId="2D6C0F5F"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F59" w14:textId="77777777" w:rsidR="00F6126C" w:rsidRDefault="00F6126C" w:rsidP="00F6126C">
            <w:pPr>
              <w:pBdr>
                <w:top w:val="nil"/>
                <w:left w:val="nil"/>
                <w:bottom w:val="nil"/>
                <w:right w:val="nil"/>
              </w:pBdr>
            </w:pPr>
            <w:r>
              <w:rPr>
                <w:rFonts w:eastAsia="Arial" w:cs="Arial"/>
                <w:color w:val="000000"/>
                <w:sz w:val="20"/>
              </w:rPr>
              <w:t>DS-CH-CS-ACT-020</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F5A" w14:textId="77777777" w:rsidR="00F6126C" w:rsidRDefault="00F6126C" w:rsidP="00F6126C">
            <w:pPr>
              <w:pBdr>
                <w:top w:val="nil"/>
                <w:left w:val="nil"/>
                <w:bottom w:val="nil"/>
                <w:right w:val="nil"/>
              </w:pBdr>
            </w:pPr>
            <w:r>
              <w:rPr>
                <w:rFonts w:eastAsia="Arial" w:cs="Arial"/>
                <w:color w:val="000000"/>
                <w:sz w:val="20"/>
              </w:rPr>
              <w:t>The system shall be configured with ‘Reject’ activity for process group ‘Regulatory’.</w:t>
            </w:r>
          </w:p>
          <w:p w14:paraId="2D6C0F5B" w14:textId="77777777" w:rsidR="00F6126C" w:rsidRDefault="00F6126C" w:rsidP="00F6126C">
            <w:pPr>
              <w:pBdr>
                <w:top w:val="nil"/>
                <w:left w:val="nil"/>
                <w:bottom w:val="nil"/>
                <w:right w:val="nil"/>
              </w:pBdr>
            </w:pPr>
            <w:r>
              <w:rPr>
                <w:rFonts w:eastAsia="Arial" w:cs="Arial"/>
                <w:color w:val="000000"/>
                <w:sz w:val="20"/>
              </w:rPr>
              <w:t> </w:t>
            </w:r>
          </w:p>
          <w:p w14:paraId="2D6C0F5C" w14:textId="77777777" w:rsidR="00F6126C" w:rsidRDefault="00F6126C" w:rsidP="00F6126C">
            <w:pPr>
              <w:pBdr>
                <w:top w:val="nil"/>
                <w:left w:val="nil"/>
                <w:bottom w:val="nil"/>
                <w:right w:val="nil"/>
              </w:pBdr>
            </w:pPr>
            <w:r>
              <w:rPr>
                <w:rFonts w:eastAsia="Arial" w:cs="Arial"/>
                <w:color w:val="000000"/>
                <w:sz w:val="20"/>
              </w:rPr>
              <w:t>Refer Activities.xls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F5D"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F5E" w14:textId="5C2C2F51" w:rsidR="00F6126C" w:rsidRDefault="00F6126C" w:rsidP="00F6126C">
            <w:pPr>
              <w:pBdr>
                <w:top w:val="nil"/>
                <w:left w:val="nil"/>
                <w:bottom w:val="nil"/>
                <w:right w:val="nil"/>
              </w:pBdr>
            </w:pPr>
            <w:del w:id="540" w:author="Kanungo, Kalpak (Cognizant)" w:date="2026-04-14T18:24:00Z" w16du:dateUtc="2026-04-14T12:54:00Z">
              <w:r w:rsidDel="00B9077E">
                <w:rPr>
                  <w:rFonts w:eastAsia="Arial" w:cs="Arial"/>
                  <w:color w:val="000000"/>
                  <w:sz w:val="20"/>
                </w:rPr>
                <w:delText>FRS-CH-REG-GEN-008-034</w:delText>
              </w:r>
            </w:del>
            <w:ins w:id="541" w:author="Kanungo, Kalpak (Cognizant)" w:date="2026-04-14T18:24:00Z" w16du:dateUtc="2026-04-14T12:54:00Z">
              <w:r>
                <w:rPr>
                  <w:rFonts w:eastAsia="Arial" w:cs="Arial"/>
                  <w:color w:val="000000"/>
                  <w:sz w:val="20"/>
                </w:rPr>
                <w:t>URS-CH-REG-GEN-008</w:t>
              </w:r>
            </w:ins>
          </w:p>
        </w:tc>
      </w:tr>
      <w:tr w:rsidR="00F6126C" w14:paraId="2D6C0F66"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F60" w14:textId="77777777" w:rsidR="00F6126C" w:rsidRDefault="00F6126C" w:rsidP="00F6126C">
            <w:pPr>
              <w:pBdr>
                <w:top w:val="nil"/>
                <w:left w:val="nil"/>
                <w:bottom w:val="nil"/>
                <w:right w:val="nil"/>
              </w:pBdr>
            </w:pPr>
            <w:r>
              <w:rPr>
                <w:rFonts w:eastAsia="Arial" w:cs="Arial"/>
                <w:color w:val="000000"/>
                <w:sz w:val="20"/>
              </w:rPr>
              <w:t>DS-CH-CS-ACT-021</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F61" w14:textId="77777777" w:rsidR="00F6126C" w:rsidRDefault="00F6126C" w:rsidP="00F6126C">
            <w:pPr>
              <w:pBdr>
                <w:top w:val="nil"/>
                <w:left w:val="nil"/>
                <w:bottom w:val="nil"/>
                <w:right w:val="nil"/>
              </w:pBdr>
            </w:pPr>
            <w:r>
              <w:rPr>
                <w:rFonts w:eastAsia="Arial" w:cs="Arial"/>
                <w:color w:val="000000"/>
                <w:sz w:val="20"/>
              </w:rPr>
              <w:t>The system shall be configured with activity settings for the activity ‘Closed – Not Reported’ which shall mandate the Activity Summary field to be entered by user when user performs this activity for all the regulatory records except MIR/eMDR.</w:t>
            </w:r>
          </w:p>
          <w:p w14:paraId="2D6C0F62" w14:textId="77777777" w:rsidR="00F6126C" w:rsidRDefault="00F6126C" w:rsidP="00F6126C">
            <w:pPr>
              <w:pBdr>
                <w:top w:val="nil"/>
                <w:left w:val="nil"/>
                <w:bottom w:val="nil"/>
                <w:right w:val="nil"/>
              </w:pBdr>
            </w:pPr>
            <w:r>
              <w:rPr>
                <w:rFonts w:eastAsia="Arial" w:cs="Arial"/>
                <w:color w:val="000000"/>
                <w:sz w:val="20"/>
              </w:rPr>
              <w:t> </w:t>
            </w:r>
          </w:p>
          <w:p w14:paraId="2D6C0F63" w14:textId="77777777" w:rsidR="00F6126C" w:rsidRDefault="00F6126C" w:rsidP="00F6126C">
            <w:pPr>
              <w:pBdr>
                <w:top w:val="nil"/>
                <w:left w:val="nil"/>
                <w:bottom w:val="nil"/>
                <w:right w:val="nil"/>
              </w:pBdr>
            </w:pPr>
            <w:r>
              <w:rPr>
                <w:rFonts w:eastAsia="Arial" w:cs="Arial"/>
                <w:color w:val="000000"/>
                <w:sz w:val="20"/>
              </w:rPr>
              <w:t>Refer Activities.xls Column REQUIRE_SUMMARY</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F64"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F65" w14:textId="77777777" w:rsidR="00F6126C" w:rsidRDefault="00F6126C" w:rsidP="00F6126C">
            <w:pPr>
              <w:pBdr>
                <w:top w:val="nil"/>
                <w:left w:val="nil"/>
                <w:bottom w:val="nil"/>
                <w:right w:val="nil"/>
              </w:pBdr>
            </w:pPr>
            <w:r>
              <w:rPr>
                <w:rFonts w:eastAsia="Arial" w:cs="Arial"/>
                <w:color w:val="000000"/>
                <w:sz w:val="20"/>
              </w:rPr>
              <w:t>FRS-CH-REG-GEN-026-001, FRS-CH-REG-OTH-051-001</w:t>
            </w:r>
          </w:p>
        </w:tc>
      </w:tr>
      <w:tr w:rsidR="00F6126C" w14:paraId="2D6C0F6D"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F67" w14:textId="77777777" w:rsidR="00F6126C" w:rsidRDefault="00F6126C" w:rsidP="00F6126C">
            <w:pPr>
              <w:pBdr>
                <w:top w:val="nil"/>
                <w:left w:val="nil"/>
                <w:bottom w:val="nil"/>
                <w:right w:val="nil"/>
              </w:pBdr>
            </w:pPr>
            <w:r>
              <w:rPr>
                <w:rFonts w:eastAsia="Arial" w:cs="Arial"/>
                <w:color w:val="000000"/>
                <w:sz w:val="20"/>
              </w:rPr>
              <w:t>DS-CH-CS-ACT-022</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F68" w14:textId="77777777" w:rsidR="00F6126C" w:rsidRDefault="00F6126C" w:rsidP="00F6126C">
            <w:pPr>
              <w:pBdr>
                <w:top w:val="nil"/>
                <w:left w:val="nil"/>
                <w:bottom w:val="nil"/>
                <w:right w:val="nil"/>
              </w:pBdr>
            </w:pPr>
            <w:r>
              <w:rPr>
                <w:rFonts w:eastAsia="Arial" w:cs="Arial"/>
                <w:color w:val="000000"/>
                <w:sz w:val="20"/>
              </w:rPr>
              <w:t>The system shall be configured with activity settings for the activities that will be shown under “Activities Assigned to You”</w:t>
            </w:r>
          </w:p>
          <w:p w14:paraId="2D6C0F69" w14:textId="77777777" w:rsidR="00F6126C" w:rsidRDefault="00F6126C" w:rsidP="00F6126C">
            <w:pPr>
              <w:numPr>
                <w:ilvl w:val="0"/>
                <w:numId w:val="25"/>
              </w:numPr>
              <w:pBdr>
                <w:top w:val="nil"/>
                <w:left w:val="nil"/>
                <w:bottom w:val="nil"/>
                <w:right w:val="nil"/>
              </w:pBdr>
            </w:pPr>
            <w:r>
              <w:rPr>
                <w:rFonts w:eastAsia="Arial" w:cs="Arial"/>
                <w:color w:val="000000"/>
                <w:sz w:val="20"/>
              </w:rPr>
              <w:t>SHOW_ON_DESKTOP’ will be set to 1 for activities which will be shown under ‘My scheduled activities’ section on desktop.</w:t>
            </w:r>
          </w:p>
          <w:p w14:paraId="2D6C0F6A" w14:textId="77777777" w:rsidR="00F6126C" w:rsidRDefault="00F6126C" w:rsidP="00F6126C">
            <w:pPr>
              <w:pBdr>
                <w:top w:val="nil"/>
                <w:left w:val="nil"/>
                <w:bottom w:val="nil"/>
                <w:right w:val="nil"/>
              </w:pBdr>
            </w:pPr>
            <w:r>
              <w:rPr>
                <w:rFonts w:eastAsia="Arial" w:cs="Arial"/>
                <w:color w:val="000000"/>
                <w:sz w:val="20"/>
              </w:rPr>
              <w:t>Refer ‘Activities.xls’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F6B"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F6C" w14:textId="77777777" w:rsidR="00F6126C" w:rsidRDefault="00F6126C" w:rsidP="00F6126C">
            <w:pPr>
              <w:pBdr>
                <w:top w:val="nil"/>
                <w:left w:val="nil"/>
                <w:bottom w:val="nil"/>
                <w:right w:val="nil"/>
              </w:pBdr>
            </w:pPr>
            <w:r>
              <w:rPr>
                <w:rFonts w:eastAsia="Arial" w:cs="Arial"/>
                <w:color w:val="000000"/>
                <w:sz w:val="20"/>
              </w:rPr>
              <w:t>FRS-CH-SF-EVAL-104-01, FRS-CH-SF-EVAL-123-01,FRS-CH-SF-EVAL-116-01</w:t>
            </w:r>
          </w:p>
        </w:tc>
      </w:tr>
      <w:tr w:rsidR="00F6126C" w14:paraId="2D6C0F73"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F6E" w14:textId="77777777" w:rsidR="00F6126C" w:rsidRDefault="00F6126C" w:rsidP="00F6126C">
            <w:pPr>
              <w:pBdr>
                <w:top w:val="nil"/>
                <w:left w:val="nil"/>
                <w:bottom w:val="nil"/>
                <w:right w:val="nil"/>
              </w:pBdr>
            </w:pPr>
            <w:r>
              <w:rPr>
                <w:rFonts w:eastAsia="Arial" w:cs="Arial"/>
                <w:color w:val="000000"/>
                <w:sz w:val="20"/>
              </w:rPr>
              <w:t>DS-CH-CS-ACT-023</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F6F" w14:textId="77777777" w:rsidR="00F6126C" w:rsidRDefault="00F6126C" w:rsidP="00F6126C">
            <w:pPr>
              <w:pBdr>
                <w:top w:val="nil"/>
                <w:left w:val="nil"/>
                <w:bottom w:val="nil"/>
                <w:right w:val="nil"/>
              </w:pBdr>
            </w:pPr>
            <w:r>
              <w:rPr>
                <w:rFonts w:eastAsia="Arial" w:cs="Arial"/>
                <w:color w:val="000000"/>
                <w:sz w:val="20"/>
              </w:rPr>
              <w:t xml:space="preserve">The system shall be configured with Independent review activity that can be scheduled for the users in the Reviewer field. </w:t>
            </w:r>
          </w:p>
          <w:p w14:paraId="2D6C0F70" w14:textId="77777777" w:rsidR="00F6126C" w:rsidRDefault="00F6126C" w:rsidP="00F6126C">
            <w:pPr>
              <w:pBdr>
                <w:top w:val="nil"/>
                <w:left w:val="nil"/>
                <w:bottom w:val="nil"/>
                <w:right w:val="nil"/>
              </w:pBdr>
            </w:pPr>
            <w:r>
              <w:rPr>
                <w:rFonts w:eastAsia="Arial" w:cs="Arial"/>
                <w:color w:val="000000"/>
                <w:sz w:val="20"/>
              </w:rPr>
              <w:t>Refer Activities.xls Column Person_Filter</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F71"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F72" w14:textId="77777777" w:rsidR="00F6126C" w:rsidRDefault="00F6126C" w:rsidP="00F6126C">
            <w:pPr>
              <w:pBdr>
                <w:top w:val="nil"/>
                <w:left w:val="nil"/>
                <w:bottom w:val="nil"/>
                <w:right w:val="nil"/>
              </w:pBdr>
            </w:pPr>
            <w:r>
              <w:rPr>
                <w:rFonts w:eastAsia="Arial" w:cs="Arial"/>
                <w:color w:val="000000"/>
                <w:sz w:val="20"/>
              </w:rPr>
              <w:t>FRS-CH-SF-CLSE-004-007</w:t>
            </w:r>
          </w:p>
        </w:tc>
      </w:tr>
      <w:tr w:rsidR="00F6126C" w14:paraId="2D6C0F91"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F74" w14:textId="77777777" w:rsidR="00F6126C" w:rsidRDefault="00F6126C" w:rsidP="00F6126C">
            <w:pPr>
              <w:pBdr>
                <w:top w:val="nil"/>
                <w:left w:val="nil"/>
                <w:bottom w:val="nil"/>
                <w:right w:val="nil"/>
              </w:pBdr>
            </w:pPr>
            <w:commentRangeStart w:id="542"/>
            <w:r>
              <w:rPr>
                <w:rFonts w:eastAsia="Arial" w:cs="Arial"/>
                <w:color w:val="000000"/>
                <w:sz w:val="20"/>
              </w:rPr>
              <w:t>DS-CH-CS-REQCLASS-001</w:t>
            </w:r>
            <w:commentRangeEnd w:id="542"/>
            <w:r>
              <w:rPr>
                <w:rStyle w:val="CommentReference"/>
                <w:sz w:val="18"/>
                <w:szCs w:val="24"/>
              </w:rPr>
              <w:commentReference w:id="542"/>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F75" w14:textId="77777777" w:rsidR="00F6126C" w:rsidRDefault="00F6126C" w:rsidP="00F6126C">
            <w:pPr>
              <w:pBdr>
                <w:top w:val="nil"/>
                <w:left w:val="nil"/>
                <w:bottom w:val="nil"/>
                <w:right w:val="nil"/>
              </w:pBdr>
            </w:pPr>
            <w:r>
              <w:rPr>
                <w:rFonts w:eastAsia="Arial" w:cs="Arial"/>
                <w:color w:val="000000"/>
                <w:sz w:val="20"/>
              </w:rPr>
              <w:t>The system shall be configured with required field classes for Complaint record to ensure all required fields shall be entered by user to progress the record in below states</w:t>
            </w:r>
          </w:p>
          <w:p w14:paraId="2D6C0F76"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Closed - Cancelled</w:t>
            </w:r>
          </w:p>
          <w:p w14:paraId="2D6C0F77"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Closed - Done</w:t>
            </w:r>
          </w:p>
          <w:p w14:paraId="2D6C0F78"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Closed - Done Pending Translation</w:t>
            </w:r>
          </w:p>
          <w:p w14:paraId="2D6C0F79"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Closed - Duplicate</w:t>
            </w:r>
          </w:p>
          <w:p w14:paraId="2D6C0F7A"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Closed - No Further Investigation</w:t>
            </w:r>
          </w:p>
          <w:p w14:paraId="2D6C0F7B"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Closed - Non-Complaint</w:t>
            </w:r>
          </w:p>
          <w:p w14:paraId="2D6C0F7C"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Closure - Pending Translation</w:t>
            </w:r>
          </w:p>
          <w:p w14:paraId="2D6C0F7D"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Evaluation</w:t>
            </w:r>
          </w:p>
          <w:p w14:paraId="2D6C0F7E"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Evaluation - Pending Translation</w:t>
            </w:r>
          </w:p>
          <w:p w14:paraId="2D6C0F7F"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Investigation</w:t>
            </w:r>
          </w:p>
          <w:p w14:paraId="2D6C0F80"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Investigation - Pending Translation</w:t>
            </w:r>
          </w:p>
          <w:p w14:paraId="2D6C0F81"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Investigation Summary</w:t>
            </w:r>
          </w:p>
          <w:p w14:paraId="2D6C0F82"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No Further Inv. - Pending Translation</w:t>
            </w:r>
          </w:p>
          <w:p w14:paraId="2D6C0F83"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lastRenderedPageBreak/>
              <w:t>Opened</w:t>
            </w:r>
          </w:p>
          <w:p w14:paraId="2D6C0F84"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Opened - Pending Translation</w:t>
            </w:r>
          </w:p>
          <w:p w14:paraId="2D6C0F85"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Pending Closure</w:t>
            </w:r>
          </w:p>
          <w:p w14:paraId="2D6C0F86"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Pending Edit</w:t>
            </w:r>
          </w:p>
          <w:p w14:paraId="2D6C0F87"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Pending Review</w:t>
            </w:r>
          </w:p>
          <w:p w14:paraId="2D6C0F88"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Pending Closure – No Further Invest.</w:t>
            </w:r>
          </w:p>
          <w:p w14:paraId="2D6C0F89"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Summary Pending Translation</w:t>
            </w:r>
          </w:p>
          <w:p w14:paraId="2D6C0F8A"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Pending Review No Further Investigation</w:t>
            </w:r>
          </w:p>
          <w:p w14:paraId="2D6C0F8B" w14:textId="77777777" w:rsidR="00F6126C" w:rsidRDefault="00F6126C" w:rsidP="00F6126C">
            <w:pPr>
              <w:pBdr>
                <w:top w:val="nil"/>
                <w:left w:val="nil"/>
                <w:bottom w:val="nil"/>
                <w:right w:val="nil"/>
              </w:pBdr>
              <w:ind w:left="720"/>
            </w:pPr>
            <w:r>
              <w:rPr>
                <w:rFonts w:eastAsia="Arial" w:cs="Arial"/>
                <w:color w:val="000000"/>
                <w:sz w:val="20"/>
              </w:rPr>
              <w:t> </w:t>
            </w:r>
          </w:p>
          <w:p w14:paraId="2D6C0F8C" w14:textId="77777777" w:rsidR="00F6126C" w:rsidRDefault="00F6126C" w:rsidP="00F6126C">
            <w:pPr>
              <w:pBdr>
                <w:top w:val="nil"/>
                <w:left w:val="nil"/>
                <w:bottom w:val="nil"/>
                <w:right w:val="nil"/>
              </w:pBdr>
            </w:pPr>
            <w:r>
              <w:rPr>
                <w:rFonts w:eastAsia="Arial" w:cs="Arial"/>
                <w:color w:val="000000"/>
                <w:sz w:val="20"/>
              </w:rPr>
              <w:t>The system shall prompt a warning message and display red arrow mark beside the mandatory fields that are blank.</w:t>
            </w:r>
          </w:p>
          <w:p w14:paraId="2D6C0F8D" w14:textId="77777777" w:rsidR="00F6126C" w:rsidRDefault="00F6126C" w:rsidP="00F6126C">
            <w:pPr>
              <w:pBdr>
                <w:top w:val="nil"/>
                <w:left w:val="nil"/>
                <w:bottom w:val="nil"/>
                <w:right w:val="nil"/>
              </w:pBdr>
            </w:pPr>
            <w:r>
              <w:rPr>
                <w:rFonts w:eastAsia="Arial" w:cs="Arial"/>
                <w:color w:val="000000"/>
                <w:sz w:val="20"/>
              </w:rPr>
              <w:t> </w:t>
            </w:r>
            <w:commentRangeStart w:id="543"/>
          </w:p>
          <w:p w14:paraId="2D6C0F8E" w14:textId="77777777" w:rsidR="00F6126C" w:rsidRDefault="00F6126C" w:rsidP="00F6126C">
            <w:pPr>
              <w:pBdr>
                <w:top w:val="nil"/>
                <w:left w:val="nil"/>
                <w:bottom w:val="nil"/>
                <w:right w:val="nil"/>
              </w:pBdr>
            </w:pPr>
            <w:r>
              <w:rPr>
                <w:rFonts w:eastAsia="Arial" w:cs="Arial"/>
                <w:color w:val="000000"/>
                <w:sz w:val="20"/>
              </w:rPr>
              <w:t>Refer QCM TW QCM TW_Complaint Handling_DesignSpec_ Appendix – 2 Section ‘Required field Classes - Complaint’</w:t>
            </w:r>
            <w:commentRangeEnd w:id="543"/>
            <w:r>
              <w:rPr>
                <w:rStyle w:val="CommentReference"/>
                <w:sz w:val="18"/>
                <w:szCs w:val="24"/>
              </w:rPr>
              <w:commentReference w:id="543"/>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F8F" w14:textId="77777777" w:rsidR="00F6126C" w:rsidRDefault="00F6126C" w:rsidP="00F6126C">
            <w:pPr>
              <w:pBdr>
                <w:top w:val="nil"/>
                <w:left w:val="nil"/>
                <w:bottom w:val="nil"/>
                <w:right w:val="nil"/>
              </w:pBdr>
              <w:jc w:val="center"/>
            </w:pPr>
            <w:r>
              <w:rPr>
                <w:rFonts w:eastAsia="Arial" w:cs="Arial"/>
                <w:color w:val="000000"/>
                <w:sz w:val="20"/>
              </w:rPr>
              <w:lastRenderedPageBreak/>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F90" w14:textId="45E061BE" w:rsidR="00F6126C" w:rsidRDefault="00F6126C" w:rsidP="00F6126C">
            <w:pPr>
              <w:pBdr>
                <w:top w:val="nil"/>
                <w:left w:val="nil"/>
                <w:bottom w:val="nil"/>
                <w:right w:val="nil"/>
              </w:pBdr>
            </w:pPr>
            <w:r>
              <w:rPr>
                <w:rFonts w:eastAsia="Arial" w:cs="Arial"/>
                <w:color w:val="000000"/>
                <w:sz w:val="20"/>
              </w:rPr>
              <w:t>FRS-CH-SF-EVAL-002-001,FRS-CH-SF-EVAL-026-001,FRS-CH-SF-EVAL-007-001,FRS-CH-SF-INVS-005-001,FRS-CH-SF-CLSE-002-001,FRS-CH-SF-EVAL-016-001,FRS-CH-SF-EVAL-018-001,FRS-CH-SF-EVAL-022-001,</w:t>
            </w:r>
            <w:ins w:id="544" w:author="Kanungo, Kalpak (Partner)" w:date="2026-04-16T20:11:00Z" w16du:dateUtc="2026-04-16T14:41:00Z">
              <w:r>
                <w:t xml:space="preserve"> </w:t>
              </w:r>
              <w:commentRangeStart w:id="545"/>
              <w:del w:id="546" w:author="Kanungo, Kalpak (Cognizant)" w:date="2026-06-01T20:21:00Z" w16du:dateUtc="2026-06-01T14:51:00Z">
                <w:r w:rsidRPr="00D33F3E" w:rsidDel="008611E0">
                  <w:rPr>
                    <w:rFonts w:eastAsia="Arial" w:cs="Arial"/>
                    <w:color w:val="000000"/>
                    <w:sz w:val="20"/>
                  </w:rPr>
                  <w:delText>URS-CH-SF-EVAL-028</w:delText>
                </w:r>
              </w:del>
            </w:ins>
            <w:ins w:id="547" w:author="Kanungo, Kalpak (Partner)" w:date="2026-04-16T20:10:00Z" w16du:dateUtc="2026-04-16T14:40:00Z">
              <w:r w:rsidDel="00F832E4">
                <w:rPr>
                  <w:rFonts w:eastAsia="Arial" w:cs="Arial"/>
                  <w:color w:val="000000"/>
                  <w:sz w:val="20"/>
                </w:rPr>
                <w:t xml:space="preserve"> </w:t>
              </w:r>
            </w:ins>
            <w:r>
              <w:rPr>
                <w:rFonts w:eastAsia="Arial" w:cs="Arial"/>
                <w:color w:val="000000"/>
                <w:sz w:val="20"/>
              </w:rPr>
              <w:t>FRS-CH-SF-EVAL-028-001</w:t>
            </w:r>
            <w:commentRangeEnd w:id="545"/>
            <w:r w:rsidR="008611E0">
              <w:rPr>
                <w:rStyle w:val="CommentReference"/>
                <w:rFonts w:eastAsia="Arial" w:cs="Arial"/>
                <w:color w:val="000000"/>
                <w:sz w:val="20"/>
                <w:szCs w:val="24"/>
              </w:rPr>
              <w:commentReference w:id="545"/>
            </w:r>
            <w:r>
              <w:rPr>
                <w:rFonts w:eastAsia="Arial" w:cs="Arial"/>
                <w:color w:val="000000"/>
                <w:sz w:val="20"/>
              </w:rPr>
              <w:t>,FRS-CH-SF-INVS-030-02,FRS-CH-REG-MDR-001-014,URS-CH-SF-CLSE-007</w:t>
            </w:r>
          </w:p>
        </w:tc>
      </w:tr>
      <w:tr w:rsidR="00F6126C" w14:paraId="2D6C0F9D"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F92" w14:textId="77777777" w:rsidR="00F6126C" w:rsidRDefault="00F6126C" w:rsidP="00F6126C">
            <w:pPr>
              <w:pBdr>
                <w:top w:val="nil"/>
                <w:left w:val="nil"/>
                <w:bottom w:val="nil"/>
                <w:right w:val="nil"/>
              </w:pBdr>
            </w:pPr>
            <w:r>
              <w:rPr>
                <w:rFonts w:eastAsia="Arial" w:cs="Arial"/>
                <w:color w:val="000000"/>
                <w:sz w:val="20"/>
              </w:rPr>
              <w:t>DS-CH-CS-REQCLASS-002</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F93" w14:textId="77777777" w:rsidR="00F6126C" w:rsidRDefault="00F6126C" w:rsidP="00F6126C">
            <w:pPr>
              <w:pBdr>
                <w:top w:val="nil"/>
                <w:left w:val="nil"/>
                <w:bottom w:val="nil"/>
                <w:right w:val="nil"/>
              </w:pBdr>
            </w:pPr>
            <w:r>
              <w:rPr>
                <w:rFonts w:eastAsia="Arial" w:cs="Arial"/>
                <w:color w:val="000000"/>
                <w:sz w:val="20"/>
              </w:rPr>
              <w:t>The system shall be configured with required field classes for intake record to ensure all required fields shall be entered by user to progress the record in below states</w:t>
            </w:r>
          </w:p>
          <w:p w14:paraId="2D6C0F94"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Closed - Cancelled</w:t>
            </w:r>
          </w:p>
          <w:p w14:paraId="2D6C0F95"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Closed - Non-Complaint</w:t>
            </w:r>
          </w:p>
          <w:p w14:paraId="2D6C0F96"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Opened</w:t>
            </w:r>
          </w:p>
          <w:p w14:paraId="2D6C0F97" w14:textId="77777777" w:rsidR="00F6126C" w:rsidRDefault="00F6126C" w:rsidP="00F6126C">
            <w:pPr>
              <w:pBdr>
                <w:top w:val="nil"/>
                <w:left w:val="nil"/>
                <w:bottom w:val="nil"/>
                <w:right w:val="nil"/>
              </w:pBdr>
              <w:ind w:left="720"/>
            </w:pPr>
            <w:r>
              <w:rPr>
                <w:rFonts w:eastAsia="Arial" w:cs="Arial"/>
                <w:color w:val="000000"/>
                <w:sz w:val="20"/>
              </w:rPr>
              <w:t> </w:t>
            </w:r>
          </w:p>
          <w:p w14:paraId="2D6C0F98" w14:textId="77777777" w:rsidR="00F6126C" w:rsidRDefault="00F6126C" w:rsidP="00F6126C">
            <w:pPr>
              <w:pBdr>
                <w:top w:val="nil"/>
                <w:left w:val="nil"/>
                <w:bottom w:val="nil"/>
                <w:right w:val="nil"/>
              </w:pBdr>
            </w:pPr>
            <w:r>
              <w:rPr>
                <w:rFonts w:eastAsia="Arial" w:cs="Arial"/>
                <w:color w:val="000000"/>
                <w:sz w:val="20"/>
              </w:rPr>
              <w:t>The system shall prompt a warning message and display red arrow mark beside the mandatory fields that are blank.</w:t>
            </w:r>
          </w:p>
          <w:p w14:paraId="2D6C0F99" w14:textId="77777777" w:rsidR="00F6126C" w:rsidRDefault="00F6126C" w:rsidP="00F6126C">
            <w:pPr>
              <w:pBdr>
                <w:top w:val="nil"/>
                <w:left w:val="nil"/>
                <w:bottom w:val="nil"/>
                <w:right w:val="nil"/>
              </w:pBdr>
            </w:pPr>
            <w:r>
              <w:rPr>
                <w:rFonts w:eastAsia="Arial" w:cs="Arial"/>
                <w:color w:val="000000"/>
                <w:sz w:val="20"/>
              </w:rPr>
              <w:t> </w:t>
            </w:r>
          </w:p>
          <w:p w14:paraId="2D6C0F9A"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2 Section ‘Required field classes’ – ‘Intake’</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F9B"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F9C" w14:textId="77777777" w:rsidR="00F6126C" w:rsidRDefault="00F6126C" w:rsidP="00F6126C">
            <w:pPr>
              <w:pBdr>
                <w:top w:val="nil"/>
                <w:left w:val="nil"/>
                <w:bottom w:val="nil"/>
                <w:right w:val="nil"/>
              </w:pBdr>
            </w:pPr>
            <w:r>
              <w:rPr>
                <w:rFonts w:eastAsia="Arial" w:cs="Arial"/>
                <w:color w:val="000000"/>
                <w:sz w:val="20"/>
              </w:rPr>
              <w:t>FRS-CH-SF-INTK-002-001,FRS-CH-SF-INTK-020-001</w:t>
            </w:r>
          </w:p>
        </w:tc>
      </w:tr>
      <w:tr w:rsidR="00F6126C" w14:paraId="2D6C0FAB"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F9E" w14:textId="77777777" w:rsidR="00F6126C" w:rsidRDefault="00F6126C" w:rsidP="00F6126C">
            <w:pPr>
              <w:pBdr>
                <w:top w:val="nil"/>
                <w:left w:val="nil"/>
                <w:bottom w:val="nil"/>
                <w:right w:val="nil"/>
              </w:pBdr>
            </w:pPr>
            <w:r>
              <w:rPr>
                <w:rFonts w:eastAsia="Arial" w:cs="Arial"/>
                <w:color w:val="000000"/>
                <w:sz w:val="20"/>
              </w:rPr>
              <w:t>DS-CH-CS-REQCLASS-003</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F9F" w14:textId="77777777" w:rsidR="00F6126C" w:rsidRDefault="00F6126C" w:rsidP="00F6126C">
            <w:pPr>
              <w:pBdr>
                <w:top w:val="nil"/>
                <w:left w:val="nil"/>
                <w:bottom w:val="nil"/>
                <w:right w:val="nil"/>
              </w:pBdr>
            </w:pPr>
            <w:r>
              <w:rPr>
                <w:rFonts w:eastAsia="Arial" w:cs="Arial"/>
                <w:color w:val="000000"/>
                <w:sz w:val="20"/>
              </w:rPr>
              <w:t>The system shall be configured with required field classes for Reg Reporting Australia record to ensure all required fields shall be entered by user to progress the record in below states</w:t>
            </w:r>
          </w:p>
          <w:p w14:paraId="2D6C0FA0"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Closed - Cancelled</w:t>
            </w:r>
          </w:p>
          <w:p w14:paraId="2D6C0FA1"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Closed – Done</w:t>
            </w:r>
          </w:p>
          <w:p w14:paraId="2D6C0FA2"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Opened</w:t>
            </w:r>
          </w:p>
          <w:p w14:paraId="2D6C0FA3"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Pending Independent Review</w:t>
            </w:r>
          </w:p>
          <w:p w14:paraId="2D6C0FA4"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Pending Report Submission</w:t>
            </w:r>
          </w:p>
          <w:p w14:paraId="2D6C0FA5" w14:textId="77777777" w:rsidR="00F6126C" w:rsidRDefault="00F6126C" w:rsidP="00F6126C">
            <w:pPr>
              <w:pBdr>
                <w:top w:val="nil"/>
                <w:left w:val="nil"/>
                <w:bottom w:val="nil"/>
                <w:right w:val="nil"/>
              </w:pBdr>
              <w:ind w:left="720"/>
            </w:pPr>
            <w:r>
              <w:rPr>
                <w:rFonts w:eastAsia="Arial" w:cs="Arial"/>
                <w:color w:val="000000"/>
                <w:sz w:val="20"/>
              </w:rPr>
              <w:t> </w:t>
            </w:r>
          </w:p>
          <w:p w14:paraId="2D6C0FA6" w14:textId="77777777" w:rsidR="00F6126C" w:rsidRDefault="00F6126C" w:rsidP="00F6126C">
            <w:pPr>
              <w:pBdr>
                <w:top w:val="nil"/>
                <w:left w:val="nil"/>
                <w:bottom w:val="nil"/>
                <w:right w:val="nil"/>
              </w:pBdr>
            </w:pPr>
            <w:r>
              <w:rPr>
                <w:rFonts w:eastAsia="Arial" w:cs="Arial"/>
                <w:color w:val="000000"/>
                <w:sz w:val="20"/>
              </w:rPr>
              <w:t>The system shall prompt a warning message and display red arrow mark beside the mandatory fields that are blank.</w:t>
            </w:r>
          </w:p>
          <w:p w14:paraId="2D6C0FA7" w14:textId="77777777" w:rsidR="00F6126C" w:rsidRDefault="00F6126C" w:rsidP="00F6126C">
            <w:pPr>
              <w:pBdr>
                <w:top w:val="nil"/>
                <w:left w:val="nil"/>
                <w:bottom w:val="nil"/>
                <w:right w:val="nil"/>
              </w:pBdr>
            </w:pPr>
            <w:r>
              <w:rPr>
                <w:rFonts w:eastAsia="Arial" w:cs="Arial"/>
                <w:color w:val="000000"/>
                <w:sz w:val="20"/>
              </w:rPr>
              <w:t> </w:t>
            </w:r>
          </w:p>
          <w:p w14:paraId="2D6C0FA8" w14:textId="77777777" w:rsidR="00F6126C" w:rsidRDefault="00F6126C" w:rsidP="00F6126C">
            <w:pPr>
              <w:pBdr>
                <w:top w:val="nil"/>
                <w:left w:val="nil"/>
                <w:bottom w:val="nil"/>
                <w:right w:val="nil"/>
              </w:pBdr>
            </w:pPr>
            <w:r>
              <w:rPr>
                <w:rFonts w:eastAsia="Arial" w:cs="Arial"/>
                <w:color w:val="000000"/>
                <w:sz w:val="20"/>
              </w:rPr>
              <w:lastRenderedPageBreak/>
              <w:t>Refer QCM TW_Complaint Handling_DesignSpec_ Appendix – 2 Section ‘Required field classes’ – ‘RR-Australia’</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FA9" w14:textId="77777777" w:rsidR="00F6126C" w:rsidRDefault="00F6126C" w:rsidP="00F6126C">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FAA" w14:textId="65BDB8F0" w:rsidR="00F6126C" w:rsidRDefault="00F6126C" w:rsidP="00F6126C">
            <w:pPr>
              <w:pBdr>
                <w:top w:val="nil"/>
                <w:left w:val="nil"/>
                <w:bottom w:val="nil"/>
                <w:right w:val="nil"/>
              </w:pBdr>
            </w:pPr>
            <w:r>
              <w:rPr>
                <w:rFonts w:eastAsia="Arial" w:cs="Arial"/>
                <w:color w:val="000000"/>
                <w:sz w:val="20"/>
              </w:rPr>
              <w:t>FRS-CH-REG-GEN-004-001,</w:t>
            </w:r>
            <w:ins w:id="548" w:author="Kanungo, Kalpak (Cognizant)" w:date="2026-04-14T12:52:00Z" w16du:dateUtc="2026-04-14T07:22:00Z">
              <w:r>
                <w:t xml:space="preserve"> </w:t>
              </w:r>
              <w:r w:rsidRPr="00D92A0C">
                <w:rPr>
                  <w:rFonts w:eastAsia="Arial" w:cs="Arial"/>
                  <w:color w:val="000000"/>
                  <w:sz w:val="20"/>
                </w:rPr>
                <w:t>URS-CH-REG-GEN-007</w:t>
              </w:r>
            </w:ins>
            <w:ins w:id="549" w:author="Kanungo, Kalpak (Cognizant)" w:date="2026-04-14T12:51:00Z" w16du:dateUtc="2026-04-14T07:21:00Z">
              <w:r w:rsidDel="00D92A0C">
                <w:rPr>
                  <w:rFonts w:eastAsia="Arial" w:cs="Arial"/>
                  <w:color w:val="000000"/>
                  <w:sz w:val="20"/>
                </w:rPr>
                <w:t xml:space="preserve"> </w:t>
              </w:r>
            </w:ins>
            <w:del w:id="550" w:author="Kanungo, Kalpak (Cognizant)" w:date="2026-04-14T12:51:00Z" w16du:dateUtc="2026-04-14T07:21:00Z">
              <w:r w:rsidDel="00D92A0C">
                <w:rPr>
                  <w:rFonts w:eastAsia="Arial" w:cs="Arial"/>
                  <w:color w:val="000000"/>
                  <w:sz w:val="20"/>
                </w:rPr>
                <w:delText>FRS-CH-REG-GEN-007-001</w:delText>
              </w:r>
            </w:del>
            <w:r>
              <w:rPr>
                <w:rFonts w:eastAsia="Arial" w:cs="Arial"/>
                <w:color w:val="000000"/>
                <w:sz w:val="20"/>
              </w:rPr>
              <w:t>,</w:t>
            </w:r>
            <w:r>
              <w:rPr>
                <w:rFonts w:eastAsia="Arial" w:cs="Arial"/>
                <w:color w:val="0D0D0D"/>
                <w:sz w:val="20"/>
              </w:rPr>
              <w:t>FRS-CH-REG-GEN-025-001</w:t>
            </w:r>
          </w:p>
        </w:tc>
      </w:tr>
      <w:tr w:rsidR="00F6126C" w14:paraId="2D6C0FB7"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FAC" w14:textId="77777777" w:rsidR="00F6126C" w:rsidRDefault="00F6126C" w:rsidP="00F6126C">
            <w:pPr>
              <w:pBdr>
                <w:top w:val="nil"/>
                <w:left w:val="nil"/>
                <w:bottom w:val="nil"/>
                <w:right w:val="nil"/>
              </w:pBdr>
            </w:pPr>
            <w:r>
              <w:rPr>
                <w:rFonts w:eastAsia="Arial" w:cs="Arial"/>
                <w:color w:val="000000"/>
                <w:sz w:val="20"/>
              </w:rPr>
              <w:t>DS-CH-CS-REQCLASS-004</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FAD" w14:textId="77777777" w:rsidR="00F6126C" w:rsidRDefault="00F6126C" w:rsidP="00F6126C">
            <w:pPr>
              <w:pBdr>
                <w:top w:val="nil"/>
                <w:left w:val="nil"/>
                <w:bottom w:val="nil"/>
                <w:right w:val="nil"/>
              </w:pBdr>
            </w:pPr>
            <w:r>
              <w:rPr>
                <w:rFonts w:eastAsia="Arial" w:cs="Arial"/>
                <w:color w:val="000000"/>
                <w:sz w:val="20"/>
              </w:rPr>
              <w:t>The system shall be configured with required field classes for Reg Reporting Canada record to ensure all required fields shall be entered by user to progress the record in below states</w:t>
            </w:r>
          </w:p>
          <w:p w14:paraId="2D6C0FAE"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Closed - Cancelled</w:t>
            </w:r>
          </w:p>
          <w:p w14:paraId="2D6C0FAF"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Closed - Done</w:t>
            </w:r>
          </w:p>
          <w:p w14:paraId="2D6C0FB0"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Opened</w:t>
            </w:r>
          </w:p>
          <w:p w14:paraId="2D6C0FB1"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Pending Independent Review</w:t>
            </w:r>
          </w:p>
          <w:p w14:paraId="2D6C0FB2" w14:textId="77777777" w:rsidR="00F6126C" w:rsidRDefault="00F6126C" w:rsidP="00F6126C">
            <w:pPr>
              <w:pBdr>
                <w:top w:val="nil"/>
                <w:left w:val="nil"/>
                <w:bottom w:val="nil"/>
                <w:right w:val="nil"/>
              </w:pBdr>
            </w:pPr>
            <w:r>
              <w:rPr>
                <w:rFonts w:eastAsia="Arial" w:cs="Arial"/>
                <w:color w:val="000000"/>
                <w:sz w:val="20"/>
              </w:rPr>
              <w:t>The system shall prompt a warning message and display red arrow mark beside the mandatory fields that are blank.</w:t>
            </w:r>
          </w:p>
          <w:p w14:paraId="2D6C0FB3" w14:textId="77777777" w:rsidR="00F6126C" w:rsidRDefault="00F6126C" w:rsidP="00F6126C">
            <w:pPr>
              <w:pBdr>
                <w:top w:val="nil"/>
                <w:left w:val="nil"/>
                <w:bottom w:val="nil"/>
                <w:right w:val="nil"/>
              </w:pBdr>
            </w:pPr>
            <w:r>
              <w:rPr>
                <w:rFonts w:eastAsia="Arial" w:cs="Arial"/>
                <w:color w:val="000000"/>
                <w:sz w:val="20"/>
              </w:rPr>
              <w:t> </w:t>
            </w:r>
          </w:p>
          <w:p w14:paraId="2D6C0FB4"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2 Section ‘Required field classes’ – ‘RR-Canada’</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FB5"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FB6" w14:textId="78DE9222" w:rsidR="00F6126C" w:rsidRDefault="00F6126C" w:rsidP="00F6126C">
            <w:pPr>
              <w:pBdr>
                <w:top w:val="nil"/>
                <w:left w:val="nil"/>
                <w:bottom w:val="nil"/>
                <w:right w:val="nil"/>
              </w:pBdr>
            </w:pPr>
            <w:r>
              <w:rPr>
                <w:rFonts w:eastAsia="Arial" w:cs="Arial"/>
                <w:color w:val="000000"/>
                <w:sz w:val="20"/>
              </w:rPr>
              <w:t>FRS-CH-REG-GEN-004-002,</w:t>
            </w:r>
            <w:ins w:id="551" w:author="Kanungo, Kalpak (Cognizant)" w:date="2026-04-14T12:52:00Z" w16du:dateUtc="2026-04-14T07:22:00Z">
              <w:r>
                <w:t xml:space="preserve"> </w:t>
              </w:r>
              <w:r w:rsidRPr="006666BC">
                <w:rPr>
                  <w:rFonts w:eastAsia="Arial" w:cs="Arial"/>
                  <w:color w:val="000000"/>
                  <w:sz w:val="20"/>
                </w:rPr>
                <w:t>URS-CH-REG-GEN-007</w:t>
              </w:r>
              <w:r w:rsidDel="006666BC">
                <w:rPr>
                  <w:rFonts w:eastAsia="Arial" w:cs="Arial"/>
                  <w:color w:val="000000"/>
                  <w:sz w:val="20"/>
                </w:rPr>
                <w:t xml:space="preserve"> </w:t>
              </w:r>
            </w:ins>
            <w:del w:id="552" w:author="Kanungo, Kalpak (Cognizant)" w:date="2026-04-14T12:52:00Z" w16du:dateUtc="2026-04-14T07:22:00Z">
              <w:r w:rsidDel="006666BC">
                <w:rPr>
                  <w:rFonts w:eastAsia="Arial" w:cs="Arial"/>
                  <w:color w:val="000000"/>
                  <w:sz w:val="20"/>
                </w:rPr>
                <w:delText>FRS-CH-REG-GEN-007-002,</w:delText>
              </w:r>
            </w:del>
            <w:r>
              <w:rPr>
                <w:rFonts w:eastAsia="Arial" w:cs="Arial"/>
                <w:color w:val="000000"/>
                <w:sz w:val="20"/>
              </w:rPr>
              <w:t>FRS-CH-REG-OTH-007-002,FRS-CH-REG-GEN-025-002</w:t>
            </w:r>
          </w:p>
        </w:tc>
      </w:tr>
      <w:tr w:rsidR="00F6126C" w14:paraId="2D6C0FC4"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FB8" w14:textId="77777777" w:rsidR="00F6126C" w:rsidRDefault="00F6126C" w:rsidP="00F6126C">
            <w:pPr>
              <w:pBdr>
                <w:top w:val="nil"/>
                <w:left w:val="nil"/>
                <w:bottom w:val="nil"/>
                <w:right w:val="nil"/>
              </w:pBdr>
            </w:pPr>
            <w:r>
              <w:rPr>
                <w:rFonts w:eastAsia="Arial" w:cs="Arial"/>
                <w:color w:val="000000"/>
                <w:sz w:val="20"/>
              </w:rPr>
              <w:t>DS-CH-CS-REQCLASS-005</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FB9" w14:textId="77777777" w:rsidR="00F6126C" w:rsidRDefault="00F6126C" w:rsidP="00F6126C">
            <w:pPr>
              <w:pBdr>
                <w:top w:val="nil"/>
                <w:left w:val="nil"/>
                <w:bottom w:val="nil"/>
                <w:right w:val="nil"/>
              </w:pBdr>
            </w:pPr>
            <w:r>
              <w:rPr>
                <w:rFonts w:eastAsia="Arial" w:cs="Arial"/>
                <w:color w:val="000000"/>
                <w:sz w:val="20"/>
              </w:rPr>
              <w:t>The system shall be configured with required field classes for Reg Reporting China record to ensure all required fields shall be entered by user to progress the record in below states</w:t>
            </w:r>
          </w:p>
          <w:p w14:paraId="2D6C0FBA"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Closed - Cancelled</w:t>
            </w:r>
          </w:p>
          <w:p w14:paraId="2D6C0FBB"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Closed - Done</w:t>
            </w:r>
          </w:p>
          <w:p w14:paraId="2D6C0FBC"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Opened</w:t>
            </w:r>
          </w:p>
          <w:p w14:paraId="2D6C0FBD"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Pending Independent Review</w:t>
            </w:r>
          </w:p>
          <w:p w14:paraId="2D6C0FBE" w14:textId="77777777" w:rsidR="00F6126C" w:rsidRDefault="00F6126C" w:rsidP="00F6126C">
            <w:pPr>
              <w:pBdr>
                <w:top w:val="nil"/>
                <w:left w:val="nil"/>
                <w:bottom w:val="nil"/>
                <w:right w:val="nil"/>
              </w:pBdr>
              <w:ind w:left="720"/>
            </w:pPr>
            <w:r>
              <w:rPr>
                <w:rFonts w:eastAsia="Arial" w:cs="Arial"/>
                <w:color w:val="000000"/>
                <w:sz w:val="20"/>
              </w:rPr>
              <w:t> </w:t>
            </w:r>
          </w:p>
          <w:p w14:paraId="2D6C0FBF" w14:textId="77777777" w:rsidR="00F6126C" w:rsidRDefault="00F6126C" w:rsidP="00F6126C">
            <w:pPr>
              <w:pBdr>
                <w:top w:val="nil"/>
                <w:left w:val="nil"/>
                <w:bottom w:val="nil"/>
                <w:right w:val="nil"/>
              </w:pBdr>
            </w:pPr>
            <w:r>
              <w:rPr>
                <w:rFonts w:eastAsia="Arial" w:cs="Arial"/>
                <w:color w:val="000000"/>
                <w:sz w:val="20"/>
              </w:rPr>
              <w:t>The system shall prompt a warning message and display red arrow mark beside the mandatory fields that are blank.</w:t>
            </w:r>
          </w:p>
          <w:p w14:paraId="2D6C0FC0" w14:textId="77777777" w:rsidR="00F6126C" w:rsidRDefault="00F6126C" w:rsidP="00F6126C">
            <w:pPr>
              <w:pBdr>
                <w:top w:val="nil"/>
                <w:left w:val="nil"/>
                <w:bottom w:val="nil"/>
                <w:right w:val="nil"/>
              </w:pBdr>
            </w:pPr>
            <w:r>
              <w:rPr>
                <w:rFonts w:eastAsia="Arial" w:cs="Arial"/>
                <w:color w:val="000000"/>
                <w:sz w:val="20"/>
              </w:rPr>
              <w:t> </w:t>
            </w:r>
          </w:p>
          <w:p w14:paraId="2D6C0FC1"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2 Section ‘Required field classes’ – ‘RR-China</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FC2"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FC3" w14:textId="0BF99B86" w:rsidR="00F6126C" w:rsidRDefault="00F6126C" w:rsidP="00F6126C">
            <w:pPr>
              <w:pBdr>
                <w:top w:val="nil"/>
                <w:left w:val="nil"/>
                <w:bottom w:val="nil"/>
                <w:right w:val="nil"/>
              </w:pBdr>
            </w:pPr>
            <w:r>
              <w:rPr>
                <w:rFonts w:eastAsia="Arial" w:cs="Arial"/>
                <w:color w:val="000000"/>
                <w:sz w:val="20"/>
              </w:rPr>
              <w:t>FRS-CH-REG-GEN-004-003,</w:t>
            </w:r>
            <w:ins w:id="553" w:author="Kanungo, Kalpak (Cognizant)" w:date="2026-04-14T12:53:00Z" w16du:dateUtc="2026-04-14T07:23:00Z">
              <w:r>
                <w:t xml:space="preserve"> </w:t>
              </w:r>
              <w:r w:rsidRPr="007C5C93">
                <w:rPr>
                  <w:rFonts w:eastAsia="Arial" w:cs="Arial"/>
                  <w:color w:val="000000"/>
                  <w:sz w:val="20"/>
                </w:rPr>
                <w:t>URS-CH-REG-GEN-007</w:t>
              </w:r>
            </w:ins>
            <w:ins w:id="554" w:author="Kanungo, Kalpak (Cognizant)" w:date="2026-04-14T12:54:00Z" w16du:dateUtc="2026-04-14T07:24:00Z">
              <w:r>
                <w:rPr>
                  <w:rFonts w:eastAsia="Arial" w:cs="Arial"/>
                  <w:color w:val="000000"/>
                  <w:sz w:val="20"/>
                </w:rPr>
                <w:t>,</w:t>
              </w:r>
            </w:ins>
            <w:ins w:id="555" w:author="Kanungo, Kalpak (Cognizant)" w:date="2026-04-14T12:53:00Z" w16du:dateUtc="2026-04-14T07:23:00Z">
              <w:r w:rsidDel="007C5C93">
                <w:rPr>
                  <w:rFonts w:eastAsia="Arial" w:cs="Arial"/>
                  <w:color w:val="000000"/>
                  <w:sz w:val="20"/>
                </w:rPr>
                <w:t xml:space="preserve"> </w:t>
              </w:r>
            </w:ins>
            <w:del w:id="556" w:author="Kanungo, Kalpak (Cognizant)" w:date="2026-04-14T12:53:00Z" w16du:dateUtc="2026-04-14T07:23:00Z">
              <w:r w:rsidDel="007C5C93">
                <w:rPr>
                  <w:rFonts w:eastAsia="Arial" w:cs="Arial"/>
                  <w:color w:val="000000"/>
                  <w:sz w:val="20"/>
                </w:rPr>
                <w:delText>FRS-CH-REG-GEN-007-003,</w:delText>
              </w:r>
            </w:del>
            <w:r>
              <w:rPr>
                <w:rFonts w:eastAsia="Arial" w:cs="Arial"/>
                <w:color w:val="000000"/>
                <w:sz w:val="20"/>
              </w:rPr>
              <w:t>FRS-CH-REG-OTH-010-002, FRS-CH-REG-GEN-025-003</w:t>
            </w:r>
          </w:p>
        </w:tc>
      </w:tr>
      <w:tr w:rsidR="00F6126C" w14:paraId="2D6C0FD5"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FC5" w14:textId="77777777" w:rsidR="00F6126C" w:rsidRDefault="00F6126C" w:rsidP="00F6126C">
            <w:pPr>
              <w:pBdr>
                <w:top w:val="nil"/>
                <w:left w:val="nil"/>
                <w:bottom w:val="nil"/>
                <w:right w:val="nil"/>
              </w:pBdr>
            </w:pPr>
            <w:r>
              <w:rPr>
                <w:rFonts w:eastAsia="Arial" w:cs="Arial"/>
                <w:color w:val="000000"/>
                <w:sz w:val="20"/>
              </w:rPr>
              <w:t>DS-CH-CS-REQCLASS-006</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FC6" w14:textId="77777777" w:rsidR="00F6126C" w:rsidRDefault="00F6126C" w:rsidP="00F6126C">
            <w:pPr>
              <w:pBdr>
                <w:top w:val="nil"/>
                <w:left w:val="nil"/>
                <w:bottom w:val="nil"/>
                <w:right w:val="nil"/>
              </w:pBdr>
            </w:pPr>
            <w:r>
              <w:rPr>
                <w:rFonts w:eastAsia="Arial" w:cs="Arial"/>
                <w:color w:val="000000"/>
                <w:sz w:val="20"/>
              </w:rPr>
              <w:t>The system shall be configured with required field classes for Generic Reg Reporting.record to ensure all required fields shall be entered by user to progress the record in below states</w:t>
            </w:r>
          </w:p>
          <w:p w14:paraId="2D6C0FC7" w14:textId="77777777" w:rsidR="00F6126C" w:rsidRDefault="00F6126C" w:rsidP="00F6126C">
            <w:pPr>
              <w:pBdr>
                <w:top w:val="nil"/>
                <w:left w:val="nil"/>
                <w:bottom w:val="nil"/>
                <w:right w:val="nil"/>
              </w:pBdr>
            </w:pPr>
            <w:r>
              <w:rPr>
                <w:rFonts w:eastAsia="Arial" w:cs="Arial"/>
                <w:color w:val="000000"/>
                <w:sz w:val="20"/>
              </w:rPr>
              <w:t> </w:t>
            </w:r>
          </w:p>
          <w:p w14:paraId="2D6C0FC8"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Closed - Cancelled</w:t>
            </w:r>
          </w:p>
          <w:p w14:paraId="2D6C0FC9"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Closed - Done</w:t>
            </w:r>
          </w:p>
          <w:p w14:paraId="2D6C0FCA"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Closed - Not Reported</w:t>
            </w:r>
          </w:p>
          <w:p w14:paraId="2D6C0FCB"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Opened</w:t>
            </w:r>
          </w:p>
          <w:p w14:paraId="2D6C0FCC"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Pending Independent Review</w:t>
            </w:r>
          </w:p>
          <w:p w14:paraId="2D6C0FCD"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Pending Report Additional Information</w:t>
            </w:r>
          </w:p>
          <w:p w14:paraId="2D6C0FCE"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Pending Report Submission</w:t>
            </w:r>
          </w:p>
          <w:p w14:paraId="2D6C0FCF" w14:textId="77777777" w:rsidR="00F6126C" w:rsidRDefault="00F6126C" w:rsidP="00F6126C">
            <w:pPr>
              <w:pBdr>
                <w:top w:val="nil"/>
                <w:left w:val="nil"/>
                <w:bottom w:val="nil"/>
                <w:right w:val="nil"/>
              </w:pBdr>
              <w:ind w:left="720"/>
            </w:pPr>
            <w:r>
              <w:rPr>
                <w:rFonts w:eastAsia="Arial" w:cs="Arial"/>
                <w:color w:val="000000"/>
                <w:sz w:val="20"/>
              </w:rPr>
              <w:lastRenderedPageBreak/>
              <w:t> </w:t>
            </w:r>
          </w:p>
          <w:p w14:paraId="2D6C0FD0" w14:textId="77777777" w:rsidR="00F6126C" w:rsidRDefault="00F6126C" w:rsidP="00F6126C">
            <w:pPr>
              <w:pBdr>
                <w:top w:val="nil"/>
                <w:left w:val="nil"/>
                <w:bottom w:val="nil"/>
                <w:right w:val="nil"/>
              </w:pBdr>
            </w:pPr>
            <w:r>
              <w:rPr>
                <w:rFonts w:eastAsia="Arial" w:cs="Arial"/>
                <w:color w:val="000000"/>
                <w:sz w:val="20"/>
              </w:rPr>
              <w:t>The system shall prompt a warning message and display red arrow mark beside the mandatory fields that are blank.</w:t>
            </w:r>
          </w:p>
          <w:p w14:paraId="2D6C0FD1" w14:textId="77777777" w:rsidR="00F6126C" w:rsidRDefault="00F6126C" w:rsidP="00F6126C">
            <w:pPr>
              <w:pBdr>
                <w:top w:val="nil"/>
                <w:left w:val="nil"/>
                <w:bottom w:val="nil"/>
                <w:right w:val="nil"/>
              </w:pBdr>
            </w:pPr>
            <w:r>
              <w:rPr>
                <w:rFonts w:eastAsia="Arial" w:cs="Arial"/>
                <w:color w:val="000000"/>
                <w:sz w:val="20"/>
              </w:rPr>
              <w:t> </w:t>
            </w:r>
          </w:p>
          <w:p w14:paraId="2D6C0FD2"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2 Section ‘Required field classes’ – ‘Generic Regulatory Reporting’</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FD3" w14:textId="77777777" w:rsidR="00F6126C" w:rsidRDefault="00F6126C" w:rsidP="00F6126C">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FD4" w14:textId="252E3598" w:rsidR="00F6126C" w:rsidRDefault="00F6126C" w:rsidP="00F6126C">
            <w:pPr>
              <w:pBdr>
                <w:top w:val="nil"/>
                <w:left w:val="nil"/>
                <w:bottom w:val="nil"/>
                <w:right w:val="nil"/>
              </w:pBdr>
            </w:pPr>
            <w:r>
              <w:rPr>
                <w:rFonts w:eastAsia="Arial" w:cs="Arial"/>
                <w:color w:val="000000"/>
                <w:sz w:val="20"/>
              </w:rPr>
              <w:t>FRS-CH-REG-GEN-004-004,</w:t>
            </w:r>
            <w:ins w:id="557" w:author="Kanungo, Kalpak (Cognizant)" w:date="2026-04-14T12:55:00Z" w16du:dateUtc="2026-04-14T07:25:00Z">
              <w:r>
                <w:t xml:space="preserve"> </w:t>
              </w:r>
              <w:r w:rsidRPr="00C133C0">
                <w:rPr>
                  <w:rFonts w:eastAsia="Arial" w:cs="Arial"/>
                  <w:color w:val="000000"/>
                  <w:sz w:val="20"/>
                </w:rPr>
                <w:t>URS-CH-REG-GEN-007</w:t>
              </w:r>
              <w:r>
                <w:rPr>
                  <w:rFonts w:eastAsia="Arial" w:cs="Arial"/>
                  <w:color w:val="000000"/>
                  <w:sz w:val="20"/>
                </w:rPr>
                <w:t>,</w:t>
              </w:r>
            </w:ins>
            <w:del w:id="558" w:author="Kanungo, Kalpak (Cognizant)" w:date="2026-04-14T12:55:00Z" w16du:dateUtc="2026-04-14T07:25:00Z">
              <w:r w:rsidDel="00C133C0">
                <w:rPr>
                  <w:rFonts w:eastAsia="Arial" w:cs="Arial"/>
                  <w:color w:val="000000"/>
                  <w:sz w:val="20"/>
                </w:rPr>
                <w:delText>FRS-CH-REG-GEN-007-004,</w:delText>
              </w:r>
            </w:del>
            <w:r>
              <w:rPr>
                <w:rFonts w:eastAsia="Arial" w:cs="Arial"/>
                <w:color w:val="000000"/>
                <w:sz w:val="20"/>
              </w:rPr>
              <w:t xml:space="preserve"> FRS-CH-REG-GEN-025-004</w:t>
            </w:r>
          </w:p>
        </w:tc>
      </w:tr>
      <w:tr w:rsidR="00F6126C" w14:paraId="2D6C0FE4"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FD6" w14:textId="77777777" w:rsidR="00F6126C" w:rsidRDefault="00F6126C" w:rsidP="00F6126C">
            <w:pPr>
              <w:pBdr>
                <w:top w:val="nil"/>
                <w:left w:val="nil"/>
                <w:bottom w:val="nil"/>
                <w:right w:val="nil"/>
              </w:pBdr>
            </w:pPr>
            <w:r>
              <w:rPr>
                <w:rFonts w:eastAsia="Arial" w:cs="Arial"/>
                <w:color w:val="000000"/>
                <w:sz w:val="20"/>
              </w:rPr>
              <w:t>DS-CH-CS-REQCLASS-008</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FD7" w14:textId="77777777" w:rsidR="00F6126C" w:rsidRDefault="00F6126C" w:rsidP="00F6126C">
            <w:pPr>
              <w:pBdr>
                <w:top w:val="nil"/>
                <w:left w:val="nil"/>
                <w:bottom w:val="nil"/>
                <w:right w:val="nil"/>
              </w:pBdr>
            </w:pPr>
            <w:r>
              <w:rPr>
                <w:rFonts w:eastAsia="Arial" w:cs="Arial"/>
                <w:color w:val="000000"/>
                <w:sz w:val="20"/>
              </w:rPr>
              <w:t>The system shall be configured with required field classes for Reg Reporting Japan record to ensure all required fields shall be entered by user to progress the record in below states</w:t>
            </w:r>
          </w:p>
          <w:p w14:paraId="2D6C0FD8"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Closed - Cancelled</w:t>
            </w:r>
          </w:p>
          <w:p w14:paraId="2D6C0FD9"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Closed - Done</w:t>
            </w:r>
          </w:p>
          <w:p w14:paraId="2D6C0FDA"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Opened</w:t>
            </w:r>
          </w:p>
          <w:p w14:paraId="2D6C0FDB"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Pending Independent Review</w:t>
            </w:r>
          </w:p>
          <w:p w14:paraId="2D6C0FDC"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Pending Report Additional Information</w:t>
            </w:r>
          </w:p>
          <w:p w14:paraId="2D6C0FDD"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Pending Report Submission</w:t>
            </w:r>
          </w:p>
          <w:p w14:paraId="2D6C0FDE" w14:textId="77777777" w:rsidR="00F6126C" w:rsidRDefault="00F6126C" w:rsidP="00F6126C">
            <w:pPr>
              <w:pBdr>
                <w:top w:val="nil"/>
                <w:left w:val="nil"/>
                <w:bottom w:val="nil"/>
                <w:right w:val="nil"/>
              </w:pBdr>
              <w:ind w:left="720"/>
            </w:pPr>
            <w:r>
              <w:rPr>
                <w:rFonts w:eastAsia="Arial" w:cs="Arial"/>
                <w:color w:val="000000"/>
                <w:sz w:val="20"/>
              </w:rPr>
              <w:t> </w:t>
            </w:r>
          </w:p>
          <w:p w14:paraId="2D6C0FDF" w14:textId="77777777" w:rsidR="00F6126C" w:rsidRDefault="00F6126C" w:rsidP="00F6126C">
            <w:pPr>
              <w:pBdr>
                <w:top w:val="nil"/>
                <w:left w:val="nil"/>
                <w:bottom w:val="nil"/>
                <w:right w:val="nil"/>
              </w:pBdr>
            </w:pPr>
            <w:r>
              <w:rPr>
                <w:rFonts w:eastAsia="Arial" w:cs="Arial"/>
                <w:color w:val="000000"/>
                <w:sz w:val="20"/>
              </w:rPr>
              <w:t>The system shall prompt a warning message and display red arrow mark beside the mandatory fields that are blank.</w:t>
            </w:r>
          </w:p>
          <w:p w14:paraId="2D6C0FE0" w14:textId="77777777" w:rsidR="00F6126C" w:rsidRDefault="00F6126C" w:rsidP="00F6126C">
            <w:pPr>
              <w:pBdr>
                <w:top w:val="nil"/>
                <w:left w:val="nil"/>
                <w:bottom w:val="nil"/>
                <w:right w:val="nil"/>
              </w:pBdr>
            </w:pPr>
            <w:r>
              <w:rPr>
                <w:rFonts w:eastAsia="Arial" w:cs="Arial"/>
                <w:color w:val="000000"/>
                <w:sz w:val="20"/>
              </w:rPr>
              <w:t> </w:t>
            </w:r>
          </w:p>
          <w:p w14:paraId="2D6C0FE1"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2 Section ‘Required field classes’ – ‘RR-Japan</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FE2"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FE3" w14:textId="216E0CAD" w:rsidR="00F6126C" w:rsidRDefault="00F6126C" w:rsidP="00F6126C">
            <w:pPr>
              <w:pBdr>
                <w:top w:val="nil"/>
                <w:left w:val="nil"/>
                <w:bottom w:val="nil"/>
                <w:right w:val="nil"/>
              </w:pBdr>
            </w:pPr>
            <w:r>
              <w:rPr>
                <w:rFonts w:eastAsia="Arial" w:cs="Arial"/>
                <w:color w:val="000000"/>
                <w:sz w:val="20"/>
              </w:rPr>
              <w:t>FRS-CH-REG-GEN-004-006,</w:t>
            </w:r>
            <w:ins w:id="559" w:author="Kanungo, Kalpak (Cognizant)" w:date="2026-04-14T12:56:00Z" w16du:dateUtc="2026-04-14T07:26:00Z">
              <w:r>
                <w:rPr>
                  <w:rFonts w:eastAsia="Arial" w:cs="Arial"/>
                  <w:color w:val="000000"/>
                  <w:sz w:val="20"/>
                </w:rPr>
                <w:t xml:space="preserve"> </w:t>
              </w:r>
              <w:r w:rsidRPr="005941D8">
                <w:rPr>
                  <w:rFonts w:eastAsia="Arial" w:cs="Arial"/>
                  <w:color w:val="000000"/>
                  <w:sz w:val="20"/>
                </w:rPr>
                <w:t>URS-CH-REG-GEN-00</w:t>
              </w:r>
              <w:r w:rsidDel="005941D8">
                <w:rPr>
                  <w:rFonts w:eastAsia="Arial" w:cs="Arial"/>
                  <w:color w:val="000000"/>
                  <w:sz w:val="20"/>
                </w:rPr>
                <w:t xml:space="preserve"> </w:t>
              </w:r>
            </w:ins>
            <w:del w:id="560" w:author="Kanungo, Kalpak (Cognizant)" w:date="2026-04-14T12:56:00Z" w16du:dateUtc="2026-04-14T07:26:00Z">
              <w:r w:rsidDel="005941D8">
                <w:rPr>
                  <w:rFonts w:eastAsia="Arial" w:cs="Arial"/>
                  <w:color w:val="000000"/>
                  <w:sz w:val="20"/>
                </w:rPr>
                <w:delText>FRS-CH-REG-GEN-007-006</w:delText>
              </w:r>
            </w:del>
            <w:r>
              <w:rPr>
                <w:rFonts w:eastAsia="Arial" w:cs="Arial"/>
                <w:color w:val="000000"/>
                <w:sz w:val="20"/>
              </w:rPr>
              <w:t>,FRS-CH-REG-OTH-016-002, FRS-CH-REG-GEN-025-005</w:t>
            </w:r>
          </w:p>
        </w:tc>
      </w:tr>
      <w:tr w:rsidR="00F6126C" w14:paraId="2D6C0FF1"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FE5" w14:textId="77777777" w:rsidR="00F6126C" w:rsidRDefault="00F6126C" w:rsidP="00F6126C">
            <w:pPr>
              <w:pBdr>
                <w:top w:val="nil"/>
                <w:left w:val="nil"/>
                <w:bottom w:val="nil"/>
                <w:right w:val="nil"/>
              </w:pBdr>
            </w:pPr>
            <w:r>
              <w:rPr>
                <w:rFonts w:eastAsia="Arial" w:cs="Arial"/>
                <w:color w:val="000000"/>
                <w:sz w:val="20"/>
              </w:rPr>
              <w:t>DS-CH-CS-REQCLASS-009</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FE6" w14:textId="77777777" w:rsidR="00F6126C" w:rsidRDefault="00F6126C" w:rsidP="00F6126C">
            <w:pPr>
              <w:pBdr>
                <w:top w:val="nil"/>
                <w:left w:val="nil"/>
                <w:bottom w:val="nil"/>
                <w:right w:val="nil"/>
              </w:pBdr>
            </w:pPr>
            <w:r>
              <w:rPr>
                <w:rFonts w:eastAsia="Arial" w:cs="Arial"/>
                <w:color w:val="000000"/>
                <w:sz w:val="20"/>
              </w:rPr>
              <w:t>The system shall be configured with required field classes for Reg Reporting Korea record to ensure all required fields shall be entered by user to progress the record in below states</w:t>
            </w:r>
          </w:p>
          <w:p w14:paraId="2D6C0FE7"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Closed - Cancelled</w:t>
            </w:r>
          </w:p>
          <w:p w14:paraId="2D6C0FE8"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Closed - Done</w:t>
            </w:r>
          </w:p>
          <w:p w14:paraId="2D6C0FE9"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Opened</w:t>
            </w:r>
          </w:p>
          <w:p w14:paraId="2D6C0FEA"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Pending Independent Review</w:t>
            </w:r>
          </w:p>
          <w:p w14:paraId="2D6C0FEB" w14:textId="77777777" w:rsidR="00F6126C" w:rsidRDefault="00F6126C" w:rsidP="00F6126C">
            <w:pPr>
              <w:pBdr>
                <w:top w:val="nil"/>
                <w:left w:val="nil"/>
                <w:bottom w:val="nil"/>
                <w:right w:val="nil"/>
              </w:pBdr>
              <w:ind w:left="720"/>
            </w:pPr>
            <w:r>
              <w:rPr>
                <w:rFonts w:eastAsia="Arial" w:cs="Arial"/>
                <w:color w:val="000000"/>
                <w:sz w:val="20"/>
              </w:rPr>
              <w:t> </w:t>
            </w:r>
          </w:p>
          <w:p w14:paraId="2D6C0FEC" w14:textId="77777777" w:rsidR="00F6126C" w:rsidRDefault="00F6126C" w:rsidP="00F6126C">
            <w:pPr>
              <w:pBdr>
                <w:top w:val="nil"/>
                <w:left w:val="nil"/>
                <w:bottom w:val="nil"/>
                <w:right w:val="nil"/>
              </w:pBdr>
            </w:pPr>
            <w:r>
              <w:rPr>
                <w:rFonts w:eastAsia="Arial" w:cs="Arial"/>
                <w:color w:val="000000"/>
                <w:sz w:val="20"/>
              </w:rPr>
              <w:t>The system shall prompt a warning message and display red arrow mark beside the mandatory fields that are blank.</w:t>
            </w:r>
          </w:p>
          <w:p w14:paraId="2D6C0FED" w14:textId="77777777" w:rsidR="00F6126C" w:rsidRDefault="00F6126C" w:rsidP="00F6126C">
            <w:pPr>
              <w:pBdr>
                <w:top w:val="nil"/>
                <w:left w:val="nil"/>
                <w:bottom w:val="nil"/>
                <w:right w:val="nil"/>
              </w:pBdr>
            </w:pPr>
            <w:r>
              <w:rPr>
                <w:rFonts w:eastAsia="Arial" w:cs="Arial"/>
                <w:color w:val="000000"/>
                <w:sz w:val="20"/>
              </w:rPr>
              <w:t> </w:t>
            </w:r>
          </w:p>
          <w:p w14:paraId="2D6C0FEE"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2 Section ‘Required field classes’ – ‘RR-Korea</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FEF"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FF0" w14:textId="63028D40" w:rsidR="00F6126C" w:rsidRDefault="00F6126C" w:rsidP="00F6126C">
            <w:pPr>
              <w:pBdr>
                <w:top w:val="nil"/>
                <w:left w:val="nil"/>
                <w:bottom w:val="nil"/>
                <w:right w:val="nil"/>
              </w:pBdr>
            </w:pPr>
            <w:r>
              <w:rPr>
                <w:rFonts w:eastAsia="Arial" w:cs="Arial"/>
                <w:color w:val="000000"/>
                <w:sz w:val="20"/>
              </w:rPr>
              <w:t>FRS-CH-REG-GEN-004-007,</w:t>
            </w:r>
            <w:ins w:id="561" w:author="Kanungo, Kalpak (Cognizant)" w:date="2026-04-14T12:57:00Z" w16du:dateUtc="2026-04-14T07:27:00Z">
              <w:r>
                <w:t xml:space="preserve"> </w:t>
              </w:r>
              <w:r w:rsidRPr="00D2758B">
                <w:rPr>
                  <w:rFonts w:eastAsia="Arial" w:cs="Arial"/>
                  <w:color w:val="000000"/>
                  <w:sz w:val="20"/>
                </w:rPr>
                <w:t>URS-CH-REG-GEN-007</w:t>
              </w:r>
              <w:r w:rsidDel="00D2758B">
                <w:rPr>
                  <w:rFonts w:eastAsia="Arial" w:cs="Arial"/>
                  <w:color w:val="000000"/>
                  <w:sz w:val="20"/>
                </w:rPr>
                <w:t xml:space="preserve"> </w:t>
              </w:r>
            </w:ins>
            <w:del w:id="562" w:author="Kanungo, Kalpak (Cognizant)" w:date="2026-04-14T12:57:00Z" w16du:dateUtc="2026-04-14T07:27:00Z">
              <w:r w:rsidDel="00D2758B">
                <w:rPr>
                  <w:rFonts w:eastAsia="Arial" w:cs="Arial"/>
                  <w:color w:val="000000"/>
                  <w:sz w:val="20"/>
                </w:rPr>
                <w:delText>FRS-CH-REG-GEN-007-007</w:delText>
              </w:r>
            </w:del>
            <w:r>
              <w:rPr>
                <w:rFonts w:eastAsia="Arial" w:cs="Arial"/>
                <w:color w:val="000000"/>
                <w:sz w:val="20"/>
              </w:rPr>
              <w:t>,</w:t>
            </w:r>
            <w:r>
              <w:rPr>
                <w:rFonts w:eastAsia="Arial" w:cs="Arial"/>
                <w:color w:val="0D0D0D"/>
                <w:sz w:val="20"/>
              </w:rPr>
              <w:t>FRS-CH-REG-GEN-025-006</w:t>
            </w:r>
          </w:p>
        </w:tc>
      </w:tr>
      <w:tr w:rsidR="00F6126C" w14:paraId="2D6C1000"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0FF2" w14:textId="77777777" w:rsidR="00F6126C" w:rsidRDefault="00F6126C" w:rsidP="00F6126C">
            <w:pPr>
              <w:pBdr>
                <w:top w:val="nil"/>
                <w:left w:val="nil"/>
                <w:bottom w:val="nil"/>
                <w:right w:val="nil"/>
              </w:pBdr>
            </w:pPr>
            <w:r>
              <w:rPr>
                <w:rFonts w:eastAsia="Arial" w:cs="Arial"/>
                <w:color w:val="000000"/>
                <w:sz w:val="20"/>
              </w:rPr>
              <w:t>DS-CH-CS-REQCLASS-010</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0FF3" w14:textId="77777777" w:rsidR="00F6126C" w:rsidRDefault="00F6126C" w:rsidP="00F6126C">
            <w:pPr>
              <w:pBdr>
                <w:top w:val="nil"/>
                <w:left w:val="nil"/>
                <w:bottom w:val="nil"/>
                <w:right w:val="nil"/>
              </w:pBdr>
            </w:pPr>
            <w:r>
              <w:rPr>
                <w:rFonts w:eastAsia="Arial" w:cs="Arial"/>
                <w:color w:val="000000"/>
                <w:sz w:val="20"/>
              </w:rPr>
              <w:t>The system shall be configured with required field classes for Reg Reporting Singapore record to ensure all required fields shall be entered by user to progress the record in below states</w:t>
            </w:r>
          </w:p>
          <w:p w14:paraId="2D6C0FF4"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Closed – Cancelled</w:t>
            </w:r>
          </w:p>
          <w:p w14:paraId="2D6C0FF5"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lastRenderedPageBreak/>
              <w:t>Closed - Done</w:t>
            </w:r>
          </w:p>
          <w:p w14:paraId="2D6C0FF6"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Opened</w:t>
            </w:r>
          </w:p>
          <w:p w14:paraId="2D6C0FF7"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Pending Independent Review</w:t>
            </w:r>
          </w:p>
          <w:p w14:paraId="2D6C0FF8"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Pending Report Additional Information</w:t>
            </w:r>
          </w:p>
          <w:p w14:paraId="2D6C0FF9"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Pending Report Submission</w:t>
            </w:r>
          </w:p>
          <w:p w14:paraId="2D6C0FFA" w14:textId="77777777" w:rsidR="00F6126C" w:rsidRDefault="00F6126C" w:rsidP="00F6126C">
            <w:pPr>
              <w:pBdr>
                <w:top w:val="nil"/>
                <w:left w:val="nil"/>
                <w:bottom w:val="nil"/>
                <w:right w:val="nil"/>
              </w:pBdr>
              <w:ind w:left="720"/>
            </w:pPr>
            <w:r>
              <w:rPr>
                <w:rFonts w:eastAsia="Arial" w:cs="Arial"/>
                <w:color w:val="000000"/>
                <w:sz w:val="20"/>
              </w:rPr>
              <w:t> </w:t>
            </w:r>
          </w:p>
          <w:p w14:paraId="2D6C0FFB" w14:textId="77777777" w:rsidR="00F6126C" w:rsidRDefault="00F6126C" w:rsidP="00F6126C">
            <w:pPr>
              <w:pBdr>
                <w:top w:val="nil"/>
                <w:left w:val="nil"/>
                <w:bottom w:val="nil"/>
                <w:right w:val="nil"/>
              </w:pBdr>
            </w:pPr>
            <w:r>
              <w:rPr>
                <w:rFonts w:eastAsia="Arial" w:cs="Arial"/>
                <w:color w:val="000000"/>
                <w:sz w:val="20"/>
              </w:rPr>
              <w:t>The system shall prompt a warning message and display red arrow mark beside the mandatory fields that are blank.</w:t>
            </w:r>
          </w:p>
          <w:p w14:paraId="2D6C0FFC" w14:textId="77777777" w:rsidR="00F6126C" w:rsidRDefault="00F6126C" w:rsidP="00F6126C">
            <w:pPr>
              <w:pBdr>
                <w:top w:val="nil"/>
                <w:left w:val="nil"/>
                <w:bottom w:val="nil"/>
                <w:right w:val="nil"/>
              </w:pBdr>
            </w:pPr>
            <w:r>
              <w:rPr>
                <w:rFonts w:eastAsia="Arial" w:cs="Arial"/>
                <w:color w:val="000000"/>
                <w:sz w:val="20"/>
              </w:rPr>
              <w:t> </w:t>
            </w:r>
          </w:p>
          <w:p w14:paraId="2D6C0FFD"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2 Section ‘Required field classes’ – ‘RR-Singapore’</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0FFE" w14:textId="77777777" w:rsidR="00F6126C" w:rsidRDefault="00F6126C" w:rsidP="00F6126C">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0FFF" w14:textId="3B738CA4" w:rsidR="00F6126C" w:rsidRDefault="00F6126C" w:rsidP="00F6126C">
            <w:pPr>
              <w:pBdr>
                <w:top w:val="nil"/>
                <w:left w:val="nil"/>
                <w:bottom w:val="nil"/>
                <w:right w:val="nil"/>
              </w:pBdr>
            </w:pPr>
            <w:r>
              <w:rPr>
                <w:rFonts w:eastAsia="Arial" w:cs="Arial"/>
                <w:color w:val="000000"/>
                <w:sz w:val="20"/>
              </w:rPr>
              <w:t>FRS-CH-REG-GEN-004-008,</w:t>
            </w:r>
            <w:ins w:id="563" w:author="Kanungo, Kalpak (Cognizant)" w:date="2026-04-14T12:58:00Z" w16du:dateUtc="2026-04-14T07:28:00Z">
              <w:r>
                <w:t xml:space="preserve"> </w:t>
              </w:r>
              <w:r w:rsidRPr="00954EEE">
                <w:rPr>
                  <w:rFonts w:eastAsia="Arial" w:cs="Arial"/>
                  <w:color w:val="000000"/>
                  <w:sz w:val="20"/>
                </w:rPr>
                <w:t>URS-CH-REG-GEN-007</w:t>
              </w:r>
              <w:r w:rsidDel="00954EEE">
                <w:rPr>
                  <w:rFonts w:eastAsia="Arial" w:cs="Arial"/>
                  <w:color w:val="000000"/>
                  <w:sz w:val="20"/>
                </w:rPr>
                <w:t xml:space="preserve"> </w:t>
              </w:r>
            </w:ins>
            <w:del w:id="564" w:author="Kanungo, Kalpak (Cognizant)" w:date="2026-04-14T12:58:00Z" w16du:dateUtc="2026-04-14T07:28:00Z">
              <w:r w:rsidDel="00954EEE">
                <w:rPr>
                  <w:rFonts w:eastAsia="Arial" w:cs="Arial"/>
                  <w:color w:val="000000"/>
                  <w:sz w:val="20"/>
                </w:rPr>
                <w:delText>FRS-CH-REG-GEN-007-008,</w:delText>
              </w:r>
            </w:del>
            <w:r>
              <w:rPr>
                <w:rFonts w:eastAsia="Arial" w:cs="Arial"/>
                <w:color w:val="0D0D0D"/>
                <w:sz w:val="20"/>
              </w:rPr>
              <w:t>FRS-CH-REG-GEN-025-007</w:t>
            </w:r>
          </w:p>
        </w:tc>
      </w:tr>
      <w:tr w:rsidR="00F6126C" w14:paraId="2D6C100F"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001" w14:textId="77777777" w:rsidR="00F6126C" w:rsidRDefault="00F6126C" w:rsidP="00F6126C">
            <w:pPr>
              <w:pBdr>
                <w:top w:val="nil"/>
                <w:left w:val="nil"/>
                <w:bottom w:val="nil"/>
                <w:right w:val="nil"/>
              </w:pBdr>
            </w:pPr>
            <w:r>
              <w:rPr>
                <w:rFonts w:eastAsia="Arial" w:cs="Arial"/>
                <w:color w:val="000000"/>
                <w:sz w:val="20"/>
              </w:rPr>
              <w:t>DS-CH-CS-REQCLASS-011</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002" w14:textId="77777777" w:rsidR="00F6126C" w:rsidRDefault="00F6126C" w:rsidP="00F6126C">
            <w:pPr>
              <w:pBdr>
                <w:top w:val="nil"/>
                <w:left w:val="nil"/>
                <w:bottom w:val="nil"/>
                <w:right w:val="nil"/>
              </w:pBdr>
            </w:pPr>
            <w:r>
              <w:rPr>
                <w:rFonts w:eastAsia="Arial" w:cs="Arial"/>
                <w:color w:val="000000"/>
                <w:sz w:val="20"/>
              </w:rPr>
              <w:t>The system shall be configured with required field classes for Reg Reporting Taiwan record to ensure all required fields shall be entered by user to progress the record in below states</w:t>
            </w:r>
          </w:p>
          <w:p w14:paraId="2D6C1003"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Closed - Cancelled</w:t>
            </w:r>
          </w:p>
          <w:p w14:paraId="2D6C1004"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Closed - Done</w:t>
            </w:r>
          </w:p>
          <w:p w14:paraId="2D6C1005"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Opened</w:t>
            </w:r>
          </w:p>
          <w:p w14:paraId="2D6C1006"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Pending Independent Review</w:t>
            </w:r>
          </w:p>
          <w:p w14:paraId="2D6C1007" w14:textId="77777777" w:rsidR="00F6126C" w:rsidRDefault="00F6126C" w:rsidP="00F6126C">
            <w:pPr>
              <w:pBdr>
                <w:top w:val="nil"/>
                <w:left w:val="nil"/>
                <w:bottom w:val="nil"/>
                <w:right w:val="nil"/>
              </w:pBdr>
              <w:ind w:left="720"/>
            </w:pPr>
            <w:r>
              <w:rPr>
                <w:rFonts w:eastAsia="Arial" w:cs="Arial"/>
                <w:color w:val="000000"/>
                <w:sz w:val="20"/>
              </w:rPr>
              <w:t> </w:t>
            </w:r>
          </w:p>
          <w:p w14:paraId="2D6C1008" w14:textId="77777777" w:rsidR="00F6126C" w:rsidRDefault="00F6126C" w:rsidP="00F6126C">
            <w:pPr>
              <w:pBdr>
                <w:top w:val="nil"/>
                <w:left w:val="nil"/>
                <w:bottom w:val="nil"/>
                <w:right w:val="nil"/>
              </w:pBdr>
            </w:pPr>
            <w:r>
              <w:rPr>
                <w:rFonts w:eastAsia="Arial" w:cs="Arial"/>
                <w:color w:val="000000"/>
                <w:sz w:val="20"/>
              </w:rPr>
              <w:t>The system shall prompt a warning message and display red arrow mark beside the mandatory fields that are blank.</w:t>
            </w:r>
          </w:p>
          <w:p w14:paraId="2D6C1009" w14:textId="77777777" w:rsidR="00F6126C" w:rsidRDefault="00F6126C" w:rsidP="00F6126C">
            <w:pPr>
              <w:pBdr>
                <w:top w:val="nil"/>
                <w:left w:val="nil"/>
                <w:bottom w:val="nil"/>
                <w:right w:val="nil"/>
              </w:pBdr>
            </w:pPr>
            <w:r>
              <w:rPr>
                <w:rFonts w:eastAsia="Arial" w:cs="Arial"/>
                <w:color w:val="000000"/>
                <w:sz w:val="20"/>
              </w:rPr>
              <w:t> </w:t>
            </w:r>
          </w:p>
          <w:p w14:paraId="2D6C100A"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2Section ‘Required field classes’ – ‘RR-Taiwan’</w:t>
            </w:r>
          </w:p>
          <w:p w14:paraId="2D6C100B" w14:textId="77777777" w:rsidR="00F6126C" w:rsidRDefault="00F6126C" w:rsidP="00F6126C">
            <w:pPr>
              <w:pBdr>
                <w:top w:val="nil"/>
                <w:left w:val="nil"/>
                <w:bottom w:val="nil"/>
                <w:right w:val="nil"/>
              </w:pBdr>
            </w:pPr>
            <w:r>
              <w:rPr>
                <w:rFonts w:eastAsia="Arial" w:cs="Arial"/>
                <w:color w:val="000000"/>
                <w:sz w:val="20"/>
              </w:rPr>
              <w:t> </w:t>
            </w:r>
          </w:p>
          <w:p w14:paraId="2D6C100C"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6</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00D"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00E" w14:textId="77777777" w:rsidR="00F6126C" w:rsidRDefault="00F6126C" w:rsidP="00F6126C">
            <w:pPr>
              <w:pBdr>
                <w:top w:val="nil"/>
                <w:left w:val="nil"/>
                <w:bottom w:val="nil"/>
                <w:right w:val="nil"/>
              </w:pBdr>
            </w:pPr>
            <w:r>
              <w:rPr>
                <w:rFonts w:eastAsia="Arial" w:cs="Arial"/>
                <w:color w:val="000000"/>
                <w:sz w:val="20"/>
              </w:rPr>
              <w:t>FRS-CH-REG-GEN-004-009,FRS-CH-REG-GEN-007-009,FRS-CH-REG-OTH-022-002,</w:t>
            </w:r>
            <w:r>
              <w:rPr>
                <w:rFonts w:eastAsia="Arial" w:cs="Arial"/>
                <w:color w:val="0D0D0D"/>
                <w:sz w:val="20"/>
              </w:rPr>
              <w:t xml:space="preserve"> FRS-CH-REG-GEN-025-008</w:t>
            </w:r>
          </w:p>
        </w:tc>
      </w:tr>
      <w:tr w:rsidR="00F6126C" w14:paraId="2D6C101A"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010" w14:textId="77777777" w:rsidR="00F6126C" w:rsidRDefault="00F6126C" w:rsidP="00F6126C">
            <w:pPr>
              <w:pBdr>
                <w:top w:val="nil"/>
                <w:left w:val="nil"/>
                <w:bottom w:val="nil"/>
                <w:right w:val="nil"/>
              </w:pBdr>
            </w:pPr>
            <w:r>
              <w:rPr>
                <w:rFonts w:eastAsia="Arial" w:cs="Arial"/>
                <w:color w:val="000000"/>
                <w:sz w:val="20"/>
              </w:rPr>
              <w:t>DS-CH-CS-REQCLASS-014</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011" w14:textId="77777777" w:rsidR="00F6126C" w:rsidRDefault="00F6126C" w:rsidP="00F6126C">
            <w:pPr>
              <w:pBdr>
                <w:top w:val="nil"/>
                <w:left w:val="nil"/>
                <w:bottom w:val="nil"/>
                <w:right w:val="nil"/>
              </w:pBdr>
            </w:pPr>
            <w:r>
              <w:rPr>
                <w:rFonts w:eastAsia="Arial" w:cs="Arial"/>
                <w:color w:val="000000"/>
                <w:sz w:val="20"/>
              </w:rPr>
              <w:t>The system shall be configured with required field classes for Investigation record to ensure all required fields are entered by user to progress the record from one state to the next state.</w:t>
            </w:r>
          </w:p>
          <w:p w14:paraId="2D6C1012" w14:textId="77777777" w:rsidR="00F6126C" w:rsidRDefault="00F6126C" w:rsidP="00F6126C">
            <w:pPr>
              <w:pBdr>
                <w:top w:val="nil"/>
                <w:left w:val="nil"/>
                <w:bottom w:val="nil"/>
                <w:right w:val="nil"/>
              </w:pBdr>
            </w:pPr>
            <w:r>
              <w:rPr>
                <w:rFonts w:eastAsia="Arial" w:cs="Arial"/>
                <w:color w:val="000000"/>
                <w:sz w:val="20"/>
              </w:rPr>
              <w:t> </w:t>
            </w:r>
          </w:p>
          <w:p w14:paraId="2D6C1013" w14:textId="77777777" w:rsidR="00F6126C" w:rsidRDefault="00F6126C" w:rsidP="00F6126C">
            <w:pPr>
              <w:pBdr>
                <w:top w:val="nil"/>
                <w:left w:val="nil"/>
                <w:bottom w:val="nil"/>
                <w:right w:val="nil"/>
              </w:pBdr>
            </w:pPr>
            <w:r>
              <w:rPr>
                <w:rFonts w:eastAsia="Arial" w:cs="Arial"/>
                <w:color w:val="000000"/>
                <w:sz w:val="20"/>
              </w:rPr>
              <w:t xml:space="preserve">This implementation is common to CAPA and CH workflow. </w:t>
            </w:r>
          </w:p>
          <w:p w14:paraId="2D6C1014" w14:textId="77777777" w:rsidR="00F6126C" w:rsidRDefault="00F6126C" w:rsidP="00F6126C">
            <w:pPr>
              <w:pBdr>
                <w:top w:val="nil"/>
                <w:left w:val="nil"/>
                <w:bottom w:val="nil"/>
                <w:right w:val="nil"/>
              </w:pBdr>
            </w:pPr>
            <w:r>
              <w:rPr>
                <w:rFonts w:eastAsia="Arial" w:cs="Arial"/>
                <w:color w:val="000000"/>
                <w:sz w:val="20"/>
              </w:rPr>
              <w:t> </w:t>
            </w:r>
          </w:p>
          <w:p w14:paraId="2D6C1015" w14:textId="77777777" w:rsidR="00F6126C" w:rsidRDefault="00F6126C" w:rsidP="00F6126C">
            <w:pPr>
              <w:pBdr>
                <w:top w:val="nil"/>
                <w:left w:val="nil"/>
                <w:bottom w:val="nil"/>
                <w:right w:val="nil"/>
              </w:pBdr>
            </w:pPr>
            <w:r>
              <w:rPr>
                <w:rFonts w:eastAsia="Arial" w:cs="Arial"/>
                <w:color w:val="000000"/>
                <w:sz w:val="20"/>
              </w:rPr>
              <w:t>Details are covered in CAPA Design Specification - DS-GL.NPSS.0009-01.0021</w:t>
            </w:r>
          </w:p>
          <w:p w14:paraId="2D6C1016" w14:textId="77777777" w:rsidR="00F6126C" w:rsidRDefault="00F6126C" w:rsidP="00F6126C">
            <w:pPr>
              <w:pBdr>
                <w:top w:val="nil"/>
                <w:left w:val="nil"/>
                <w:bottom w:val="nil"/>
                <w:right w:val="nil"/>
              </w:pBdr>
            </w:pPr>
            <w:r>
              <w:rPr>
                <w:rFonts w:eastAsia="Arial" w:cs="Arial"/>
                <w:color w:val="000000"/>
                <w:sz w:val="20"/>
              </w:rPr>
              <w:t>QCM TW CAPA_DesignSpec_Appendix - 6 Tab – Investigation</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017"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018" w14:textId="77777777" w:rsidR="00F6126C" w:rsidRDefault="00F6126C" w:rsidP="00F6126C">
            <w:pPr>
              <w:pBdr>
                <w:top w:val="nil"/>
                <w:left w:val="nil"/>
                <w:bottom w:val="nil"/>
                <w:right w:val="nil"/>
              </w:pBdr>
            </w:pPr>
            <w:r>
              <w:rPr>
                <w:rFonts w:eastAsia="Arial" w:cs="Arial"/>
                <w:color w:val="000000"/>
                <w:sz w:val="20"/>
              </w:rPr>
              <w:t>FRS-CH-SF-INVS-011-001,FRS-CH-SF-INVS-022-001,FRS-CH-SF-INVS-027-001</w:t>
            </w:r>
          </w:p>
          <w:p w14:paraId="2D6C1019" w14:textId="77777777" w:rsidR="00F6126C" w:rsidRDefault="00F6126C" w:rsidP="00F6126C">
            <w:pPr>
              <w:pBdr>
                <w:top w:val="nil"/>
                <w:left w:val="nil"/>
                <w:bottom w:val="nil"/>
                <w:right w:val="nil"/>
              </w:pBdr>
            </w:pPr>
            <w:r>
              <w:rPr>
                <w:rFonts w:eastAsia="Arial" w:cs="Arial"/>
                <w:color w:val="000000"/>
                <w:sz w:val="20"/>
              </w:rPr>
              <w:t> </w:t>
            </w:r>
          </w:p>
        </w:tc>
      </w:tr>
      <w:tr w:rsidR="00F6126C" w14:paraId="2D6C102C"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01B" w14:textId="77777777" w:rsidR="00F6126C" w:rsidRDefault="00F6126C" w:rsidP="00F6126C">
            <w:pPr>
              <w:pBdr>
                <w:top w:val="nil"/>
                <w:left w:val="nil"/>
                <w:bottom w:val="nil"/>
                <w:right w:val="nil"/>
              </w:pBdr>
            </w:pPr>
            <w:commentRangeStart w:id="565"/>
            <w:r>
              <w:rPr>
                <w:rFonts w:eastAsia="Arial" w:cs="Arial"/>
                <w:color w:val="000000"/>
                <w:sz w:val="20"/>
              </w:rPr>
              <w:t>DS-CH-CS-REQCLASS-015</w:t>
            </w:r>
            <w:commentRangeEnd w:id="565"/>
            <w:r>
              <w:rPr>
                <w:rStyle w:val="CommentReference"/>
                <w:sz w:val="18"/>
                <w:szCs w:val="24"/>
              </w:rPr>
              <w:commentReference w:id="565"/>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01C" w14:textId="77777777" w:rsidR="00F6126C" w:rsidRDefault="00F6126C" w:rsidP="00F6126C">
            <w:pPr>
              <w:pBdr>
                <w:top w:val="nil"/>
                <w:left w:val="nil"/>
                <w:bottom w:val="nil"/>
                <w:right w:val="nil"/>
              </w:pBdr>
            </w:pPr>
            <w:r>
              <w:rPr>
                <w:rFonts w:eastAsia="Arial" w:cs="Arial"/>
                <w:color w:val="000000"/>
                <w:sz w:val="20"/>
              </w:rPr>
              <w:t>The system shall be configured with required field classes for MIR record to ensure all required fields shall be entered by user to progress the record in below states</w:t>
            </w:r>
          </w:p>
          <w:p w14:paraId="2D6C101D"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lastRenderedPageBreak/>
              <w:t>Closed - Cancelled</w:t>
            </w:r>
          </w:p>
          <w:p w14:paraId="2D6C101E"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Closed - Done</w:t>
            </w:r>
          </w:p>
          <w:p w14:paraId="2D6C101F"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Opened</w:t>
            </w:r>
          </w:p>
          <w:p w14:paraId="2D6C1020"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Pending Report Additional Information</w:t>
            </w:r>
          </w:p>
          <w:p w14:paraId="2D6C1021"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Pending Independent Review</w:t>
            </w:r>
          </w:p>
          <w:p w14:paraId="2D6C1022"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Pending Report Submission</w:t>
            </w:r>
          </w:p>
          <w:p w14:paraId="2D6C1023"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Pending XML Creation</w:t>
            </w:r>
          </w:p>
          <w:p w14:paraId="2D6C1024"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Pending Edit</w:t>
            </w:r>
          </w:p>
          <w:p w14:paraId="2D6C1025" w14:textId="77777777" w:rsidR="00F6126C" w:rsidRDefault="00F6126C" w:rsidP="00F6126C">
            <w:pPr>
              <w:pBdr>
                <w:top w:val="nil"/>
                <w:left w:val="nil"/>
                <w:bottom w:val="nil"/>
                <w:right w:val="nil"/>
              </w:pBdr>
              <w:ind w:left="720"/>
            </w:pPr>
            <w:r>
              <w:rPr>
                <w:rFonts w:eastAsia="Arial" w:cs="Arial"/>
                <w:color w:val="000000"/>
                <w:sz w:val="20"/>
              </w:rPr>
              <w:t> </w:t>
            </w:r>
          </w:p>
          <w:p w14:paraId="2D6C1026" w14:textId="77777777" w:rsidR="00F6126C" w:rsidRDefault="00F6126C" w:rsidP="00F6126C">
            <w:pPr>
              <w:pBdr>
                <w:top w:val="nil"/>
                <w:left w:val="nil"/>
                <w:bottom w:val="nil"/>
                <w:right w:val="nil"/>
              </w:pBdr>
            </w:pPr>
            <w:r>
              <w:rPr>
                <w:rFonts w:eastAsia="Arial" w:cs="Arial"/>
                <w:color w:val="000000"/>
                <w:sz w:val="20"/>
              </w:rPr>
              <w:t>The system shall prompt a warning message and display red arrow mark beside the mandatory fields that are blank.</w:t>
            </w:r>
          </w:p>
          <w:p w14:paraId="2D6C1027" w14:textId="77777777" w:rsidR="00F6126C" w:rsidRDefault="00F6126C" w:rsidP="00F6126C">
            <w:pPr>
              <w:pBdr>
                <w:top w:val="nil"/>
                <w:left w:val="nil"/>
                <w:bottom w:val="nil"/>
                <w:right w:val="nil"/>
              </w:pBdr>
            </w:pPr>
            <w:r>
              <w:rPr>
                <w:rFonts w:eastAsia="Arial" w:cs="Arial"/>
                <w:color w:val="000000"/>
                <w:sz w:val="20"/>
              </w:rPr>
              <w:t> </w:t>
            </w:r>
          </w:p>
          <w:p w14:paraId="2D6C1028"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2 Section ‘Required field classes’ – ‘MIR’</w:t>
            </w:r>
          </w:p>
          <w:p w14:paraId="2D6C1029"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6</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02A" w14:textId="77777777" w:rsidR="00F6126C" w:rsidRDefault="00F6126C" w:rsidP="00F6126C">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02B" w14:textId="48B6D5E1" w:rsidR="00F6126C" w:rsidRDefault="00F6126C" w:rsidP="00F6126C">
            <w:pPr>
              <w:pBdr>
                <w:top w:val="nil"/>
                <w:left w:val="nil"/>
                <w:bottom w:val="nil"/>
                <w:right w:val="nil"/>
              </w:pBdr>
            </w:pPr>
            <w:r>
              <w:rPr>
                <w:rFonts w:eastAsia="Arial" w:cs="Arial"/>
                <w:color w:val="000000"/>
                <w:sz w:val="20"/>
              </w:rPr>
              <w:t>FRS-CH-REG-GEN-004-012,</w:t>
            </w:r>
            <w:ins w:id="566" w:author="Kanungo, Kalpak (Cognizant)" w:date="2026-04-14T13:00:00Z" w16du:dateUtc="2026-04-14T07:30:00Z">
              <w:r>
                <w:t xml:space="preserve"> </w:t>
              </w:r>
              <w:r w:rsidRPr="0019683E">
                <w:rPr>
                  <w:rFonts w:eastAsia="Arial" w:cs="Arial"/>
                  <w:color w:val="000000"/>
                  <w:sz w:val="20"/>
                </w:rPr>
                <w:t>URS-CH-REG-GEN-007</w:t>
              </w:r>
              <w:r w:rsidDel="002E1D12">
                <w:rPr>
                  <w:rFonts w:eastAsia="Arial" w:cs="Arial"/>
                  <w:color w:val="000000"/>
                  <w:sz w:val="20"/>
                </w:rPr>
                <w:t xml:space="preserve"> </w:t>
              </w:r>
            </w:ins>
            <w:del w:id="567" w:author="Kanungo, Kalpak (Cognizant)" w:date="2026-04-14T13:00:00Z" w16du:dateUtc="2026-04-14T07:30:00Z">
              <w:r w:rsidDel="002E1D12">
                <w:rPr>
                  <w:rFonts w:eastAsia="Arial" w:cs="Arial"/>
                  <w:color w:val="000000"/>
                  <w:sz w:val="20"/>
                </w:rPr>
                <w:delText>FRS-CH-REG-GEN-007-012,</w:delText>
              </w:r>
            </w:del>
            <w:r>
              <w:rPr>
                <w:rFonts w:eastAsia="Arial" w:cs="Arial"/>
                <w:color w:val="000000"/>
                <w:sz w:val="20"/>
              </w:rPr>
              <w:t>FRS-</w:t>
            </w:r>
            <w:r>
              <w:rPr>
                <w:rFonts w:eastAsia="Arial" w:cs="Arial"/>
                <w:color w:val="000000"/>
                <w:sz w:val="20"/>
              </w:rPr>
              <w:lastRenderedPageBreak/>
              <w:t>CH-REG-MIR-001-002,FRS-CH-REG-MIR-001-005,FRS-CH-REG-MIR-015-001,FRS-CH-REG-MIR-021-001</w:t>
            </w:r>
          </w:p>
        </w:tc>
      </w:tr>
      <w:tr w:rsidR="00F6126C" w14:paraId="2D6C103F"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02D" w14:textId="77777777" w:rsidR="00F6126C" w:rsidRDefault="00F6126C" w:rsidP="00F6126C">
            <w:pPr>
              <w:pBdr>
                <w:top w:val="nil"/>
                <w:left w:val="nil"/>
                <w:bottom w:val="nil"/>
                <w:right w:val="nil"/>
              </w:pBdr>
            </w:pPr>
            <w:r>
              <w:rPr>
                <w:rFonts w:eastAsia="Arial" w:cs="Arial"/>
                <w:color w:val="000000"/>
                <w:sz w:val="20"/>
              </w:rPr>
              <w:lastRenderedPageBreak/>
              <w:t>DS-CH-CS-REQCLASS-016</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02E" w14:textId="77777777" w:rsidR="00F6126C" w:rsidRDefault="00F6126C" w:rsidP="00F6126C">
            <w:pPr>
              <w:pBdr>
                <w:top w:val="nil"/>
                <w:left w:val="nil"/>
                <w:bottom w:val="nil"/>
                <w:right w:val="nil"/>
              </w:pBdr>
            </w:pPr>
            <w:r>
              <w:rPr>
                <w:rFonts w:eastAsia="Arial" w:cs="Arial"/>
                <w:color w:val="000000"/>
                <w:sz w:val="20"/>
              </w:rPr>
              <w:t>The system shall be configured with required field classes for eMDR record to ensure all required fields shall be entered by user to progress the record in below states</w:t>
            </w:r>
          </w:p>
          <w:p w14:paraId="2D6C102F"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Closed - Cancelled</w:t>
            </w:r>
          </w:p>
          <w:p w14:paraId="2D6C1030"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Closed - Done</w:t>
            </w:r>
          </w:p>
          <w:p w14:paraId="2D6C1031"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Closed - Manually</w:t>
            </w:r>
          </w:p>
          <w:p w14:paraId="2D6C1032"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Opened</w:t>
            </w:r>
          </w:p>
          <w:p w14:paraId="2D6C1033"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Pending FDA Submission</w:t>
            </w:r>
          </w:p>
          <w:p w14:paraId="2D6C1034"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Pending Independent Review</w:t>
            </w:r>
          </w:p>
          <w:p w14:paraId="2D6C1035"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Pending Internal Validation</w:t>
            </w:r>
          </w:p>
          <w:p w14:paraId="2D6C1036"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Pending Successful ACK3</w:t>
            </w:r>
          </w:p>
          <w:p w14:paraId="2D6C1037" w14:textId="77777777" w:rsidR="00F6126C" w:rsidRDefault="00F6126C" w:rsidP="00F6126C">
            <w:pPr>
              <w:pBdr>
                <w:top w:val="nil"/>
                <w:left w:val="nil"/>
                <w:bottom w:val="nil"/>
                <w:right w:val="nil"/>
              </w:pBdr>
              <w:ind w:left="1440"/>
            </w:pPr>
            <w:r>
              <w:rPr>
                <w:rFonts w:eastAsia="Arial" w:cs="Arial"/>
                <w:color w:val="000000"/>
                <w:sz w:val="20"/>
              </w:rPr>
              <w:t> </w:t>
            </w:r>
          </w:p>
          <w:p w14:paraId="2D6C1038" w14:textId="77777777" w:rsidR="00F6126C" w:rsidRDefault="00F6126C" w:rsidP="00F6126C">
            <w:pPr>
              <w:pBdr>
                <w:top w:val="nil"/>
                <w:left w:val="nil"/>
                <w:bottom w:val="nil"/>
                <w:right w:val="nil"/>
              </w:pBdr>
            </w:pPr>
            <w:r>
              <w:rPr>
                <w:rFonts w:eastAsia="Arial" w:cs="Arial"/>
                <w:color w:val="000000"/>
                <w:sz w:val="20"/>
              </w:rPr>
              <w:t>The system shall prompt a warning message and display red arrow mark beside the mandatory fields that are blank.</w:t>
            </w:r>
          </w:p>
          <w:p w14:paraId="2D6C1039" w14:textId="77777777" w:rsidR="00F6126C" w:rsidRDefault="00F6126C" w:rsidP="00F6126C">
            <w:pPr>
              <w:pBdr>
                <w:top w:val="nil"/>
                <w:left w:val="nil"/>
                <w:bottom w:val="nil"/>
                <w:right w:val="nil"/>
              </w:pBdr>
            </w:pPr>
            <w:r>
              <w:rPr>
                <w:rFonts w:eastAsia="Arial" w:cs="Arial"/>
                <w:color w:val="000000"/>
                <w:sz w:val="20"/>
              </w:rPr>
              <w:t> </w:t>
            </w:r>
          </w:p>
          <w:p w14:paraId="2D6C103A"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2 Section ‘Required field classes’ – ‘eMDR’</w:t>
            </w:r>
          </w:p>
          <w:p w14:paraId="2D6C103B" w14:textId="77777777" w:rsidR="00F6126C" w:rsidRDefault="00F6126C" w:rsidP="00F6126C">
            <w:pPr>
              <w:pBdr>
                <w:top w:val="nil"/>
                <w:left w:val="nil"/>
                <w:bottom w:val="nil"/>
                <w:right w:val="nil"/>
              </w:pBdr>
            </w:pPr>
            <w:r>
              <w:rPr>
                <w:rFonts w:eastAsia="Arial" w:cs="Arial"/>
                <w:color w:val="000000"/>
                <w:sz w:val="20"/>
              </w:rPr>
              <w:t> </w:t>
            </w:r>
          </w:p>
          <w:p w14:paraId="2D6C103C"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6</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03D" w14:textId="77777777" w:rsidR="00F6126C" w:rsidRDefault="00F6126C" w:rsidP="00F6126C">
            <w:pPr>
              <w:pBdr>
                <w:top w:val="nil"/>
                <w:left w:val="nil"/>
                <w:bottom w:val="nil"/>
                <w:right w:val="nil"/>
              </w:pBdr>
              <w:jc w:val="center"/>
            </w:pPr>
            <w:r>
              <w:rPr>
                <w:sz w:val="20"/>
                <w:szCs w:val="28"/>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03E" w14:textId="7197ABD0" w:rsidR="00F6126C" w:rsidRDefault="00F6126C" w:rsidP="00F6126C">
            <w:pPr>
              <w:pBdr>
                <w:top w:val="nil"/>
                <w:left w:val="nil"/>
                <w:bottom w:val="nil"/>
                <w:right w:val="nil"/>
              </w:pBdr>
            </w:pPr>
            <w:r>
              <w:rPr>
                <w:rFonts w:eastAsia="Arial" w:cs="Arial"/>
                <w:color w:val="000000"/>
                <w:sz w:val="20"/>
              </w:rPr>
              <w:t>FRS-CH-REG-GEN-004-013,</w:t>
            </w:r>
            <w:ins w:id="568" w:author="Kanungo, Kalpak (Cognizant)" w:date="2026-04-14T13:02:00Z" w16du:dateUtc="2026-04-14T07:32:00Z">
              <w:r>
                <w:t xml:space="preserve"> </w:t>
              </w:r>
              <w:r w:rsidRPr="0037647F">
                <w:rPr>
                  <w:rFonts w:eastAsia="Arial" w:cs="Arial"/>
                  <w:color w:val="000000"/>
                  <w:sz w:val="20"/>
                </w:rPr>
                <w:t>URS-CH-REG-GEN-007</w:t>
              </w:r>
              <w:r w:rsidDel="00EF4EA1">
                <w:rPr>
                  <w:rFonts w:eastAsia="Arial" w:cs="Arial"/>
                  <w:color w:val="000000"/>
                  <w:sz w:val="20"/>
                </w:rPr>
                <w:t xml:space="preserve"> </w:t>
              </w:r>
            </w:ins>
            <w:del w:id="569" w:author="Kanungo, Kalpak (Cognizant)" w:date="2026-04-14T13:02:00Z" w16du:dateUtc="2026-04-14T07:32:00Z">
              <w:r w:rsidDel="00EF4EA1">
                <w:rPr>
                  <w:rFonts w:eastAsia="Arial" w:cs="Arial"/>
                  <w:color w:val="000000"/>
                  <w:sz w:val="20"/>
                </w:rPr>
                <w:delText>FRS-CH-REG-GEN-007-013</w:delText>
              </w:r>
            </w:del>
            <w:r>
              <w:rPr>
                <w:rFonts w:eastAsia="Arial" w:cs="Arial"/>
                <w:color w:val="000000"/>
                <w:sz w:val="20"/>
              </w:rPr>
              <w:t>, FRS-CH-REG-GEN-025-009, FRS-CH-REG-MDR-001-017</w:t>
            </w:r>
          </w:p>
        </w:tc>
      </w:tr>
      <w:tr w:rsidR="00F6126C" w14:paraId="2D6C1054"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040" w14:textId="77777777" w:rsidR="00F6126C" w:rsidRDefault="00F6126C" w:rsidP="00F6126C">
            <w:pPr>
              <w:pBdr>
                <w:top w:val="nil"/>
                <w:left w:val="nil"/>
                <w:bottom w:val="nil"/>
                <w:right w:val="nil"/>
              </w:pBdr>
            </w:pPr>
            <w:r>
              <w:rPr>
                <w:rFonts w:eastAsia="Arial" w:cs="Arial"/>
                <w:color w:val="000000"/>
                <w:sz w:val="20"/>
              </w:rPr>
              <w:t>DS-CH-CS-REQCLASS-017</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041" w14:textId="77777777" w:rsidR="00F6126C" w:rsidRDefault="00F6126C" w:rsidP="00F6126C">
            <w:pPr>
              <w:pBdr>
                <w:top w:val="nil"/>
                <w:left w:val="nil"/>
                <w:bottom w:val="nil"/>
                <w:right w:val="nil"/>
              </w:pBdr>
            </w:pPr>
            <w:r>
              <w:rPr>
                <w:rFonts w:eastAsia="Arial" w:cs="Arial"/>
                <w:color w:val="000000"/>
                <w:sz w:val="20"/>
              </w:rPr>
              <w:t>The system shall be configured with required field classes for Complaint record to ensure all required fields shall be entered by user to progress the record in below states</w:t>
            </w:r>
          </w:p>
          <w:p w14:paraId="2D6C1042" w14:textId="77777777" w:rsidR="00F6126C" w:rsidRDefault="00F6126C" w:rsidP="00F6126C">
            <w:pPr>
              <w:pBdr>
                <w:top w:val="nil"/>
                <w:left w:val="nil"/>
                <w:bottom w:val="nil"/>
                <w:right w:val="nil"/>
              </w:pBdr>
            </w:pPr>
            <w:r>
              <w:rPr>
                <w:rFonts w:eastAsia="Arial" w:cs="Arial"/>
                <w:color w:val="000000"/>
                <w:sz w:val="20"/>
              </w:rPr>
              <w:t> </w:t>
            </w:r>
          </w:p>
          <w:p w14:paraId="2D6C1043" w14:textId="77777777" w:rsidR="00F6126C" w:rsidRDefault="00F6126C" w:rsidP="00F6126C">
            <w:pPr>
              <w:numPr>
                <w:ilvl w:val="0"/>
                <w:numId w:val="25"/>
              </w:numPr>
              <w:pBdr>
                <w:top w:val="nil"/>
                <w:left w:val="nil"/>
                <w:bottom w:val="nil"/>
                <w:right w:val="nil"/>
              </w:pBdr>
              <w:jc w:val="both"/>
            </w:pPr>
            <w:r>
              <w:rPr>
                <w:rFonts w:eastAsia="Arial" w:cs="Arial"/>
                <w:color w:val="000000"/>
                <w:sz w:val="20"/>
              </w:rPr>
              <w:lastRenderedPageBreak/>
              <w:t>Pending 3rd Party SQN creation</w:t>
            </w:r>
          </w:p>
          <w:p w14:paraId="2D6C1044"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Pending 3rd Party ACK</w:t>
            </w:r>
          </w:p>
          <w:p w14:paraId="2D6C1045"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Pending Closure – Non Philips Med. Dev. – SR</w:t>
            </w:r>
          </w:p>
          <w:p w14:paraId="2D6C1046"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Pending Review – Non Philips Med. Device</w:t>
            </w:r>
          </w:p>
          <w:p w14:paraId="2D6C1047"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Closed – Non Philips Medical Device</w:t>
            </w:r>
          </w:p>
          <w:p w14:paraId="2D6C1048"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Pending Edit – Non Philips Med. Device</w:t>
            </w:r>
          </w:p>
          <w:p w14:paraId="2D6C1049"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3</w:t>
            </w:r>
            <w:r>
              <w:rPr>
                <w:rFonts w:eastAsia="Arial" w:cs="Arial"/>
                <w:color w:val="000000"/>
                <w:sz w:val="17"/>
                <w:vertAlign w:val="superscript"/>
              </w:rPr>
              <w:t>rd</w:t>
            </w:r>
            <w:r>
              <w:rPr>
                <w:rFonts w:eastAsia="Arial" w:cs="Arial"/>
                <w:color w:val="000000"/>
                <w:sz w:val="20"/>
              </w:rPr>
              <w:t xml:space="preserve"> Party ACK - Pending Translation</w:t>
            </w:r>
          </w:p>
          <w:p w14:paraId="2D6C104A"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Non Philips Med.Dev.- Pending Translation</w:t>
            </w:r>
          </w:p>
          <w:p w14:paraId="2D6C104B"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SQN Creation - Pending Translation</w:t>
            </w:r>
          </w:p>
          <w:p w14:paraId="2D6C104C" w14:textId="77777777" w:rsidR="00F6126C" w:rsidRDefault="00F6126C" w:rsidP="00F6126C">
            <w:pPr>
              <w:pBdr>
                <w:top w:val="nil"/>
                <w:left w:val="nil"/>
                <w:bottom w:val="nil"/>
                <w:right w:val="nil"/>
              </w:pBdr>
              <w:ind w:left="720"/>
              <w:jc w:val="both"/>
            </w:pPr>
            <w:r>
              <w:rPr>
                <w:rFonts w:eastAsia="Arial" w:cs="Arial"/>
                <w:color w:val="000000"/>
                <w:sz w:val="20"/>
              </w:rPr>
              <w:t> </w:t>
            </w:r>
          </w:p>
          <w:p w14:paraId="2D6C104D" w14:textId="77777777" w:rsidR="00F6126C" w:rsidRDefault="00F6126C" w:rsidP="00F6126C">
            <w:pPr>
              <w:pBdr>
                <w:top w:val="nil"/>
                <w:left w:val="nil"/>
                <w:bottom w:val="nil"/>
                <w:right w:val="nil"/>
              </w:pBdr>
            </w:pPr>
            <w:r>
              <w:rPr>
                <w:rFonts w:eastAsia="Arial" w:cs="Arial"/>
                <w:color w:val="000000"/>
                <w:sz w:val="20"/>
              </w:rPr>
              <w:t> </w:t>
            </w:r>
          </w:p>
          <w:p w14:paraId="2D6C104E" w14:textId="77777777" w:rsidR="00F6126C" w:rsidRDefault="00F6126C" w:rsidP="00F6126C">
            <w:pPr>
              <w:pBdr>
                <w:top w:val="nil"/>
                <w:left w:val="nil"/>
                <w:bottom w:val="nil"/>
                <w:right w:val="nil"/>
              </w:pBdr>
              <w:ind w:left="720"/>
            </w:pPr>
            <w:r>
              <w:rPr>
                <w:rFonts w:eastAsia="Arial" w:cs="Arial"/>
                <w:color w:val="000000"/>
                <w:sz w:val="20"/>
              </w:rPr>
              <w:t> </w:t>
            </w:r>
          </w:p>
          <w:p w14:paraId="2D6C104F" w14:textId="77777777" w:rsidR="00F6126C" w:rsidRDefault="00F6126C" w:rsidP="00F6126C">
            <w:pPr>
              <w:pBdr>
                <w:top w:val="nil"/>
                <w:left w:val="nil"/>
                <w:bottom w:val="nil"/>
                <w:right w:val="nil"/>
              </w:pBdr>
            </w:pPr>
            <w:r>
              <w:rPr>
                <w:rFonts w:eastAsia="Arial" w:cs="Arial"/>
                <w:color w:val="000000"/>
                <w:sz w:val="20"/>
              </w:rPr>
              <w:t>The system shall prompt a warning message and display red arrow mark beside the mandatory fields that are blank.</w:t>
            </w:r>
          </w:p>
          <w:p w14:paraId="2D6C1050" w14:textId="77777777" w:rsidR="00F6126C" w:rsidRDefault="00F6126C" w:rsidP="00F6126C">
            <w:pPr>
              <w:pBdr>
                <w:top w:val="nil"/>
                <w:left w:val="nil"/>
                <w:bottom w:val="nil"/>
                <w:right w:val="nil"/>
              </w:pBdr>
            </w:pPr>
            <w:r>
              <w:rPr>
                <w:rFonts w:eastAsia="Arial" w:cs="Arial"/>
                <w:color w:val="000000"/>
                <w:sz w:val="20"/>
              </w:rPr>
              <w:t> </w:t>
            </w:r>
          </w:p>
          <w:p w14:paraId="2D6C1051" w14:textId="77777777" w:rsidR="00F6126C" w:rsidRDefault="00F6126C" w:rsidP="00F6126C">
            <w:pPr>
              <w:pBdr>
                <w:top w:val="nil"/>
                <w:left w:val="nil"/>
                <w:bottom w:val="nil"/>
                <w:right w:val="nil"/>
              </w:pBdr>
            </w:pPr>
            <w:r>
              <w:rPr>
                <w:rFonts w:eastAsia="Arial" w:cs="Arial"/>
                <w:color w:val="000000"/>
                <w:sz w:val="20"/>
              </w:rPr>
              <w:t>Refer QCM TW Rel  QCM TW_Complaint Handling_DesignSpec_ Appendix – 2 Section ‘Required field Classes - Complaint’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052" w14:textId="77777777" w:rsidR="00F6126C" w:rsidRDefault="00F6126C" w:rsidP="00F6126C">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053" w14:textId="77777777" w:rsidR="00F6126C" w:rsidRDefault="00F6126C" w:rsidP="00F6126C">
            <w:pPr>
              <w:pBdr>
                <w:top w:val="nil"/>
                <w:left w:val="nil"/>
                <w:bottom w:val="nil"/>
                <w:right w:val="nil"/>
              </w:pBdr>
            </w:pPr>
            <w:r>
              <w:rPr>
                <w:rFonts w:eastAsia="Arial" w:cs="Arial"/>
                <w:color w:val="000000"/>
                <w:sz w:val="20"/>
              </w:rPr>
              <w:t>FRS-CH-SF-EVAL-084-01, FRS-CH-INT-TRA-001-019</w:t>
            </w:r>
          </w:p>
        </w:tc>
      </w:tr>
      <w:tr w:rsidR="00F6126C" w14:paraId="2D6C1062"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055" w14:textId="77777777" w:rsidR="00F6126C" w:rsidRDefault="00F6126C" w:rsidP="00F6126C">
            <w:pPr>
              <w:pBdr>
                <w:top w:val="nil"/>
                <w:left w:val="nil"/>
                <w:bottom w:val="nil"/>
                <w:right w:val="nil"/>
              </w:pBdr>
            </w:pPr>
            <w:r>
              <w:rPr>
                <w:rFonts w:eastAsia="Arial" w:cs="Arial"/>
                <w:color w:val="000000"/>
                <w:sz w:val="20"/>
              </w:rPr>
              <w:t>DS-CH-CS-REQCLASS-018</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056" w14:textId="77777777" w:rsidR="00F6126C" w:rsidRDefault="00F6126C" w:rsidP="00F6126C">
            <w:pPr>
              <w:pBdr>
                <w:top w:val="nil"/>
                <w:left w:val="nil"/>
                <w:bottom w:val="nil"/>
                <w:right w:val="nil"/>
              </w:pBdr>
            </w:pPr>
            <w:r>
              <w:rPr>
                <w:rFonts w:eastAsia="Arial" w:cs="Arial"/>
                <w:color w:val="000000"/>
                <w:sz w:val="20"/>
              </w:rPr>
              <w:t>The system shall be configured with required field classes for Complaint record to ensure all required fields shall be entered by user to progress the record in below states</w:t>
            </w:r>
          </w:p>
          <w:p w14:paraId="2D6C1057" w14:textId="77777777" w:rsidR="00F6126C" w:rsidRDefault="00F6126C" w:rsidP="00F6126C">
            <w:pPr>
              <w:pBdr>
                <w:top w:val="nil"/>
                <w:left w:val="nil"/>
                <w:bottom w:val="nil"/>
                <w:right w:val="nil"/>
              </w:pBdr>
            </w:pPr>
            <w:r>
              <w:rPr>
                <w:rFonts w:eastAsia="Arial" w:cs="Arial"/>
                <w:color w:val="000000"/>
                <w:sz w:val="20"/>
              </w:rPr>
              <w:t> </w:t>
            </w:r>
          </w:p>
          <w:p w14:paraId="2D6C1058"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 xml:space="preserve">Pending review Non-Complaint </w:t>
            </w:r>
          </w:p>
          <w:p w14:paraId="2D6C1059"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Pending review No Further Investigation</w:t>
            </w:r>
          </w:p>
          <w:p w14:paraId="2D6C105A"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 xml:space="preserve">Pending review Duplicate Complaint  </w:t>
            </w:r>
          </w:p>
          <w:p w14:paraId="2D6C105B" w14:textId="77777777" w:rsidR="00F6126C" w:rsidRDefault="00F6126C" w:rsidP="00F6126C">
            <w:pPr>
              <w:numPr>
                <w:ilvl w:val="0"/>
                <w:numId w:val="25"/>
              </w:numPr>
              <w:pBdr>
                <w:top w:val="nil"/>
                <w:left w:val="nil"/>
                <w:bottom w:val="nil"/>
                <w:right w:val="nil"/>
              </w:pBdr>
            </w:pPr>
            <w:r>
              <w:rPr>
                <w:rFonts w:eastAsia="Arial" w:cs="Arial"/>
                <w:color w:val="000000"/>
                <w:sz w:val="20"/>
              </w:rPr>
              <w:t>Pending third Party SQN creation</w:t>
            </w:r>
          </w:p>
          <w:p w14:paraId="2D6C105C" w14:textId="77777777" w:rsidR="00F6126C" w:rsidRDefault="00F6126C" w:rsidP="00F6126C">
            <w:pPr>
              <w:pBdr>
                <w:top w:val="nil"/>
                <w:left w:val="nil"/>
                <w:bottom w:val="nil"/>
                <w:right w:val="nil"/>
              </w:pBdr>
              <w:ind w:left="720"/>
            </w:pPr>
            <w:r>
              <w:rPr>
                <w:rFonts w:eastAsia="Arial" w:cs="Arial"/>
                <w:color w:val="000000"/>
                <w:sz w:val="20"/>
              </w:rPr>
              <w:t> </w:t>
            </w:r>
          </w:p>
          <w:p w14:paraId="2D6C105D" w14:textId="77777777" w:rsidR="00F6126C" w:rsidRDefault="00F6126C" w:rsidP="00F6126C">
            <w:pPr>
              <w:pBdr>
                <w:top w:val="nil"/>
                <w:left w:val="nil"/>
                <w:bottom w:val="nil"/>
                <w:right w:val="nil"/>
              </w:pBdr>
            </w:pPr>
            <w:r>
              <w:rPr>
                <w:rFonts w:eastAsia="Arial" w:cs="Arial"/>
                <w:color w:val="000000"/>
                <w:sz w:val="20"/>
              </w:rPr>
              <w:t>The system shall prompt a warning message and display red arrow mark beside the mandatory fields that are blank.</w:t>
            </w:r>
          </w:p>
          <w:p w14:paraId="2D6C105E" w14:textId="77777777" w:rsidR="00F6126C" w:rsidRDefault="00F6126C" w:rsidP="00F6126C">
            <w:pPr>
              <w:pBdr>
                <w:top w:val="nil"/>
                <w:left w:val="nil"/>
                <w:bottom w:val="nil"/>
                <w:right w:val="nil"/>
              </w:pBdr>
            </w:pPr>
            <w:r>
              <w:rPr>
                <w:rFonts w:eastAsia="Arial" w:cs="Arial"/>
                <w:color w:val="000000"/>
                <w:sz w:val="20"/>
              </w:rPr>
              <w:t> </w:t>
            </w:r>
          </w:p>
          <w:p w14:paraId="2D6C105F" w14:textId="77777777" w:rsidR="00F6126C" w:rsidRDefault="00F6126C" w:rsidP="00F6126C">
            <w:pPr>
              <w:pBdr>
                <w:top w:val="nil"/>
                <w:left w:val="nil"/>
                <w:bottom w:val="nil"/>
                <w:right w:val="nil"/>
              </w:pBdr>
            </w:pPr>
            <w:r>
              <w:rPr>
                <w:rFonts w:eastAsia="Arial" w:cs="Arial"/>
                <w:color w:val="000000"/>
                <w:sz w:val="20"/>
              </w:rPr>
              <w:t>Refer QCM TW Rel  QCM TW_Complaint Handling_DesignSpec_ Appendix – 2 Section ‘Required field Classes - Complaint’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060"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061" w14:textId="77777777" w:rsidR="00F6126C" w:rsidRDefault="00F6126C" w:rsidP="00F6126C">
            <w:pPr>
              <w:pBdr>
                <w:top w:val="nil"/>
                <w:left w:val="nil"/>
                <w:bottom w:val="nil"/>
                <w:right w:val="nil"/>
              </w:pBdr>
            </w:pPr>
            <w:r>
              <w:rPr>
                <w:rFonts w:eastAsia="Arial" w:cs="Arial"/>
                <w:color w:val="000000"/>
                <w:sz w:val="20"/>
              </w:rPr>
              <w:t>FRS-CH-SF-EVAL-018-002, FRS-CH-SF-EVAL-022-002,FRS-CH-SF-EVAL-026-002</w:t>
            </w:r>
          </w:p>
        </w:tc>
      </w:tr>
      <w:tr w:rsidR="00F6126C" w14:paraId="2D6C106E"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063" w14:textId="77777777" w:rsidR="00F6126C" w:rsidRDefault="00F6126C" w:rsidP="00F6126C">
            <w:pPr>
              <w:pBdr>
                <w:top w:val="nil"/>
                <w:left w:val="nil"/>
                <w:bottom w:val="nil"/>
                <w:right w:val="nil"/>
              </w:pBdr>
            </w:pPr>
            <w:r>
              <w:rPr>
                <w:rFonts w:eastAsia="Arial" w:cs="Arial"/>
                <w:color w:val="000000"/>
                <w:sz w:val="20"/>
              </w:rPr>
              <w:t>DS-CH-CS-REQCLASS-019</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064" w14:textId="77777777" w:rsidR="00F6126C" w:rsidRDefault="00F6126C" w:rsidP="00F6126C">
            <w:pPr>
              <w:pBdr>
                <w:top w:val="nil"/>
                <w:left w:val="nil"/>
                <w:bottom w:val="nil"/>
                <w:right w:val="nil"/>
              </w:pBdr>
            </w:pPr>
            <w:r>
              <w:rPr>
                <w:rFonts w:eastAsia="Arial" w:cs="Arial"/>
                <w:color w:val="000000"/>
                <w:sz w:val="20"/>
              </w:rPr>
              <w:t>The system shall be configured with required field classes for Customer Communication record to ensure all required fields shall be entered by user to progress the record in below states</w:t>
            </w:r>
          </w:p>
          <w:p w14:paraId="2D6C1065" w14:textId="77777777" w:rsidR="00F6126C" w:rsidRDefault="00F6126C" w:rsidP="00F6126C">
            <w:pPr>
              <w:pBdr>
                <w:top w:val="nil"/>
                <w:left w:val="nil"/>
                <w:bottom w:val="nil"/>
                <w:right w:val="nil"/>
              </w:pBdr>
            </w:pPr>
            <w:r>
              <w:rPr>
                <w:rFonts w:eastAsia="Arial" w:cs="Arial"/>
                <w:color w:val="000000"/>
                <w:sz w:val="20"/>
              </w:rPr>
              <w:t> </w:t>
            </w:r>
          </w:p>
          <w:p w14:paraId="2D6C1066" w14:textId="77777777" w:rsidR="00F6126C" w:rsidRDefault="00F6126C" w:rsidP="00F6126C">
            <w:pPr>
              <w:numPr>
                <w:ilvl w:val="0"/>
                <w:numId w:val="25"/>
              </w:numPr>
              <w:pBdr>
                <w:top w:val="nil"/>
                <w:left w:val="nil"/>
                <w:bottom w:val="nil"/>
                <w:right w:val="nil"/>
              </w:pBdr>
            </w:pPr>
            <w:r>
              <w:rPr>
                <w:rFonts w:eastAsia="Arial" w:cs="Arial"/>
                <w:color w:val="000000"/>
                <w:sz w:val="20"/>
              </w:rPr>
              <w:t>Pending Independent Review</w:t>
            </w:r>
          </w:p>
          <w:p w14:paraId="2D6C1067" w14:textId="77777777" w:rsidR="00F6126C" w:rsidRDefault="00F6126C" w:rsidP="00F6126C">
            <w:pPr>
              <w:numPr>
                <w:ilvl w:val="0"/>
                <w:numId w:val="25"/>
              </w:numPr>
              <w:pBdr>
                <w:top w:val="nil"/>
                <w:left w:val="nil"/>
                <w:bottom w:val="nil"/>
                <w:right w:val="nil"/>
              </w:pBdr>
            </w:pPr>
            <w:r>
              <w:rPr>
                <w:rFonts w:eastAsia="Arial" w:cs="Arial"/>
                <w:color w:val="000000"/>
                <w:sz w:val="20"/>
              </w:rPr>
              <w:t>Closed - Done</w:t>
            </w:r>
          </w:p>
          <w:p w14:paraId="2D6C1068" w14:textId="77777777" w:rsidR="00F6126C" w:rsidRDefault="00F6126C" w:rsidP="00F6126C">
            <w:pPr>
              <w:pBdr>
                <w:top w:val="nil"/>
                <w:left w:val="nil"/>
                <w:bottom w:val="nil"/>
                <w:right w:val="nil"/>
              </w:pBdr>
              <w:ind w:left="720"/>
            </w:pPr>
            <w:r>
              <w:rPr>
                <w:rFonts w:eastAsia="Arial" w:cs="Arial"/>
                <w:color w:val="000000"/>
                <w:sz w:val="20"/>
              </w:rPr>
              <w:t> </w:t>
            </w:r>
          </w:p>
          <w:p w14:paraId="2D6C1069" w14:textId="77777777" w:rsidR="00F6126C" w:rsidRDefault="00F6126C" w:rsidP="00F6126C">
            <w:pPr>
              <w:pBdr>
                <w:top w:val="nil"/>
                <w:left w:val="nil"/>
                <w:bottom w:val="nil"/>
                <w:right w:val="nil"/>
              </w:pBdr>
            </w:pPr>
            <w:r>
              <w:rPr>
                <w:rFonts w:eastAsia="Arial" w:cs="Arial"/>
                <w:color w:val="000000"/>
                <w:sz w:val="20"/>
              </w:rPr>
              <w:lastRenderedPageBreak/>
              <w:t>The system shall prompt a warning message and display red arrow mark beside the mandatory fields that are blank.</w:t>
            </w:r>
          </w:p>
          <w:p w14:paraId="2D6C106A" w14:textId="77777777" w:rsidR="00F6126C" w:rsidRDefault="00F6126C" w:rsidP="00F6126C">
            <w:pPr>
              <w:pBdr>
                <w:top w:val="nil"/>
                <w:left w:val="nil"/>
                <w:bottom w:val="nil"/>
                <w:right w:val="nil"/>
              </w:pBdr>
            </w:pPr>
            <w:r>
              <w:rPr>
                <w:rFonts w:eastAsia="Arial" w:cs="Arial"/>
                <w:color w:val="000000"/>
                <w:sz w:val="20"/>
              </w:rPr>
              <w:t> </w:t>
            </w:r>
          </w:p>
          <w:p w14:paraId="2D6C106B" w14:textId="77777777" w:rsidR="00F6126C" w:rsidRDefault="00F6126C" w:rsidP="00F6126C">
            <w:pPr>
              <w:pBdr>
                <w:top w:val="nil"/>
                <w:left w:val="nil"/>
                <w:bottom w:val="nil"/>
                <w:right w:val="nil"/>
              </w:pBdr>
            </w:pPr>
            <w:r>
              <w:rPr>
                <w:rFonts w:eastAsia="Arial" w:cs="Arial"/>
                <w:color w:val="000000"/>
                <w:sz w:val="20"/>
              </w:rPr>
              <w:t>Refer QCM TW Rel  QCM TW_Complaint Handling_DesignSpec_ Appendix – 2 Section ‘Required field Classes – Customer Communication’</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06C" w14:textId="77777777" w:rsidR="00F6126C" w:rsidRDefault="00F6126C" w:rsidP="00F6126C">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06D" w14:textId="77777777" w:rsidR="00F6126C" w:rsidRDefault="00F6126C" w:rsidP="00F6126C">
            <w:pPr>
              <w:pBdr>
                <w:top w:val="nil"/>
                <w:left w:val="nil"/>
                <w:bottom w:val="nil"/>
                <w:right w:val="nil"/>
              </w:pBdr>
            </w:pPr>
            <w:r>
              <w:rPr>
                <w:rFonts w:eastAsia="Arial" w:cs="Arial"/>
                <w:color w:val="000000"/>
                <w:sz w:val="20"/>
              </w:rPr>
              <w:t>FRS-CH-CUST-002-01, FRS-CH-CUST-014-01,FRS-CH-CUST-014-02</w:t>
            </w:r>
          </w:p>
        </w:tc>
      </w:tr>
      <w:tr w:rsidR="00F6126C" w14:paraId="2D6C109D"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06F" w14:textId="77777777" w:rsidR="00F6126C" w:rsidRDefault="00F6126C" w:rsidP="00F6126C">
            <w:pPr>
              <w:pBdr>
                <w:top w:val="nil"/>
                <w:left w:val="nil"/>
                <w:bottom w:val="nil"/>
                <w:right w:val="nil"/>
              </w:pBdr>
            </w:pPr>
            <w:commentRangeStart w:id="570"/>
            <w:r>
              <w:rPr>
                <w:rFonts w:eastAsia="Arial" w:cs="Arial"/>
                <w:color w:val="000000"/>
                <w:sz w:val="20"/>
              </w:rPr>
              <w:t>DS-CH-CS-CONCLASS-001</w:t>
            </w:r>
            <w:commentRangeEnd w:id="570"/>
            <w:r>
              <w:rPr>
                <w:rStyle w:val="CommentReference"/>
                <w:sz w:val="18"/>
                <w:szCs w:val="24"/>
              </w:rPr>
              <w:commentReference w:id="570"/>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070" w14:textId="77777777" w:rsidR="00F6126C" w:rsidRDefault="00F6126C" w:rsidP="00F6126C">
            <w:pPr>
              <w:pBdr>
                <w:top w:val="nil"/>
                <w:left w:val="nil"/>
                <w:bottom w:val="nil"/>
                <w:right w:val="nil"/>
              </w:pBdr>
            </w:pPr>
            <w:r>
              <w:rPr>
                <w:rFonts w:eastAsia="Arial" w:cs="Arial"/>
                <w:color w:val="000000"/>
                <w:sz w:val="20"/>
              </w:rPr>
              <w:t>The system shall be provisioned with conditionally required classes for complaint project to make below fields required based on PR state and related field values.</w:t>
            </w:r>
          </w:p>
          <w:p w14:paraId="2D6C1071" w14:textId="77777777" w:rsidR="00F6126C" w:rsidRDefault="00F6126C" w:rsidP="00F6126C">
            <w:pPr>
              <w:pBdr>
                <w:top w:val="nil"/>
                <w:left w:val="nil"/>
                <w:bottom w:val="nil"/>
                <w:right w:val="nil"/>
              </w:pBdr>
            </w:pPr>
            <w:r>
              <w:rPr>
                <w:rFonts w:eastAsia="Arial" w:cs="Arial"/>
                <w:color w:val="000000"/>
                <w:sz w:val="20"/>
              </w:rPr>
              <w:t> </w:t>
            </w:r>
          </w:p>
          <w:p w14:paraId="2D6C1072" w14:textId="77777777" w:rsidR="00F6126C" w:rsidRDefault="00F6126C" w:rsidP="00F6126C">
            <w:pPr>
              <w:numPr>
                <w:ilvl w:val="0"/>
                <w:numId w:val="25"/>
              </w:numPr>
              <w:pBdr>
                <w:top w:val="nil"/>
                <w:left w:val="nil"/>
                <w:bottom w:val="nil"/>
                <w:right w:val="nil"/>
              </w:pBdr>
            </w:pPr>
            <w:r>
              <w:rPr>
                <w:rFonts w:eastAsia="Arial" w:cs="Arial"/>
                <w:color w:val="000000"/>
                <w:sz w:val="20"/>
              </w:rPr>
              <w:t>Serial Number</w:t>
            </w:r>
          </w:p>
          <w:p w14:paraId="2D6C1073" w14:textId="77777777" w:rsidR="00F6126C" w:rsidRDefault="00F6126C" w:rsidP="00F6126C">
            <w:pPr>
              <w:numPr>
                <w:ilvl w:val="0"/>
                <w:numId w:val="25"/>
              </w:numPr>
              <w:pBdr>
                <w:top w:val="nil"/>
                <w:left w:val="nil"/>
                <w:bottom w:val="nil"/>
                <w:right w:val="nil"/>
              </w:pBdr>
            </w:pPr>
            <w:r>
              <w:rPr>
                <w:rFonts w:eastAsia="Arial" w:cs="Arial"/>
                <w:color w:val="000000"/>
                <w:sz w:val="20"/>
              </w:rPr>
              <w:t>Product UDI</w:t>
            </w:r>
          </w:p>
          <w:p w14:paraId="2D6C1074" w14:textId="77777777" w:rsidR="00F6126C" w:rsidRDefault="00F6126C" w:rsidP="00F6126C">
            <w:pPr>
              <w:numPr>
                <w:ilvl w:val="0"/>
                <w:numId w:val="25"/>
              </w:numPr>
              <w:pBdr>
                <w:top w:val="nil"/>
                <w:left w:val="nil"/>
                <w:bottom w:val="nil"/>
                <w:right w:val="nil"/>
              </w:pBdr>
            </w:pPr>
            <w:r>
              <w:rPr>
                <w:rFonts w:eastAsia="Arial" w:cs="Arial"/>
                <w:color w:val="000000"/>
                <w:sz w:val="20"/>
              </w:rPr>
              <w:t>Evaluation Method Code Grid</w:t>
            </w:r>
          </w:p>
          <w:p w14:paraId="2D6C1075" w14:textId="77777777" w:rsidR="00F6126C" w:rsidRDefault="00F6126C" w:rsidP="00F6126C">
            <w:pPr>
              <w:numPr>
                <w:ilvl w:val="0"/>
                <w:numId w:val="25"/>
              </w:numPr>
              <w:pBdr>
                <w:top w:val="nil"/>
                <w:left w:val="nil"/>
                <w:bottom w:val="nil"/>
                <w:right w:val="nil"/>
              </w:pBdr>
            </w:pPr>
            <w:r>
              <w:rPr>
                <w:rFonts w:eastAsia="Arial" w:cs="Arial"/>
                <w:color w:val="000000"/>
                <w:sz w:val="20"/>
              </w:rPr>
              <w:t>Evaluation Results Code L1</w:t>
            </w:r>
          </w:p>
          <w:p w14:paraId="2D6C1076" w14:textId="77777777" w:rsidR="00F6126C" w:rsidRDefault="00F6126C" w:rsidP="00F6126C">
            <w:pPr>
              <w:numPr>
                <w:ilvl w:val="0"/>
                <w:numId w:val="25"/>
              </w:numPr>
              <w:pBdr>
                <w:top w:val="nil"/>
                <w:left w:val="nil"/>
                <w:bottom w:val="nil"/>
                <w:right w:val="nil"/>
              </w:pBdr>
            </w:pPr>
            <w:r>
              <w:rPr>
                <w:rFonts w:eastAsia="Arial" w:cs="Arial"/>
                <w:color w:val="000000"/>
                <w:sz w:val="20"/>
              </w:rPr>
              <w:t>Evaluation Results Code L2</w:t>
            </w:r>
          </w:p>
          <w:p w14:paraId="2D6C1077" w14:textId="77777777" w:rsidR="00F6126C" w:rsidRDefault="00F6126C" w:rsidP="00F6126C">
            <w:pPr>
              <w:numPr>
                <w:ilvl w:val="0"/>
                <w:numId w:val="25"/>
              </w:numPr>
              <w:pBdr>
                <w:top w:val="nil"/>
                <w:left w:val="nil"/>
                <w:bottom w:val="nil"/>
                <w:right w:val="nil"/>
              </w:pBdr>
            </w:pPr>
            <w:r>
              <w:rPr>
                <w:rFonts w:eastAsia="Arial" w:cs="Arial"/>
                <w:color w:val="000000"/>
                <w:sz w:val="20"/>
              </w:rPr>
              <w:t>Evaluation Results Code L3</w:t>
            </w:r>
          </w:p>
          <w:p w14:paraId="2D6C1078" w14:textId="77777777" w:rsidR="00F6126C" w:rsidRDefault="00F6126C" w:rsidP="00F6126C">
            <w:pPr>
              <w:numPr>
                <w:ilvl w:val="0"/>
                <w:numId w:val="25"/>
              </w:numPr>
              <w:pBdr>
                <w:top w:val="nil"/>
                <w:left w:val="nil"/>
                <w:bottom w:val="nil"/>
                <w:right w:val="nil"/>
              </w:pBdr>
            </w:pPr>
            <w:r>
              <w:rPr>
                <w:rFonts w:eastAsia="Arial" w:cs="Arial"/>
                <w:color w:val="000000"/>
                <w:sz w:val="20"/>
              </w:rPr>
              <w:t>Component Code L1</w:t>
            </w:r>
          </w:p>
          <w:p w14:paraId="2D6C1079" w14:textId="77777777" w:rsidR="00F6126C" w:rsidRDefault="00F6126C" w:rsidP="00F6126C">
            <w:pPr>
              <w:numPr>
                <w:ilvl w:val="0"/>
                <w:numId w:val="25"/>
              </w:numPr>
              <w:pBdr>
                <w:top w:val="nil"/>
                <w:left w:val="nil"/>
                <w:bottom w:val="nil"/>
                <w:right w:val="nil"/>
              </w:pBdr>
            </w:pPr>
            <w:r>
              <w:rPr>
                <w:rFonts w:eastAsia="Arial" w:cs="Arial"/>
                <w:color w:val="000000"/>
                <w:sz w:val="20"/>
              </w:rPr>
              <w:t>Component Code L2</w:t>
            </w:r>
          </w:p>
          <w:p w14:paraId="2D6C107A" w14:textId="77777777" w:rsidR="00F6126C" w:rsidRDefault="00F6126C" w:rsidP="00F6126C">
            <w:pPr>
              <w:numPr>
                <w:ilvl w:val="0"/>
                <w:numId w:val="25"/>
              </w:numPr>
              <w:pBdr>
                <w:top w:val="nil"/>
                <w:left w:val="nil"/>
                <w:bottom w:val="nil"/>
                <w:right w:val="nil"/>
              </w:pBdr>
            </w:pPr>
            <w:r>
              <w:rPr>
                <w:rFonts w:eastAsia="Arial" w:cs="Arial"/>
                <w:color w:val="000000"/>
                <w:sz w:val="20"/>
              </w:rPr>
              <w:t>Component Code L3</w:t>
            </w:r>
          </w:p>
          <w:p w14:paraId="2D6C107B" w14:textId="77777777" w:rsidR="00F6126C" w:rsidRDefault="00F6126C" w:rsidP="00F6126C">
            <w:pPr>
              <w:numPr>
                <w:ilvl w:val="0"/>
                <w:numId w:val="25"/>
              </w:numPr>
              <w:pBdr>
                <w:top w:val="nil"/>
                <w:left w:val="nil"/>
                <w:bottom w:val="nil"/>
                <w:right w:val="nil"/>
              </w:pBdr>
            </w:pPr>
            <w:r>
              <w:rPr>
                <w:rFonts w:eastAsia="Arial" w:cs="Arial"/>
                <w:color w:val="000000"/>
                <w:sz w:val="20"/>
              </w:rPr>
              <w:t>Reviewer</w:t>
            </w:r>
          </w:p>
          <w:p w14:paraId="2D6C107C" w14:textId="77777777" w:rsidR="00F6126C" w:rsidRDefault="00F6126C" w:rsidP="00F6126C">
            <w:pPr>
              <w:numPr>
                <w:ilvl w:val="0"/>
                <w:numId w:val="25"/>
              </w:numPr>
              <w:pBdr>
                <w:top w:val="nil"/>
                <w:left w:val="nil"/>
                <w:bottom w:val="nil"/>
                <w:right w:val="nil"/>
              </w:pBdr>
            </w:pPr>
            <w:r>
              <w:rPr>
                <w:rFonts w:eastAsia="Arial" w:cs="Arial"/>
                <w:color w:val="000000"/>
                <w:sz w:val="20"/>
              </w:rPr>
              <w:t>(Device) Problem Code L1</w:t>
            </w:r>
          </w:p>
          <w:p w14:paraId="2D6C107D" w14:textId="77777777" w:rsidR="00F6126C" w:rsidRDefault="00F6126C" w:rsidP="00F6126C">
            <w:pPr>
              <w:numPr>
                <w:ilvl w:val="0"/>
                <w:numId w:val="25"/>
              </w:numPr>
              <w:pBdr>
                <w:top w:val="nil"/>
                <w:left w:val="nil"/>
                <w:bottom w:val="nil"/>
                <w:right w:val="nil"/>
              </w:pBdr>
            </w:pPr>
            <w:r>
              <w:rPr>
                <w:rFonts w:eastAsia="Arial" w:cs="Arial"/>
                <w:color w:val="000000"/>
                <w:sz w:val="20"/>
              </w:rPr>
              <w:t>(Device) Problem Code L2</w:t>
            </w:r>
          </w:p>
          <w:p w14:paraId="2D6C107E" w14:textId="77777777" w:rsidR="00F6126C" w:rsidRDefault="00F6126C" w:rsidP="00F6126C">
            <w:pPr>
              <w:numPr>
                <w:ilvl w:val="0"/>
                <w:numId w:val="25"/>
              </w:numPr>
              <w:pBdr>
                <w:top w:val="nil"/>
                <w:left w:val="nil"/>
                <w:bottom w:val="nil"/>
                <w:right w:val="nil"/>
              </w:pBdr>
            </w:pPr>
            <w:r>
              <w:rPr>
                <w:rFonts w:eastAsia="Arial" w:cs="Arial"/>
                <w:color w:val="000000"/>
                <w:sz w:val="20"/>
              </w:rPr>
              <w:t>(Device) Problem Code L3</w:t>
            </w:r>
          </w:p>
          <w:p w14:paraId="2D6C107F" w14:textId="77777777" w:rsidR="00F6126C" w:rsidRDefault="00F6126C" w:rsidP="00F6126C">
            <w:pPr>
              <w:numPr>
                <w:ilvl w:val="0"/>
                <w:numId w:val="25"/>
              </w:numPr>
              <w:pBdr>
                <w:top w:val="nil"/>
                <w:left w:val="nil"/>
                <w:bottom w:val="nil"/>
                <w:right w:val="nil"/>
              </w:pBdr>
            </w:pPr>
            <w:r>
              <w:rPr>
                <w:rFonts w:eastAsia="Arial" w:cs="Arial"/>
                <w:color w:val="000000"/>
                <w:sz w:val="20"/>
              </w:rPr>
              <w:t>Trade Item ID</w:t>
            </w:r>
          </w:p>
          <w:p w14:paraId="2D6C1080" w14:textId="77777777" w:rsidR="00F6126C" w:rsidRDefault="00F6126C" w:rsidP="00F6126C">
            <w:pPr>
              <w:numPr>
                <w:ilvl w:val="0"/>
                <w:numId w:val="25"/>
              </w:numPr>
              <w:pBdr>
                <w:top w:val="nil"/>
                <w:left w:val="nil"/>
                <w:bottom w:val="nil"/>
                <w:right w:val="nil"/>
              </w:pBdr>
            </w:pPr>
            <w:r>
              <w:rPr>
                <w:rFonts w:eastAsia="Arial" w:cs="Arial"/>
                <w:color w:val="000000"/>
                <w:sz w:val="20"/>
              </w:rPr>
              <w:t>Exempt 1 - Shelf Life</w:t>
            </w:r>
          </w:p>
          <w:p w14:paraId="2D6C1081" w14:textId="77777777" w:rsidR="00F6126C" w:rsidRDefault="00F6126C" w:rsidP="00F6126C">
            <w:pPr>
              <w:numPr>
                <w:ilvl w:val="0"/>
                <w:numId w:val="25"/>
              </w:numPr>
              <w:pBdr>
                <w:top w:val="nil"/>
                <w:left w:val="nil"/>
                <w:bottom w:val="nil"/>
                <w:right w:val="nil"/>
              </w:pBdr>
            </w:pPr>
            <w:r>
              <w:rPr>
                <w:rFonts w:eastAsia="Arial" w:cs="Arial"/>
                <w:color w:val="000000"/>
                <w:sz w:val="20"/>
              </w:rPr>
              <w:t>Exempt 2 - Known Side Effect</w:t>
            </w:r>
          </w:p>
          <w:p w14:paraId="2D6C1082" w14:textId="77777777" w:rsidR="00F6126C" w:rsidRDefault="00F6126C" w:rsidP="00F6126C">
            <w:pPr>
              <w:numPr>
                <w:ilvl w:val="0"/>
                <w:numId w:val="25"/>
              </w:numPr>
              <w:pBdr>
                <w:top w:val="nil"/>
                <w:left w:val="nil"/>
                <w:bottom w:val="nil"/>
                <w:right w:val="nil"/>
              </w:pBdr>
            </w:pPr>
            <w:r>
              <w:rPr>
                <w:rFonts w:eastAsia="Arial" w:cs="Arial"/>
                <w:color w:val="000000"/>
                <w:sz w:val="20"/>
              </w:rPr>
              <w:t>Exempt 3 - Related to FSCA</w:t>
            </w:r>
          </w:p>
          <w:p w14:paraId="2D6C1083" w14:textId="77777777" w:rsidR="00F6126C" w:rsidRDefault="00F6126C" w:rsidP="00F6126C">
            <w:pPr>
              <w:numPr>
                <w:ilvl w:val="0"/>
                <w:numId w:val="25"/>
              </w:numPr>
              <w:pBdr>
                <w:top w:val="nil"/>
                <w:left w:val="nil"/>
                <w:bottom w:val="nil"/>
                <w:right w:val="nil"/>
              </w:pBdr>
            </w:pPr>
            <w:r>
              <w:rPr>
                <w:rFonts w:eastAsia="Arial" w:cs="Arial"/>
                <w:color w:val="000000"/>
                <w:sz w:val="20"/>
              </w:rPr>
              <w:t>Exempt 4-Use error when noD/SI</w:t>
            </w:r>
          </w:p>
          <w:p w14:paraId="2D6C1084" w14:textId="77777777" w:rsidR="00F6126C" w:rsidRDefault="00F6126C" w:rsidP="00F6126C">
            <w:pPr>
              <w:numPr>
                <w:ilvl w:val="0"/>
                <w:numId w:val="25"/>
              </w:numPr>
              <w:pBdr>
                <w:top w:val="nil"/>
                <w:left w:val="nil"/>
                <w:bottom w:val="nil"/>
                <w:right w:val="nil"/>
              </w:pBdr>
            </w:pPr>
            <w:r>
              <w:rPr>
                <w:rFonts w:eastAsia="Arial" w:cs="Arial"/>
                <w:color w:val="000000"/>
                <w:sz w:val="20"/>
              </w:rPr>
              <w:t>Exempt 5 - Abnormal use</w:t>
            </w:r>
          </w:p>
          <w:p w14:paraId="2D6C1085" w14:textId="77777777" w:rsidR="00F6126C" w:rsidRDefault="00F6126C" w:rsidP="00F6126C">
            <w:pPr>
              <w:numPr>
                <w:ilvl w:val="0"/>
                <w:numId w:val="25"/>
              </w:numPr>
              <w:pBdr>
                <w:top w:val="nil"/>
                <w:left w:val="nil"/>
                <w:bottom w:val="nil"/>
                <w:right w:val="nil"/>
              </w:pBdr>
            </w:pPr>
            <w:r>
              <w:rPr>
                <w:rFonts w:eastAsia="Arial" w:cs="Arial"/>
                <w:color w:val="000000"/>
                <w:sz w:val="20"/>
              </w:rPr>
              <w:t>Exempt 6 - Non Medical Device</w:t>
            </w:r>
          </w:p>
          <w:p w14:paraId="2D6C1086" w14:textId="77777777" w:rsidR="00F6126C" w:rsidRDefault="00F6126C" w:rsidP="00F6126C">
            <w:pPr>
              <w:numPr>
                <w:ilvl w:val="0"/>
                <w:numId w:val="25"/>
              </w:numPr>
              <w:pBdr>
                <w:top w:val="nil"/>
                <w:left w:val="nil"/>
                <w:bottom w:val="nil"/>
                <w:right w:val="nil"/>
              </w:pBdr>
            </w:pPr>
            <w:r>
              <w:rPr>
                <w:rFonts w:eastAsia="Arial" w:cs="Arial"/>
                <w:color w:val="000000"/>
                <w:sz w:val="20"/>
              </w:rPr>
              <w:t>Assigned To</w:t>
            </w:r>
          </w:p>
          <w:p w14:paraId="2D6C1087"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RPI: Result Perman. Impairmt.</w:t>
            </w:r>
          </w:p>
          <w:p w14:paraId="2D6C1088"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ILT: Injury Life Threatening</w:t>
            </w:r>
          </w:p>
          <w:p w14:paraId="2D6C1089"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MSI: Med/Surgical Intervention</w:t>
            </w:r>
          </w:p>
          <w:p w14:paraId="2D6C108A" w14:textId="31FA6AFB" w:rsidR="00F6126C" w:rsidDel="003D040C" w:rsidRDefault="00F6126C" w:rsidP="00F6126C">
            <w:pPr>
              <w:numPr>
                <w:ilvl w:val="0"/>
                <w:numId w:val="25"/>
              </w:numPr>
              <w:pBdr>
                <w:top w:val="nil"/>
                <w:left w:val="nil"/>
                <w:bottom w:val="nil"/>
                <w:right w:val="nil"/>
              </w:pBdr>
              <w:jc w:val="both"/>
              <w:rPr>
                <w:del w:id="571" w:author="Kanungo, Kalpak (Cognizant)" w:date="2026-05-19T13:22:00Z" w16du:dateUtc="2026-05-19T07:52:00Z"/>
              </w:rPr>
            </w:pPr>
            <w:del w:id="572" w:author="Kanungo, Kalpak (Cognizant)" w:date="2026-05-19T13:22:00Z" w16du:dateUtc="2026-05-19T07:52:00Z">
              <w:r w:rsidDel="003D040C">
                <w:rPr>
                  <w:rFonts w:eastAsia="Arial" w:cs="Arial"/>
                  <w:color w:val="000000"/>
                  <w:sz w:val="20"/>
                </w:rPr>
                <w:delText>FiDI: Factor in Death/Injury</w:delText>
              </w:r>
            </w:del>
          </w:p>
          <w:p w14:paraId="2D6C108B" w14:textId="4DA4FC1E" w:rsidR="00F6126C" w:rsidDel="003017BC" w:rsidRDefault="00F6126C" w:rsidP="00F6126C">
            <w:pPr>
              <w:numPr>
                <w:ilvl w:val="0"/>
                <w:numId w:val="25"/>
              </w:numPr>
              <w:pBdr>
                <w:top w:val="nil"/>
                <w:left w:val="nil"/>
                <w:bottom w:val="nil"/>
                <w:right w:val="nil"/>
              </w:pBdr>
              <w:rPr>
                <w:del w:id="573" w:author="Kanungo, Kalpak (Cognizant)" w:date="2026-05-19T13:16:00Z" w16du:dateUtc="2026-05-19T07:46:00Z"/>
              </w:rPr>
            </w:pPr>
            <w:del w:id="574" w:author="Kanungo, Kalpak (Cognizant)" w:date="2026-05-19T13:16:00Z" w16du:dateUtc="2026-05-19T07:46:00Z">
              <w:r w:rsidDel="003017BC">
                <w:rPr>
                  <w:rFonts w:eastAsia="Arial" w:cs="Arial"/>
                  <w:color w:val="000000"/>
                  <w:sz w:val="20"/>
                </w:rPr>
                <w:delText>RoF: Result of F/M/D/M/L/UE</w:delText>
              </w:r>
            </w:del>
          </w:p>
          <w:p w14:paraId="2D6C108C" w14:textId="77777777" w:rsidR="00F6126C" w:rsidRDefault="00F6126C" w:rsidP="00F6126C">
            <w:pPr>
              <w:numPr>
                <w:ilvl w:val="0"/>
                <w:numId w:val="25"/>
              </w:numPr>
              <w:pBdr>
                <w:top w:val="nil"/>
                <w:left w:val="nil"/>
                <w:bottom w:val="nil"/>
                <w:right w:val="nil"/>
              </w:pBdr>
            </w:pPr>
            <w:r>
              <w:rPr>
                <w:rFonts w:eastAsia="Arial" w:cs="Arial"/>
                <w:color w:val="000000"/>
                <w:sz w:val="20"/>
              </w:rPr>
              <w:t>Pub. Hlth Thr/ Reg Req Report</w:t>
            </w:r>
          </w:p>
          <w:p w14:paraId="2D6C108D" w14:textId="77777777" w:rsidR="00F6126C" w:rsidRDefault="00F6126C" w:rsidP="00F6126C">
            <w:pPr>
              <w:numPr>
                <w:ilvl w:val="0"/>
                <w:numId w:val="25"/>
              </w:numPr>
              <w:pBdr>
                <w:top w:val="nil"/>
                <w:left w:val="nil"/>
                <w:bottom w:val="nil"/>
                <w:right w:val="nil"/>
              </w:pBdr>
            </w:pPr>
            <w:r>
              <w:rPr>
                <w:rFonts w:eastAsia="Arial" w:cs="Arial"/>
                <w:color w:val="000000"/>
                <w:sz w:val="20"/>
              </w:rPr>
              <w:t>Managerial Determination</w:t>
            </w:r>
          </w:p>
          <w:p w14:paraId="2D6C108E" w14:textId="77777777" w:rsidR="00F6126C" w:rsidRDefault="00F6126C" w:rsidP="00F6126C">
            <w:pPr>
              <w:numPr>
                <w:ilvl w:val="0"/>
                <w:numId w:val="25"/>
              </w:numPr>
              <w:pBdr>
                <w:top w:val="nil"/>
                <w:left w:val="nil"/>
                <w:bottom w:val="nil"/>
                <w:right w:val="nil"/>
              </w:pBdr>
            </w:pPr>
            <w:r>
              <w:rPr>
                <w:rFonts w:eastAsia="Arial" w:cs="Arial"/>
                <w:color w:val="000000"/>
                <w:sz w:val="20"/>
              </w:rPr>
              <w:t>Reporting Rationale</w:t>
            </w:r>
          </w:p>
          <w:p w14:paraId="2D6C108F" w14:textId="77777777" w:rsidR="00F6126C" w:rsidRDefault="00F6126C" w:rsidP="00F6126C">
            <w:pPr>
              <w:numPr>
                <w:ilvl w:val="0"/>
                <w:numId w:val="25"/>
              </w:numPr>
              <w:pBdr>
                <w:top w:val="nil"/>
                <w:left w:val="nil"/>
                <w:bottom w:val="nil"/>
                <w:right w:val="nil"/>
              </w:pBdr>
            </w:pPr>
            <w:r>
              <w:rPr>
                <w:rFonts w:eastAsia="Arial" w:cs="Arial"/>
                <w:color w:val="000000"/>
                <w:sz w:val="20"/>
              </w:rPr>
              <w:lastRenderedPageBreak/>
              <w:t>Managerial Determination Date</w:t>
            </w:r>
          </w:p>
          <w:p w14:paraId="2D6C1090" w14:textId="77777777" w:rsidR="00F6126C" w:rsidRDefault="00F6126C" w:rsidP="00F6126C">
            <w:pPr>
              <w:numPr>
                <w:ilvl w:val="0"/>
                <w:numId w:val="25"/>
              </w:numPr>
              <w:pBdr>
                <w:top w:val="nil"/>
                <w:left w:val="nil"/>
                <w:bottom w:val="nil"/>
                <w:right w:val="nil"/>
              </w:pBdr>
            </w:pPr>
            <w:r>
              <w:rPr>
                <w:rFonts w:eastAsia="Arial" w:cs="Arial"/>
                <w:color w:val="000000"/>
                <w:sz w:val="20"/>
              </w:rPr>
              <w:t>RoDI: Report of Death/Injury?</w:t>
            </w:r>
          </w:p>
          <w:p w14:paraId="2D6C1091" w14:textId="77777777" w:rsidR="00F6126C" w:rsidRDefault="00F6126C" w:rsidP="00F6126C">
            <w:pPr>
              <w:numPr>
                <w:ilvl w:val="0"/>
                <w:numId w:val="25"/>
              </w:numPr>
              <w:pBdr>
                <w:top w:val="nil"/>
                <w:left w:val="nil"/>
                <w:bottom w:val="nil"/>
                <w:right w:val="nil"/>
              </w:pBdr>
            </w:pPr>
            <w:r>
              <w:rPr>
                <w:rFonts w:eastAsia="Arial" w:cs="Arial"/>
                <w:color w:val="000000"/>
                <w:sz w:val="20"/>
              </w:rPr>
              <w:t>Clinical Assessment Complete?</w:t>
            </w:r>
          </w:p>
          <w:p w14:paraId="2D6C1092" w14:textId="77777777" w:rsidR="00F6126C" w:rsidRDefault="00F6126C" w:rsidP="00F6126C">
            <w:pPr>
              <w:numPr>
                <w:ilvl w:val="0"/>
                <w:numId w:val="25"/>
              </w:numPr>
              <w:pBdr>
                <w:top w:val="nil"/>
                <w:left w:val="nil"/>
                <w:bottom w:val="nil"/>
                <w:right w:val="nil"/>
              </w:pBdr>
            </w:pPr>
            <w:r>
              <w:rPr>
                <w:rFonts w:eastAsia="Arial" w:cs="Arial"/>
                <w:color w:val="000000"/>
                <w:sz w:val="20"/>
              </w:rPr>
              <w:t>Date of Escalation Mgr. Review</w:t>
            </w:r>
          </w:p>
          <w:p w14:paraId="2D6C1093" w14:textId="77777777" w:rsidR="00F6126C" w:rsidRDefault="00F6126C" w:rsidP="00F6126C">
            <w:pPr>
              <w:numPr>
                <w:ilvl w:val="0"/>
                <w:numId w:val="25"/>
              </w:numPr>
              <w:pBdr>
                <w:top w:val="nil"/>
                <w:left w:val="nil"/>
                <w:bottom w:val="nil"/>
                <w:right w:val="nil"/>
              </w:pBdr>
            </w:pPr>
            <w:r>
              <w:rPr>
                <w:rFonts w:eastAsia="Arial" w:cs="Arial"/>
                <w:color w:val="000000"/>
                <w:sz w:val="20"/>
              </w:rPr>
              <w:t>Clinical Assessment By</w:t>
            </w:r>
          </w:p>
          <w:p w14:paraId="2D6C1094" w14:textId="77777777" w:rsidR="00F6126C" w:rsidRDefault="00F6126C" w:rsidP="00F6126C">
            <w:pPr>
              <w:numPr>
                <w:ilvl w:val="0"/>
                <w:numId w:val="25"/>
              </w:numPr>
              <w:pBdr>
                <w:top w:val="nil"/>
                <w:left w:val="nil"/>
                <w:bottom w:val="nil"/>
                <w:right w:val="nil"/>
              </w:pBdr>
            </w:pPr>
            <w:r>
              <w:rPr>
                <w:rFonts w:eastAsia="Arial" w:cs="Arial"/>
                <w:color w:val="000000"/>
                <w:sz w:val="20"/>
              </w:rPr>
              <w:t>Clinical Assessment Date</w:t>
            </w:r>
          </w:p>
          <w:p w14:paraId="2D6C1095" w14:textId="77777777" w:rsidR="00F6126C" w:rsidRDefault="00F6126C" w:rsidP="00F6126C">
            <w:pPr>
              <w:numPr>
                <w:ilvl w:val="0"/>
                <w:numId w:val="25"/>
              </w:numPr>
              <w:pBdr>
                <w:top w:val="nil"/>
                <w:left w:val="nil"/>
                <w:bottom w:val="nil"/>
                <w:right w:val="nil"/>
              </w:pBdr>
            </w:pPr>
            <w:r>
              <w:rPr>
                <w:rFonts w:eastAsia="Arial" w:cs="Arial"/>
                <w:color w:val="000000"/>
                <w:sz w:val="20"/>
              </w:rPr>
              <w:t>Complaint Investigation Type</w:t>
            </w:r>
          </w:p>
          <w:p w14:paraId="2D6C1096" w14:textId="77777777" w:rsidR="00F6126C" w:rsidRDefault="00F6126C" w:rsidP="00F6126C">
            <w:pPr>
              <w:numPr>
                <w:ilvl w:val="0"/>
                <w:numId w:val="25"/>
              </w:numPr>
              <w:pBdr>
                <w:top w:val="nil"/>
                <w:left w:val="nil"/>
                <w:bottom w:val="nil"/>
                <w:right w:val="nil"/>
              </w:pBdr>
            </w:pPr>
            <w:r>
              <w:rPr>
                <w:rFonts w:eastAsia="Arial" w:cs="Arial"/>
                <w:color w:val="000000"/>
                <w:sz w:val="20"/>
              </w:rPr>
              <w:t>Final Reportability</w:t>
            </w:r>
          </w:p>
          <w:p w14:paraId="2D6C1097" w14:textId="77777777" w:rsidR="00F6126C" w:rsidRDefault="00F6126C" w:rsidP="00F6126C">
            <w:pPr>
              <w:numPr>
                <w:ilvl w:val="0"/>
                <w:numId w:val="25"/>
              </w:numPr>
              <w:pBdr>
                <w:top w:val="nil"/>
                <w:left w:val="nil"/>
                <w:bottom w:val="nil"/>
                <w:right w:val="nil"/>
              </w:pBdr>
            </w:pPr>
            <w:r>
              <w:rPr>
                <w:rFonts w:eastAsia="Arial" w:cs="Arial"/>
                <w:color w:val="000000"/>
                <w:sz w:val="20"/>
              </w:rPr>
              <w:t>Exempt 7 – Device in Use</w:t>
            </w:r>
          </w:p>
          <w:p w14:paraId="2D6C1098" w14:textId="77777777" w:rsidR="00F6126C" w:rsidRDefault="00F6126C" w:rsidP="00F6126C">
            <w:pPr>
              <w:pBdr>
                <w:top w:val="nil"/>
                <w:left w:val="nil"/>
                <w:bottom w:val="nil"/>
                <w:right w:val="nil"/>
              </w:pBdr>
              <w:ind w:left="720"/>
            </w:pPr>
            <w:r>
              <w:rPr>
                <w:rFonts w:eastAsia="Arial" w:cs="Arial"/>
                <w:color w:val="000000"/>
              </w:rPr>
              <w:t> </w:t>
            </w:r>
          </w:p>
          <w:p w14:paraId="2D6C1099" w14:textId="77777777" w:rsidR="00F6126C" w:rsidRDefault="00F6126C" w:rsidP="00F6126C">
            <w:pPr>
              <w:pBdr>
                <w:top w:val="nil"/>
                <w:left w:val="nil"/>
                <w:bottom w:val="nil"/>
                <w:right w:val="nil"/>
              </w:pBdr>
              <w:ind w:left="720"/>
            </w:pPr>
            <w:r>
              <w:rPr>
                <w:rFonts w:eastAsia="Arial" w:cs="Arial"/>
                <w:color w:val="000000"/>
                <w:sz w:val="20"/>
              </w:rPr>
              <w:t> </w:t>
            </w:r>
          </w:p>
          <w:p w14:paraId="2D6C109A"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2 CONDITIONAL_CLASS - Complaint’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09B" w14:textId="77777777" w:rsidR="00F6126C" w:rsidRDefault="00F6126C" w:rsidP="00F6126C">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09C" w14:textId="77777777" w:rsidR="00F6126C" w:rsidRDefault="00F6126C" w:rsidP="00F6126C">
            <w:pPr>
              <w:pBdr>
                <w:top w:val="nil"/>
                <w:left w:val="nil"/>
                <w:bottom w:val="nil"/>
                <w:right w:val="nil"/>
              </w:pBdr>
            </w:pPr>
            <w:r>
              <w:rPr>
                <w:rFonts w:eastAsia="Arial" w:cs="Arial"/>
                <w:color w:val="000000"/>
                <w:sz w:val="20"/>
              </w:rPr>
              <w:t>FRS-CH-SF-CLSE-004-006,FRS-CH-SF-INVS-022-002,FRS-CH-UI-001-001,FRS-CH-SF-EVAL-066-001,FRS-CH-SF-EVAL-012-017,FRS-CH-SF-EVAL-100-01,FRS-CH-SF-EVAL-112-01, FRS-CH-SF-EVAL-119-01,FRS-CH-SF-EVAL-126-01,FRS-CH-CA-GDT-002-002,FRS-CH-CA-GDT-002-003,FRS-CH-SF-CLSE-002-001,FRS-CH-SF-EVAL-018-003,FRS-CH-SF-EVAL-022-003,FRS-CH-SF-EVAL-026-003,FRS-CH-CA-LOG-009-01,FRS-CH-CA-LOG-011-01,FRS-CH-CA-GDT-005-004,FRS-CH-CA-GDT-005-005,FRS-CH-CA-GDT-002-004</w:t>
            </w:r>
          </w:p>
        </w:tc>
      </w:tr>
      <w:tr w:rsidR="00F6126C" w14:paraId="2D6C10A5"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09E" w14:textId="77777777" w:rsidR="00F6126C" w:rsidRDefault="00F6126C" w:rsidP="00F6126C">
            <w:pPr>
              <w:pBdr>
                <w:top w:val="nil"/>
                <w:left w:val="nil"/>
                <w:bottom w:val="nil"/>
                <w:right w:val="nil"/>
              </w:pBdr>
            </w:pPr>
            <w:commentRangeStart w:id="575"/>
            <w:r>
              <w:rPr>
                <w:rFonts w:eastAsia="Arial" w:cs="Arial"/>
                <w:color w:val="000000"/>
                <w:sz w:val="20"/>
              </w:rPr>
              <w:t>DS-CH-CS-CONCLASS-002</w:t>
            </w:r>
            <w:commentRangeEnd w:id="575"/>
            <w:r>
              <w:rPr>
                <w:rStyle w:val="CommentReference"/>
                <w:sz w:val="18"/>
                <w:szCs w:val="24"/>
              </w:rPr>
              <w:commentReference w:id="575"/>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09F" w14:textId="77777777" w:rsidR="00F6126C" w:rsidRDefault="00F6126C" w:rsidP="00F6126C">
            <w:pPr>
              <w:pBdr>
                <w:top w:val="nil"/>
                <w:left w:val="nil"/>
                <w:bottom w:val="nil"/>
                <w:right w:val="nil"/>
              </w:pBdr>
            </w:pPr>
            <w:r>
              <w:rPr>
                <w:rFonts w:eastAsia="Arial" w:cs="Arial"/>
                <w:color w:val="000000"/>
                <w:sz w:val="20"/>
              </w:rPr>
              <w:t>The system shall be provisioned with conditionally required classes for all regulatory records to make fields required based on PR state and related field values.</w:t>
            </w:r>
          </w:p>
          <w:p w14:paraId="2D6C10A0" w14:textId="77777777" w:rsidR="00F6126C" w:rsidRDefault="00F6126C" w:rsidP="00F6126C">
            <w:pPr>
              <w:pBdr>
                <w:top w:val="nil"/>
                <w:left w:val="nil"/>
                <w:bottom w:val="nil"/>
                <w:right w:val="nil"/>
              </w:pBdr>
            </w:pPr>
            <w:r>
              <w:rPr>
                <w:rFonts w:eastAsia="Arial" w:cs="Arial"/>
                <w:color w:val="000000"/>
                <w:sz w:val="20"/>
              </w:rPr>
              <w:t> </w:t>
            </w:r>
          </w:p>
          <w:p w14:paraId="2D6C10A1" w14:textId="77777777" w:rsidR="00F6126C" w:rsidRDefault="00F6126C" w:rsidP="00F6126C">
            <w:pPr>
              <w:pBdr>
                <w:top w:val="nil"/>
                <w:left w:val="nil"/>
                <w:bottom w:val="nil"/>
                <w:right w:val="nil"/>
              </w:pBdr>
            </w:pPr>
            <w:r>
              <w:rPr>
                <w:rFonts w:eastAsia="Arial" w:cs="Arial"/>
                <w:color w:val="000000"/>
                <w:sz w:val="20"/>
              </w:rPr>
              <w:t xml:space="preserve">Refer QCM TW_Complaint Handling_DesignSpec_ Appendix – 2 </w:t>
            </w:r>
          </w:p>
          <w:p w14:paraId="2D6C10A2" w14:textId="77777777" w:rsidR="00F6126C" w:rsidRDefault="00F6126C" w:rsidP="00F6126C">
            <w:pPr>
              <w:pBdr>
                <w:top w:val="nil"/>
                <w:left w:val="nil"/>
                <w:bottom w:val="nil"/>
                <w:right w:val="nil"/>
              </w:pBdr>
            </w:pPr>
            <w:r>
              <w:rPr>
                <w:rFonts w:eastAsia="Arial" w:cs="Arial"/>
                <w:color w:val="000000"/>
                <w:sz w:val="20"/>
              </w:rPr>
              <w:t>CONDITIONAL_CLASS - eMDR, MIR, Other Reg.Reporting Country</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0A3" w14:textId="77777777" w:rsidR="00F6126C" w:rsidRDefault="00F6126C" w:rsidP="00F6126C">
            <w:pPr>
              <w:pBdr>
                <w:top w:val="nil"/>
                <w:left w:val="nil"/>
                <w:bottom w:val="nil"/>
                <w:right w:val="nil"/>
              </w:pBdr>
              <w:jc w:val="center"/>
            </w:pPr>
            <w:r>
              <w:rPr>
                <w:rFonts w:eastAsia="Arial" w:cs="Arial"/>
                <w:color w:val="000000"/>
                <w:sz w:val="20"/>
              </w:rPr>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0A4" w14:textId="0D2137DA" w:rsidR="00F6126C" w:rsidRDefault="00F6126C" w:rsidP="00F6126C">
            <w:pPr>
              <w:pBdr>
                <w:top w:val="nil"/>
                <w:left w:val="nil"/>
                <w:bottom w:val="nil"/>
                <w:right w:val="nil"/>
              </w:pBdr>
            </w:pPr>
            <w:ins w:id="576" w:author="Kanungo, Kalpak (Cognizant)" w:date="2026-04-14T18:24:00Z" w16du:dateUtc="2026-04-14T12:54:00Z">
              <w:r w:rsidRPr="00B9077E">
                <w:rPr>
                  <w:rFonts w:eastAsia="Arial" w:cs="Arial"/>
                  <w:color w:val="000000"/>
                  <w:sz w:val="20"/>
                </w:rPr>
                <w:t>URS-CH-REG-GEN-008</w:t>
              </w:r>
              <w:r>
                <w:rPr>
                  <w:rFonts w:eastAsia="Arial" w:cs="Arial"/>
                  <w:color w:val="000000"/>
                  <w:sz w:val="20"/>
                </w:rPr>
                <w:t>,</w:t>
              </w:r>
            </w:ins>
            <w:del w:id="577" w:author="Kanungo, Kalpak (Cognizant)" w:date="2026-04-14T18:24:00Z" w16du:dateUtc="2026-04-14T12:54:00Z">
              <w:r w:rsidDel="00AF11A7">
                <w:rPr>
                  <w:rFonts w:eastAsia="Arial" w:cs="Arial"/>
                  <w:color w:val="000000"/>
                  <w:sz w:val="20"/>
                </w:rPr>
                <w:delText>FRS-CH-REG-GEN-008-033</w:delText>
              </w:r>
              <w:r w:rsidDel="00B9077E">
                <w:rPr>
                  <w:rFonts w:eastAsia="Arial" w:cs="Arial"/>
                  <w:color w:val="000000"/>
                  <w:sz w:val="20"/>
                </w:rPr>
                <w:delText>,</w:delText>
              </w:r>
            </w:del>
            <w:r>
              <w:rPr>
                <w:rFonts w:eastAsia="Arial" w:cs="Arial"/>
                <w:color w:val="000000"/>
                <w:sz w:val="20"/>
              </w:rPr>
              <w:t xml:space="preserve">FRS-CH-REG-MIR-001-008,FRS-CH-REG-MDR-019-003,URS-CH-UI-004,FRS-CH-CA-GDT-017-003, </w:t>
            </w:r>
            <w:del w:id="578" w:author="Kanungo, Kalpak (Cognizant)" w:date="2026-04-14T18:58:00Z" w16du:dateUtc="2026-04-14T13:28:00Z">
              <w:r w:rsidDel="00F40CB5">
                <w:rPr>
                  <w:rFonts w:eastAsia="Arial" w:cs="Arial"/>
                  <w:color w:val="000000"/>
                  <w:sz w:val="20"/>
                </w:rPr>
                <w:delText>FRS-CH-REG-GEN-014-001</w:delText>
              </w:r>
            </w:del>
            <w:r>
              <w:rPr>
                <w:rFonts w:eastAsia="Arial" w:cs="Arial"/>
                <w:color w:val="000000"/>
                <w:sz w:val="20"/>
              </w:rPr>
              <w:t>,FRS-CH-REG-GEN-014-002</w:t>
            </w:r>
          </w:p>
        </w:tc>
      </w:tr>
      <w:tr w:rsidR="00F6126C" w14:paraId="2D6C10AB"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0A6" w14:textId="77777777" w:rsidR="00F6126C" w:rsidRDefault="00F6126C" w:rsidP="00F6126C">
            <w:pPr>
              <w:pBdr>
                <w:top w:val="nil"/>
                <w:left w:val="nil"/>
                <w:bottom w:val="nil"/>
                <w:right w:val="nil"/>
              </w:pBdr>
            </w:pPr>
            <w:r>
              <w:rPr>
                <w:rFonts w:eastAsia="Arial" w:cs="Arial"/>
                <w:color w:val="000000"/>
                <w:sz w:val="20"/>
              </w:rPr>
              <w:t>DS-CH-CS-CONCLASS-003</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0A7" w14:textId="77777777" w:rsidR="00F6126C" w:rsidRDefault="00F6126C" w:rsidP="00F6126C">
            <w:pPr>
              <w:pBdr>
                <w:top w:val="nil"/>
                <w:left w:val="nil"/>
                <w:bottom w:val="nil"/>
                <w:right w:val="nil"/>
              </w:pBdr>
            </w:pPr>
            <w:r>
              <w:rPr>
                <w:rFonts w:eastAsia="Arial" w:cs="Arial"/>
                <w:color w:val="000000"/>
                <w:sz w:val="20"/>
              </w:rPr>
              <w:t>The system shall be configured with conditionally required classes setting that will allow user to progress without entering the Reporting Address state when Customer Type has any value</w:t>
            </w:r>
          </w:p>
          <w:p w14:paraId="2D6C10A8"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6 Complaint,tab</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0A9"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0AA" w14:textId="77777777" w:rsidR="00F6126C" w:rsidRDefault="00F6126C" w:rsidP="00F6126C">
            <w:pPr>
              <w:pBdr>
                <w:top w:val="nil"/>
                <w:left w:val="nil"/>
                <w:bottom w:val="nil"/>
                <w:right w:val="nil"/>
              </w:pBdr>
            </w:pPr>
            <w:r>
              <w:rPr>
                <w:rFonts w:eastAsia="Arial" w:cs="Arial"/>
                <w:color w:val="000000"/>
                <w:sz w:val="20"/>
              </w:rPr>
              <w:t>FRS-CH-SF-EVAL-001-006,FRS-CH-SF-INTK-001-005</w:t>
            </w:r>
          </w:p>
        </w:tc>
      </w:tr>
      <w:tr w:rsidR="00F6126C" w14:paraId="2D6C10B2"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0AC" w14:textId="77777777" w:rsidR="00F6126C" w:rsidRDefault="00F6126C" w:rsidP="00F6126C">
            <w:pPr>
              <w:pBdr>
                <w:top w:val="nil"/>
                <w:left w:val="nil"/>
                <w:bottom w:val="nil"/>
                <w:right w:val="nil"/>
              </w:pBdr>
            </w:pPr>
            <w:r>
              <w:rPr>
                <w:rFonts w:eastAsia="Arial" w:cs="Arial"/>
                <w:color w:val="000000"/>
                <w:sz w:val="20"/>
              </w:rPr>
              <w:t>DS-CH-CS-CONCLASS-004</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0AD" w14:textId="77777777" w:rsidR="00F6126C" w:rsidRDefault="00F6126C" w:rsidP="00F6126C">
            <w:pPr>
              <w:pBdr>
                <w:top w:val="nil"/>
                <w:left w:val="nil"/>
                <w:bottom w:val="nil"/>
                <w:right w:val="nil"/>
              </w:pBdr>
            </w:pPr>
            <w:r>
              <w:rPr>
                <w:rFonts w:eastAsia="Arial" w:cs="Arial"/>
                <w:color w:val="000000"/>
                <w:sz w:val="20"/>
              </w:rPr>
              <w:t>The system shall be provisioned with conditionally required classes for complaint project to make “DHR Review Findings” field required based on PR state and related field values.</w:t>
            </w:r>
          </w:p>
          <w:p w14:paraId="2D6C10AE" w14:textId="77777777" w:rsidR="00F6126C" w:rsidRDefault="00F6126C" w:rsidP="00F6126C">
            <w:pPr>
              <w:pBdr>
                <w:top w:val="nil"/>
                <w:left w:val="nil"/>
                <w:bottom w:val="nil"/>
                <w:right w:val="nil"/>
              </w:pBdr>
            </w:pPr>
            <w:r>
              <w:rPr>
                <w:rFonts w:eastAsia="Arial" w:cs="Arial"/>
                <w:color w:val="000000"/>
                <w:sz w:val="20"/>
              </w:rPr>
              <w:t> </w:t>
            </w:r>
          </w:p>
          <w:p w14:paraId="2D6C10AF"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2 CONDITIONAL_CLASS – Complaint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0B0"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0B1" w14:textId="77777777" w:rsidR="00F6126C" w:rsidRDefault="00F6126C" w:rsidP="00F6126C">
            <w:pPr>
              <w:pBdr>
                <w:top w:val="nil"/>
                <w:left w:val="nil"/>
                <w:bottom w:val="nil"/>
                <w:right w:val="nil"/>
              </w:pBdr>
            </w:pPr>
            <w:r>
              <w:rPr>
                <w:rFonts w:eastAsia="Arial" w:cs="Arial"/>
                <w:color w:val="000000"/>
                <w:sz w:val="20"/>
              </w:rPr>
              <w:t>FRS-CH-SF-INVS-032-02</w:t>
            </w:r>
          </w:p>
        </w:tc>
      </w:tr>
      <w:tr w:rsidR="00F6126C" w14:paraId="2D6C10B9"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0B3" w14:textId="77777777" w:rsidR="00F6126C" w:rsidRDefault="00F6126C" w:rsidP="00F6126C">
            <w:pPr>
              <w:pBdr>
                <w:top w:val="nil"/>
                <w:left w:val="nil"/>
                <w:bottom w:val="nil"/>
                <w:right w:val="nil"/>
              </w:pBdr>
            </w:pPr>
            <w:r>
              <w:rPr>
                <w:rFonts w:eastAsia="Arial" w:cs="Arial"/>
                <w:color w:val="000000"/>
                <w:sz w:val="20"/>
              </w:rPr>
              <w:t>DS-CH-CS-CONCLASS-005</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0B4" w14:textId="77777777" w:rsidR="00F6126C" w:rsidRDefault="00F6126C" w:rsidP="00F6126C">
            <w:pPr>
              <w:pBdr>
                <w:top w:val="nil"/>
                <w:left w:val="nil"/>
                <w:bottom w:val="nil"/>
                <w:right w:val="nil"/>
              </w:pBdr>
            </w:pPr>
            <w:r>
              <w:rPr>
                <w:rFonts w:eastAsia="Arial" w:cs="Arial"/>
                <w:color w:val="000000"/>
                <w:sz w:val="20"/>
              </w:rPr>
              <w:t>The system shall be provisioned with conditionally required classes for Customer Communication project to make “Reviewer” field required based on PR state and related field values.</w:t>
            </w:r>
          </w:p>
          <w:p w14:paraId="2D6C10B5" w14:textId="77777777" w:rsidR="00F6126C" w:rsidRDefault="00F6126C" w:rsidP="00F6126C">
            <w:pPr>
              <w:pBdr>
                <w:top w:val="nil"/>
                <w:left w:val="nil"/>
                <w:bottom w:val="nil"/>
                <w:right w:val="nil"/>
              </w:pBdr>
            </w:pPr>
            <w:r>
              <w:rPr>
                <w:rFonts w:eastAsia="Arial" w:cs="Arial"/>
                <w:color w:val="000000"/>
                <w:sz w:val="20"/>
              </w:rPr>
              <w:t> </w:t>
            </w:r>
          </w:p>
          <w:p w14:paraId="2D6C10B6"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2 CONDITIONAL_CLASS – Regulatory</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0B7"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0B8" w14:textId="77777777" w:rsidR="00F6126C" w:rsidRDefault="00F6126C" w:rsidP="00F6126C">
            <w:pPr>
              <w:pBdr>
                <w:top w:val="nil"/>
                <w:left w:val="nil"/>
                <w:bottom w:val="nil"/>
                <w:right w:val="nil"/>
              </w:pBdr>
            </w:pPr>
            <w:r>
              <w:rPr>
                <w:rFonts w:eastAsia="Arial" w:cs="Arial"/>
                <w:color w:val="000000"/>
                <w:sz w:val="20"/>
              </w:rPr>
              <w:t>FRS-CH-CUST-006-01</w:t>
            </w:r>
          </w:p>
        </w:tc>
      </w:tr>
      <w:tr w:rsidR="00F6126C" w14:paraId="2D6C10C0"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0BA" w14:textId="77777777" w:rsidR="00F6126C" w:rsidRDefault="00F6126C" w:rsidP="00F6126C">
            <w:pPr>
              <w:pBdr>
                <w:top w:val="nil"/>
                <w:left w:val="nil"/>
                <w:bottom w:val="nil"/>
                <w:right w:val="nil"/>
              </w:pBdr>
            </w:pPr>
            <w:r>
              <w:rPr>
                <w:rFonts w:eastAsia="Arial" w:cs="Arial"/>
                <w:color w:val="000000"/>
                <w:sz w:val="20"/>
              </w:rPr>
              <w:lastRenderedPageBreak/>
              <w:t>DS-CH-CS-DEFVCLASS-001</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0BB" w14:textId="77777777" w:rsidR="00F6126C" w:rsidRDefault="00F6126C" w:rsidP="00F6126C">
            <w:pPr>
              <w:pBdr>
                <w:top w:val="nil"/>
                <w:left w:val="nil"/>
                <w:bottom w:val="nil"/>
                <w:right w:val="nil"/>
              </w:pBdr>
            </w:pPr>
            <w:r>
              <w:rPr>
                <w:rFonts w:eastAsia="Arial" w:cs="Arial"/>
                <w:color w:val="000000"/>
                <w:sz w:val="20"/>
              </w:rPr>
              <w:t>The system shall be provisioned with default value classes for complaint project to populate fields with default values for selection fields.</w:t>
            </w:r>
          </w:p>
          <w:p w14:paraId="2D6C10BC" w14:textId="77777777" w:rsidR="00F6126C" w:rsidRDefault="00F6126C" w:rsidP="00F6126C">
            <w:pPr>
              <w:pBdr>
                <w:top w:val="nil"/>
                <w:left w:val="nil"/>
                <w:bottom w:val="nil"/>
                <w:right w:val="nil"/>
              </w:pBdr>
            </w:pPr>
            <w:r>
              <w:rPr>
                <w:rFonts w:eastAsia="Arial" w:cs="Arial"/>
                <w:color w:val="000000"/>
                <w:sz w:val="20"/>
              </w:rPr>
              <w:t> </w:t>
            </w:r>
          </w:p>
          <w:p w14:paraId="2D6C10BD"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2 Section ‘Default Value Classes - DEFAULT_VALUE_CLASS_NAME - Complaint’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0BE"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0BF" w14:textId="77777777" w:rsidR="00F6126C" w:rsidRDefault="00F6126C" w:rsidP="00F6126C">
            <w:pPr>
              <w:pBdr>
                <w:top w:val="nil"/>
                <w:left w:val="nil"/>
                <w:bottom w:val="nil"/>
                <w:right w:val="nil"/>
              </w:pBdr>
            </w:pPr>
            <w:r>
              <w:rPr>
                <w:rFonts w:eastAsia="Arial" w:cs="Arial"/>
                <w:color w:val="000000"/>
                <w:sz w:val="20"/>
              </w:rPr>
              <w:t>FRS-CH-SF-INTK-017-003,FRS-CH-SF-INVS-035-02</w:t>
            </w:r>
          </w:p>
        </w:tc>
      </w:tr>
      <w:tr w:rsidR="00F6126C" w14:paraId="2D6C10C7"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0C1" w14:textId="77777777" w:rsidR="00F6126C" w:rsidRDefault="00F6126C" w:rsidP="00F6126C">
            <w:pPr>
              <w:pBdr>
                <w:top w:val="nil"/>
                <w:left w:val="nil"/>
                <w:bottom w:val="nil"/>
                <w:right w:val="nil"/>
              </w:pBdr>
            </w:pPr>
            <w:r>
              <w:rPr>
                <w:rFonts w:eastAsia="Arial" w:cs="Arial"/>
                <w:color w:val="000000"/>
                <w:sz w:val="20"/>
              </w:rPr>
              <w:t>DS-CH-CS-DEFVCLASS-002</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0C2" w14:textId="77777777" w:rsidR="00F6126C" w:rsidRDefault="00F6126C" w:rsidP="00F6126C">
            <w:pPr>
              <w:pBdr>
                <w:top w:val="nil"/>
                <w:left w:val="nil"/>
                <w:bottom w:val="nil"/>
                <w:right w:val="nil"/>
              </w:pBdr>
            </w:pPr>
            <w:r>
              <w:rPr>
                <w:rFonts w:eastAsia="Arial" w:cs="Arial"/>
                <w:color w:val="000000"/>
                <w:sz w:val="20"/>
              </w:rPr>
              <w:t>The system shall be provisioned with default value classes for Regulatory process group to populate fields with default values for selection fields.</w:t>
            </w:r>
          </w:p>
          <w:p w14:paraId="2D6C10C3" w14:textId="77777777" w:rsidR="00F6126C" w:rsidRDefault="00F6126C" w:rsidP="00F6126C">
            <w:pPr>
              <w:pBdr>
                <w:top w:val="nil"/>
                <w:left w:val="nil"/>
                <w:bottom w:val="nil"/>
                <w:right w:val="nil"/>
              </w:pBdr>
            </w:pPr>
            <w:r>
              <w:rPr>
                <w:rFonts w:eastAsia="Arial" w:cs="Arial"/>
                <w:color w:val="000000"/>
                <w:sz w:val="20"/>
              </w:rPr>
              <w:t> </w:t>
            </w:r>
          </w:p>
          <w:p w14:paraId="2D6C10C4"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2 Section ‘Default Value Classes - DEFAULT_VALUE_CLASS_NAME - Regulatory</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0C5" w14:textId="77777777" w:rsidR="00F6126C" w:rsidRDefault="00F6126C" w:rsidP="00F6126C">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0C6" w14:textId="77777777" w:rsidR="00F6126C" w:rsidRDefault="00F6126C" w:rsidP="00F6126C">
            <w:pPr>
              <w:pBdr>
                <w:top w:val="nil"/>
                <w:left w:val="nil"/>
                <w:bottom w:val="nil"/>
                <w:right w:val="nil"/>
              </w:pBdr>
            </w:pPr>
            <w:r>
              <w:rPr>
                <w:rFonts w:eastAsia="Arial" w:cs="Arial"/>
                <w:color w:val="000000"/>
                <w:sz w:val="20"/>
              </w:rPr>
              <w:t>FRS-CH-REG-GEN-004-013, FRS-CH-REG-MDR-001-016</w:t>
            </w:r>
          </w:p>
        </w:tc>
      </w:tr>
      <w:tr w:rsidR="00F6126C" w14:paraId="2D6C10CE"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0C8" w14:textId="77777777" w:rsidR="00F6126C" w:rsidRDefault="00F6126C" w:rsidP="00F6126C">
            <w:pPr>
              <w:pBdr>
                <w:top w:val="nil"/>
                <w:left w:val="nil"/>
                <w:bottom w:val="nil"/>
                <w:right w:val="nil"/>
              </w:pBdr>
            </w:pPr>
            <w:r>
              <w:rPr>
                <w:rFonts w:eastAsia="Arial" w:cs="Arial"/>
                <w:color w:val="000000"/>
                <w:sz w:val="20"/>
              </w:rPr>
              <w:t>DS-CH-CS-LOCKFCLASS-001</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0C9" w14:textId="77777777" w:rsidR="00F6126C" w:rsidRDefault="00F6126C" w:rsidP="00F6126C">
            <w:pPr>
              <w:pBdr>
                <w:top w:val="nil"/>
                <w:left w:val="nil"/>
                <w:bottom w:val="nil"/>
                <w:right w:val="nil"/>
              </w:pBdr>
            </w:pPr>
            <w:r>
              <w:rPr>
                <w:rFonts w:eastAsia="Arial" w:cs="Arial"/>
                <w:color w:val="000000"/>
                <w:sz w:val="20"/>
              </w:rPr>
              <w:t>The system shall be provisioned with locked field classes for Complaint project to restrict/lock fields for edits based on PR State.</w:t>
            </w:r>
          </w:p>
          <w:p w14:paraId="2D6C10CA" w14:textId="77777777" w:rsidR="00F6126C" w:rsidRDefault="00F6126C" w:rsidP="00F6126C">
            <w:pPr>
              <w:pBdr>
                <w:top w:val="nil"/>
                <w:left w:val="nil"/>
                <w:bottom w:val="nil"/>
                <w:right w:val="nil"/>
              </w:pBdr>
            </w:pPr>
            <w:r>
              <w:rPr>
                <w:rFonts w:eastAsia="Arial" w:cs="Arial"/>
                <w:color w:val="000000"/>
                <w:sz w:val="20"/>
              </w:rPr>
              <w:t> </w:t>
            </w:r>
          </w:p>
          <w:p w14:paraId="2D6C10CB" w14:textId="77777777" w:rsidR="00F6126C" w:rsidRDefault="00F6126C" w:rsidP="00F6126C">
            <w:pPr>
              <w:pBdr>
                <w:top w:val="nil"/>
                <w:left w:val="nil"/>
                <w:bottom w:val="nil"/>
                <w:right w:val="nil"/>
              </w:pBdr>
            </w:pPr>
            <w:r>
              <w:rPr>
                <w:rFonts w:eastAsia="Arial" w:cs="Arial"/>
                <w:color w:val="000000"/>
                <w:sz w:val="20"/>
              </w:rPr>
              <w:t>Refer QCM TW Rel  QCM TW_Complaint Handling_DesignSpec_ Appendix – 2 Section ‘Locked Field Classes - LOCK_FIELD_CLASS_NAME - ‘Complaint’.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0CC"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0CD" w14:textId="77777777" w:rsidR="00F6126C" w:rsidRDefault="00F6126C" w:rsidP="00F6126C">
            <w:pPr>
              <w:pBdr>
                <w:top w:val="nil"/>
                <w:left w:val="nil"/>
                <w:bottom w:val="nil"/>
                <w:right w:val="nil"/>
              </w:pBdr>
            </w:pPr>
            <w:r>
              <w:rPr>
                <w:rFonts w:eastAsia="Arial" w:cs="Arial"/>
                <w:color w:val="000000"/>
                <w:sz w:val="20"/>
              </w:rPr>
              <w:t>FRS-CH-INT-TRA-001-011,FRS-CH-INT-TRA-018-01,FRS-CH-INT-TRA-018-02, FRS-CH-INT-TRA-018-03</w:t>
            </w:r>
          </w:p>
        </w:tc>
      </w:tr>
      <w:tr w:rsidR="00F6126C" w14:paraId="2D6C10D5"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0CF" w14:textId="77777777" w:rsidR="00F6126C" w:rsidRDefault="00F6126C" w:rsidP="00F6126C">
            <w:pPr>
              <w:pBdr>
                <w:top w:val="nil"/>
                <w:left w:val="nil"/>
                <w:bottom w:val="nil"/>
                <w:right w:val="nil"/>
              </w:pBdr>
            </w:pPr>
            <w:commentRangeStart w:id="579"/>
            <w:r>
              <w:rPr>
                <w:rFonts w:eastAsia="Arial" w:cs="Arial"/>
                <w:color w:val="000000"/>
                <w:sz w:val="20"/>
              </w:rPr>
              <w:t>DS-CH-CS-LOCKFCLASS-002</w:t>
            </w:r>
            <w:commentRangeEnd w:id="579"/>
            <w:r>
              <w:rPr>
                <w:rStyle w:val="CommentReference"/>
                <w:sz w:val="18"/>
                <w:szCs w:val="24"/>
              </w:rPr>
              <w:commentReference w:id="579"/>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0D0" w14:textId="77777777" w:rsidR="00F6126C" w:rsidRDefault="00F6126C" w:rsidP="00F6126C">
            <w:pPr>
              <w:pBdr>
                <w:top w:val="nil"/>
                <w:left w:val="nil"/>
                <w:bottom w:val="nil"/>
                <w:right w:val="nil"/>
              </w:pBdr>
            </w:pPr>
            <w:r>
              <w:rPr>
                <w:rFonts w:eastAsia="Arial" w:cs="Arial"/>
                <w:color w:val="000000"/>
                <w:sz w:val="20"/>
              </w:rPr>
              <w:t>The system shall be provisioned with locked field classes for MIR project to restrict/lock fields for edits based on PR State.</w:t>
            </w:r>
          </w:p>
          <w:p w14:paraId="2D6C10D1" w14:textId="77777777" w:rsidR="00F6126C" w:rsidRDefault="00F6126C" w:rsidP="00F6126C">
            <w:pPr>
              <w:pBdr>
                <w:top w:val="nil"/>
                <w:left w:val="nil"/>
                <w:bottom w:val="nil"/>
                <w:right w:val="nil"/>
              </w:pBdr>
            </w:pPr>
            <w:r>
              <w:rPr>
                <w:rFonts w:eastAsia="Arial" w:cs="Arial"/>
                <w:color w:val="000000"/>
                <w:sz w:val="20"/>
              </w:rPr>
              <w:t> </w:t>
            </w:r>
          </w:p>
          <w:p w14:paraId="2D6C10D2" w14:textId="77777777" w:rsidR="00F6126C" w:rsidRDefault="00F6126C" w:rsidP="00F6126C">
            <w:pPr>
              <w:pBdr>
                <w:top w:val="nil"/>
                <w:left w:val="nil"/>
                <w:bottom w:val="nil"/>
                <w:right w:val="nil"/>
              </w:pBdr>
            </w:pPr>
            <w:r>
              <w:rPr>
                <w:rFonts w:eastAsia="Arial" w:cs="Arial"/>
                <w:color w:val="000000"/>
                <w:sz w:val="20"/>
              </w:rPr>
              <w:t>Refer QCM TW Rel  QCM TW_Complaint Handling_DesignSpec_ Appendix – 2 Section ‘Locked Field Classes - LOCK_FIELD_CLASS_NAME - ‘MIR’.</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0D3" w14:textId="77777777" w:rsidR="00F6126C" w:rsidRDefault="00F6126C" w:rsidP="00F6126C">
            <w:pPr>
              <w:pBdr>
                <w:top w:val="nil"/>
                <w:left w:val="nil"/>
                <w:bottom w:val="nil"/>
                <w:right w:val="nil"/>
              </w:pBdr>
              <w:jc w:val="center"/>
            </w:pPr>
            <w:r>
              <w:rPr>
                <w:rFonts w:eastAsia="Arial" w:cs="Arial"/>
                <w:color w:val="000000"/>
                <w:sz w:val="20"/>
              </w:rPr>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0D4" w14:textId="77777777" w:rsidR="00F6126C" w:rsidRDefault="00F6126C" w:rsidP="00F6126C">
            <w:pPr>
              <w:pBdr>
                <w:top w:val="nil"/>
                <w:left w:val="nil"/>
                <w:bottom w:val="nil"/>
                <w:right w:val="nil"/>
              </w:pBdr>
            </w:pPr>
            <w:r>
              <w:rPr>
                <w:rFonts w:eastAsia="Arial" w:cs="Arial"/>
                <w:color w:val="000000"/>
                <w:sz w:val="20"/>
              </w:rPr>
              <w:t>FRS-CH-REG-MIR-001-007, FRS-CH-REG-MIR-021-002,URS-CH-UI-004</w:t>
            </w:r>
          </w:p>
        </w:tc>
      </w:tr>
      <w:tr w:rsidR="00F6126C" w14:paraId="2D6C10DF"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0D6" w14:textId="77777777" w:rsidR="00F6126C" w:rsidRDefault="00F6126C" w:rsidP="00F6126C">
            <w:pPr>
              <w:pBdr>
                <w:top w:val="nil"/>
                <w:left w:val="nil"/>
                <w:bottom w:val="nil"/>
                <w:right w:val="nil"/>
              </w:pBdr>
            </w:pPr>
            <w:commentRangeStart w:id="580"/>
            <w:r>
              <w:rPr>
                <w:rFonts w:eastAsia="Arial" w:cs="Arial"/>
                <w:color w:val="000000"/>
                <w:sz w:val="20"/>
              </w:rPr>
              <w:t>DS-CH-CS-LOCKFCLASS-003</w:t>
            </w:r>
            <w:commentRangeEnd w:id="580"/>
            <w:r>
              <w:rPr>
                <w:rStyle w:val="CommentReference"/>
                <w:sz w:val="18"/>
                <w:szCs w:val="24"/>
              </w:rPr>
              <w:commentReference w:id="580"/>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0D7" w14:textId="77777777" w:rsidR="00F6126C" w:rsidRDefault="00F6126C" w:rsidP="00F6126C">
            <w:pPr>
              <w:pBdr>
                <w:top w:val="nil"/>
                <w:left w:val="nil"/>
                <w:bottom w:val="nil"/>
                <w:right w:val="nil"/>
              </w:pBdr>
            </w:pPr>
            <w:r>
              <w:rPr>
                <w:rFonts w:eastAsia="Arial" w:cs="Arial"/>
                <w:color w:val="000000"/>
                <w:sz w:val="20"/>
              </w:rPr>
              <w:t>The system shall be configured with settings in locked field class for Complaint project which prevents editing of below fields in Pending Review state</w:t>
            </w:r>
          </w:p>
          <w:p w14:paraId="2D6C10D8" w14:textId="5B3B2357" w:rsidR="00F6126C" w:rsidDel="009D2FAF" w:rsidRDefault="00F6126C" w:rsidP="00F6126C">
            <w:pPr>
              <w:numPr>
                <w:ilvl w:val="0"/>
                <w:numId w:val="25"/>
              </w:numPr>
              <w:pBdr>
                <w:top w:val="nil"/>
                <w:left w:val="nil"/>
                <w:bottom w:val="nil"/>
                <w:right w:val="nil"/>
              </w:pBdr>
              <w:jc w:val="both"/>
              <w:rPr>
                <w:del w:id="581" w:author="Kanungo, Kalpak (Cognizant)" w:date="2026-05-19T12:39:00Z" w16du:dateUtc="2026-05-19T07:09:00Z"/>
              </w:rPr>
            </w:pPr>
            <w:del w:id="582" w:author="Kanungo, Kalpak (Cognizant)" w:date="2026-05-19T12:39:00Z" w16du:dateUtc="2026-05-19T07:09:00Z">
              <w:r w:rsidDel="009D2FAF">
                <w:rPr>
                  <w:rFonts w:eastAsia="Arial" w:cs="Arial"/>
                  <w:color w:val="000000"/>
                  <w:sz w:val="20"/>
                </w:rPr>
                <w:delText>Last evaluation date</w:delText>
              </w:r>
            </w:del>
          </w:p>
          <w:p w14:paraId="2D6C10D9"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PSA/PSE Flags</w:t>
            </w:r>
          </w:p>
          <w:p w14:paraId="2D6C10DA" w14:textId="77777777" w:rsidR="00F6126C" w:rsidRDefault="00F6126C" w:rsidP="00F6126C">
            <w:pPr>
              <w:numPr>
                <w:ilvl w:val="0"/>
                <w:numId w:val="25"/>
              </w:numPr>
              <w:pBdr>
                <w:top w:val="nil"/>
                <w:left w:val="nil"/>
                <w:bottom w:val="nil"/>
                <w:right w:val="nil"/>
              </w:pBdr>
            </w:pPr>
            <w:r>
              <w:rPr>
                <w:rFonts w:eastAsia="Arial" w:cs="Arial"/>
                <w:color w:val="000000"/>
                <w:sz w:val="20"/>
              </w:rPr>
              <w:t>Patient Outcome Code Grid</w:t>
            </w:r>
          </w:p>
          <w:p w14:paraId="2D6C10DB" w14:textId="77777777" w:rsidR="00F6126C" w:rsidRDefault="00F6126C" w:rsidP="00F6126C">
            <w:pPr>
              <w:pBdr>
                <w:top w:val="nil"/>
                <w:left w:val="nil"/>
                <w:bottom w:val="nil"/>
                <w:right w:val="nil"/>
              </w:pBdr>
            </w:pPr>
            <w:r>
              <w:rPr>
                <w:rFonts w:eastAsia="Arial" w:cs="Arial"/>
                <w:color w:val="000000"/>
                <w:sz w:val="20"/>
              </w:rPr>
              <w:t> </w:t>
            </w:r>
          </w:p>
          <w:p w14:paraId="2D6C10DC" w14:textId="77777777" w:rsidR="00F6126C" w:rsidRDefault="00F6126C" w:rsidP="00F6126C">
            <w:pPr>
              <w:pBdr>
                <w:top w:val="nil"/>
                <w:left w:val="nil"/>
                <w:bottom w:val="nil"/>
                <w:right w:val="nil"/>
              </w:pBdr>
            </w:pPr>
            <w:r>
              <w:rPr>
                <w:rFonts w:eastAsia="Arial" w:cs="Arial"/>
                <w:color w:val="000000"/>
                <w:sz w:val="20"/>
              </w:rPr>
              <w:t>Refer QCM TW_Complaint Handling_DesignSpec_Appendix – 2 Section ‘Locked Field Classes - LOCK_FIELD_CLASS_NAME - ‘Complaint’.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0DD"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0DE" w14:textId="77777777" w:rsidR="00F6126C" w:rsidRDefault="00F6126C" w:rsidP="00F6126C">
            <w:pPr>
              <w:pBdr>
                <w:top w:val="nil"/>
                <w:left w:val="nil"/>
                <w:bottom w:val="nil"/>
                <w:right w:val="nil"/>
              </w:pBdr>
            </w:pPr>
            <w:r>
              <w:rPr>
                <w:rFonts w:eastAsia="Arial" w:cs="Arial"/>
                <w:color w:val="000000"/>
                <w:sz w:val="20"/>
              </w:rPr>
              <w:t>FRS-CH-SF-CLSE-019-01</w:t>
            </w:r>
          </w:p>
        </w:tc>
      </w:tr>
      <w:tr w:rsidR="00F6126C" w14:paraId="2D6C10E7"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0E0" w14:textId="77777777" w:rsidR="00F6126C" w:rsidRDefault="00F6126C" w:rsidP="00F6126C">
            <w:pPr>
              <w:pBdr>
                <w:top w:val="nil"/>
                <w:left w:val="nil"/>
                <w:bottom w:val="nil"/>
                <w:right w:val="nil"/>
              </w:pBdr>
            </w:pPr>
            <w:r>
              <w:rPr>
                <w:rFonts w:eastAsia="Arial" w:cs="Arial"/>
                <w:color w:val="000000"/>
                <w:sz w:val="20"/>
              </w:rPr>
              <w:t>DS-CH-CS-LOCKFCLASS-004</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0E1" w14:textId="77777777" w:rsidR="00F6126C" w:rsidRDefault="00F6126C" w:rsidP="00F6126C">
            <w:pPr>
              <w:pBdr>
                <w:top w:val="nil"/>
                <w:left w:val="nil"/>
                <w:bottom w:val="nil"/>
                <w:right w:val="nil"/>
              </w:pBdr>
            </w:pPr>
            <w:r>
              <w:rPr>
                <w:rFonts w:eastAsia="Arial" w:cs="Arial"/>
                <w:color w:val="000000"/>
                <w:sz w:val="20"/>
              </w:rPr>
              <w:t>The system shall be configured with settings in locked field class for generic regulatory record which prevents the editing of below fields in Pending Independent Review state</w:t>
            </w:r>
          </w:p>
          <w:p w14:paraId="2D6C10E2" w14:textId="77777777" w:rsidR="00F6126C" w:rsidRDefault="00F6126C" w:rsidP="00F6126C">
            <w:pPr>
              <w:numPr>
                <w:ilvl w:val="0"/>
                <w:numId w:val="25"/>
              </w:numPr>
              <w:pBdr>
                <w:top w:val="nil"/>
                <w:left w:val="nil"/>
                <w:bottom w:val="nil"/>
                <w:right w:val="nil"/>
              </w:pBdr>
            </w:pPr>
            <w:r>
              <w:rPr>
                <w:rFonts w:eastAsia="Arial" w:cs="Arial"/>
                <w:color w:val="000000"/>
                <w:sz w:val="20"/>
              </w:rPr>
              <w:t xml:space="preserve">Patient Outcome Code Grid </w:t>
            </w:r>
          </w:p>
          <w:p w14:paraId="2D6C10E3" w14:textId="77777777" w:rsidR="00F6126C" w:rsidRDefault="00F6126C" w:rsidP="00F6126C">
            <w:pPr>
              <w:pBdr>
                <w:top w:val="nil"/>
                <w:left w:val="nil"/>
                <w:bottom w:val="nil"/>
                <w:right w:val="nil"/>
              </w:pBdr>
            </w:pPr>
            <w:r>
              <w:rPr>
                <w:rFonts w:eastAsia="Arial" w:cs="Arial"/>
                <w:color w:val="000000"/>
                <w:sz w:val="20"/>
              </w:rPr>
              <w:t> </w:t>
            </w:r>
          </w:p>
          <w:p w14:paraId="2D6C10E4" w14:textId="77777777" w:rsidR="00F6126C" w:rsidRDefault="00F6126C" w:rsidP="00F6126C">
            <w:pPr>
              <w:pBdr>
                <w:top w:val="nil"/>
                <w:left w:val="nil"/>
                <w:bottom w:val="nil"/>
                <w:right w:val="nil"/>
              </w:pBdr>
            </w:pPr>
            <w:r>
              <w:rPr>
                <w:rFonts w:eastAsia="Arial" w:cs="Arial"/>
                <w:color w:val="000000"/>
                <w:sz w:val="20"/>
              </w:rPr>
              <w:t>Refer QCM TW_Complaint Handling_DesignSpec_Appendix – 2 Section ‘Locked Field Classes - LOCK_FIELD_CLASS_NAME - ‘Generic Regulatory Reporting’</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0E5"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0E6" w14:textId="6F466B7B" w:rsidR="00F6126C" w:rsidRDefault="00F6126C" w:rsidP="00F6126C">
            <w:pPr>
              <w:pBdr>
                <w:top w:val="nil"/>
                <w:left w:val="nil"/>
                <w:bottom w:val="nil"/>
                <w:right w:val="nil"/>
              </w:pBdr>
            </w:pPr>
            <w:ins w:id="583" w:author="Kanungo, Kalpak (Cognizant)" w:date="2026-04-14T19:10:00Z" w16du:dateUtc="2026-04-14T13:40:00Z">
              <w:r w:rsidRPr="00B42D70">
                <w:rPr>
                  <w:rFonts w:eastAsia="Arial" w:cs="Arial"/>
                  <w:color w:val="0D0D0D"/>
                  <w:sz w:val="20"/>
                </w:rPr>
                <w:t>URS-CH-REG-GEN-029</w:t>
              </w:r>
            </w:ins>
            <w:del w:id="584" w:author="Kanungo, Kalpak (Cognizant)" w:date="2026-04-14T19:10:00Z" w16du:dateUtc="2026-04-14T13:40:00Z">
              <w:r w:rsidDel="00B20394">
                <w:rPr>
                  <w:rFonts w:eastAsia="Arial" w:cs="Arial"/>
                  <w:color w:val="0D0D0D"/>
                  <w:sz w:val="20"/>
                </w:rPr>
                <w:delText>FRS-CH-REG-GEN-029-01</w:delText>
              </w:r>
            </w:del>
          </w:p>
        </w:tc>
      </w:tr>
      <w:tr w:rsidR="00F6126C" w14:paraId="2D6C10FA"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0E8" w14:textId="77777777" w:rsidR="00F6126C" w:rsidRDefault="00F6126C" w:rsidP="00F6126C">
            <w:pPr>
              <w:pBdr>
                <w:top w:val="nil"/>
                <w:left w:val="nil"/>
                <w:bottom w:val="nil"/>
                <w:right w:val="nil"/>
              </w:pBdr>
            </w:pPr>
            <w:r>
              <w:rPr>
                <w:rFonts w:eastAsia="Arial" w:cs="Arial"/>
                <w:color w:val="000000"/>
                <w:sz w:val="20"/>
              </w:rPr>
              <w:lastRenderedPageBreak/>
              <w:t>DS-CH-CS-LOCKFCLASS-005</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0E9" w14:textId="77777777" w:rsidR="00F6126C" w:rsidRDefault="00F6126C" w:rsidP="00F6126C">
            <w:pPr>
              <w:pBdr>
                <w:top w:val="nil"/>
                <w:left w:val="nil"/>
                <w:bottom w:val="nil"/>
                <w:right w:val="nil"/>
              </w:pBdr>
            </w:pPr>
            <w:r>
              <w:rPr>
                <w:rFonts w:eastAsia="Arial" w:cs="Arial"/>
                <w:color w:val="000000"/>
                <w:sz w:val="20"/>
              </w:rPr>
              <w:t xml:space="preserve">The system shall be configured with settings in locked field class for Complaint project </w:t>
            </w:r>
          </w:p>
          <w:p w14:paraId="2D6C10EA" w14:textId="77777777" w:rsidR="00F6126C" w:rsidRDefault="00F6126C" w:rsidP="00F6126C">
            <w:pPr>
              <w:pBdr>
                <w:top w:val="nil"/>
                <w:left w:val="nil"/>
                <w:bottom w:val="nil"/>
                <w:right w:val="nil"/>
              </w:pBdr>
            </w:pPr>
            <w:r>
              <w:rPr>
                <w:rFonts w:eastAsia="Arial" w:cs="Arial"/>
                <w:color w:val="000000"/>
                <w:sz w:val="20"/>
              </w:rPr>
              <w:t>to restrict/lock fields for edits based on below PR states</w:t>
            </w:r>
          </w:p>
          <w:p w14:paraId="2D6C10EB" w14:textId="77777777" w:rsidR="00F6126C" w:rsidRDefault="00F6126C" w:rsidP="00F6126C">
            <w:pPr>
              <w:pBdr>
                <w:top w:val="nil"/>
                <w:left w:val="nil"/>
                <w:bottom w:val="nil"/>
                <w:right w:val="nil"/>
              </w:pBdr>
            </w:pPr>
            <w:r>
              <w:rPr>
                <w:rFonts w:eastAsia="Arial" w:cs="Arial"/>
                <w:color w:val="000000"/>
                <w:sz w:val="20"/>
              </w:rPr>
              <w:t> </w:t>
            </w:r>
          </w:p>
          <w:p w14:paraId="2D6C10EC"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Pending 3rd Party SQN creation</w:t>
            </w:r>
          </w:p>
          <w:p w14:paraId="2D6C10ED"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Pending 3rd Party ACK</w:t>
            </w:r>
          </w:p>
          <w:p w14:paraId="2D6C10EE"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Pending Closure – Non Philips Med. Dev. – SR</w:t>
            </w:r>
          </w:p>
          <w:p w14:paraId="2D6C10EF"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Pending Review – Non Philips Med. Device</w:t>
            </w:r>
          </w:p>
          <w:p w14:paraId="2D6C10F0"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Pending Review Non Complaint</w:t>
            </w:r>
          </w:p>
          <w:p w14:paraId="2D6C10F1"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Pending Review Duplicate Complaint</w:t>
            </w:r>
          </w:p>
          <w:p w14:paraId="2D6C10F2"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Pending Review No Further Investigation</w:t>
            </w:r>
          </w:p>
          <w:p w14:paraId="2D6C10F3"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Pending Review</w:t>
            </w:r>
          </w:p>
          <w:p w14:paraId="2D6C10F4"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Pending Review Non Philips Med. Device</w:t>
            </w:r>
          </w:p>
          <w:p w14:paraId="2D6C10F5"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Pending Closure</w:t>
            </w:r>
          </w:p>
          <w:p w14:paraId="2D6C10F6" w14:textId="77777777" w:rsidR="00F6126C" w:rsidRDefault="00F6126C" w:rsidP="00F6126C">
            <w:pPr>
              <w:pBdr>
                <w:top w:val="nil"/>
                <w:left w:val="nil"/>
                <w:bottom w:val="nil"/>
                <w:right w:val="nil"/>
              </w:pBdr>
              <w:jc w:val="both"/>
            </w:pPr>
            <w:r>
              <w:rPr>
                <w:rFonts w:eastAsia="Arial" w:cs="Arial"/>
                <w:color w:val="000000"/>
                <w:sz w:val="20"/>
              </w:rPr>
              <w:t> </w:t>
            </w:r>
          </w:p>
          <w:p w14:paraId="2D6C10F7" w14:textId="77777777" w:rsidR="00F6126C" w:rsidRDefault="00F6126C" w:rsidP="00F6126C">
            <w:pPr>
              <w:pBdr>
                <w:top w:val="nil"/>
                <w:left w:val="nil"/>
                <w:bottom w:val="nil"/>
                <w:right w:val="nil"/>
              </w:pBdr>
              <w:jc w:val="both"/>
            </w:pPr>
            <w:r>
              <w:rPr>
                <w:rFonts w:eastAsia="Arial" w:cs="Arial"/>
                <w:color w:val="000000"/>
                <w:sz w:val="20"/>
              </w:rPr>
              <w:t>Refer QCM TW_Complaint Handling_DesignSpec_Appendix – 2 Section ‘Locked Field Classes - LOCK_FIELD_CLASS_NAME - ‘Complaint’.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0F8"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0F9" w14:textId="77777777" w:rsidR="00F6126C" w:rsidRDefault="00F6126C" w:rsidP="00F6126C">
            <w:pPr>
              <w:pBdr>
                <w:top w:val="nil"/>
                <w:left w:val="nil"/>
                <w:bottom w:val="nil"/>
                <w:right w:val="nil"/>
              </w:pBdr>
            </w:pPr>
            <w:r>
              <w:rPr>
                <w:rFonts w:eastAsia="Arial" w:cs="Arial"/>
                <w:color w:val="000000"/>
                <w:sz w:val="20"/>
              </w:rPr>
              <w:t>FRS-CH-SF-EVAL-099-01,FRS-CH-SF-CLSE-019-02,FRS-CH-SF-CLSE-019-03</w:t>
            </w:r>
          </w:p>
        </w:tc>
      </w:tr>
      <w:tr w:rsidR="00F6126C" w14:paraId="2D6C1101"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0FB" w14:textId="77777777" w:rsidR="00F6126C" w:rsidRDefault="00F6126C" w:rsidP="00F6126C">
            <w:pPr>
              <w:pBdr>
                <w:top w:val="nil"/>
                <w:left w:val="nil"/>
                <w:bottom w:val="nil"/>
                <w:right w:val="nil"/>
              </w:pBdr>
            </w:pPr>
            <w:r>
              <w:rPr>
                <w:rFonts w:eastAsia="Arial" w:cs="Arial"/>
                <w:color w:val="000000"/>
                <w:sz w:val="20"/>
              </w:rPr>
              <w:t>DS-CH-CS-LOCKFCLASS-006</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0FC" w14:textId="77777777" w:rsidR="00F6126C" w:rsidRDefault="00F6126C" w:rsidP="00F6126C">
            <w:pPr>
              <w:pBdr>
                <w:top w:val="nil"/>
                <w:left w:val="nil"/>
                <w:bottom w:val="nil"/>
                <w:right w:val="nil"/>
              </w:pBdr>
            </w:pPr>
            <w:r>
              <w:rPr>
                <w:rFonts w:eastAsia="Arial" w:cs="Arial"/>
                <w:color w:val="000000"/>
                <w:sz w:val="20"/>
              </w:rPr>
              <w:t>The system shall be provisioned with locked field classes for eMDR project to restrict/lock fields for edits based on PR State.</w:t>
            </w:r>
          </w:p>
          <w:p w14:paraId="2D6C10FD" w14:textId="77777777" w:rsidR="00F6126C" w:rsidRDefault="00F6126C" w:rsidP="00F6126C">
            <w:pPr>
              <w:pBdr>
                <w:top w:val="nil"/>
                <w:left w:val="nil"/>
                <w:bottom w:val="nil"/>
                <w:right w:val="nil"/>
              </w:pBdr>
            </w:pPr>
            <w:r>
              <w:rPr>
                <w:rFonts w:eastAsia="Arial" w:cs="Arial"/>
                <w:color w:val="000000"/>
                <w:sz w:val="20"/>
              </w:rPr>
              <w:t> </w:t>
            </w:r>
          </w:p>
          <w:p w14:paraId="2D6C10FE" w14:textId="77777777" w:rsidR="00F6126C" w:rsidRDefault="00F6126C" w:rsidP="00F6126C">
            <w:pPr>
              <w:pBdr>
                <w:top w:val="nil"/>
                <w:left w:val="nil"/>
                <w:bottom w:val="nil"/>
                <w:right w:val="nil"/>
              </w:pBdr>
            </w:pPr>
            <w:r>
              <w:rPr>
                <w:rFonts w:eastAsia="Arial" w:cs="Arial"/>
                <w:color w:val="000000"/>
                <w:sz w:val="20"/>
              </w:rPr>
              <w:t>Refer QCM TW Rel  QCM TW_Complaint Handling_DesignSpec_ Appendix – 2 Section ‘Locked Field Classes - LOCK_FIELD_CLASS_NAME - ‘eMDR.</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0FF" w14:textId="77777777" w:rsidR="00F6126C" w:rsidRDefault="00F6126C" w:rsidP="00F6126C">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100" w14:textId="77777777" w:rsidR="00F6126C" w:rsidRDefault="00F6126C" w:rsidP="00F6126C">
            <w:pPr>
              <w:pBdr>
                <w:top w:val="nil"/>
                <w:left w:val="nil"/>
                <w:bottom w:val="nil"/>
                <w:right w:val="nil"/>
              </w:pBdr>
            </w:pPr>
            <w:r>
              <w:rPr>
                <w:rFonts w:eastAsia="Arial" w:cs="Arial"/>
                <w:color w:val="000000"/>
                <w:sz w:val="20"/>
              </w:rPr>
              <w:t>FRS-CH-REG-GEN-025-010,FRS-CH-REG-MDR-019-003,FRS-CH-REG-MDR-019-004</w:t>
            </w:r>
          </w:p>
        </w:tc>
      </w:tr>
      <w:tr w:rsidR="00F6126C" w14:paraId="2D6C110C"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102" w14:textId="77777777" w:rsidR="00F6126C" w:rsidRDefault="00F6126C" w:rsidP="00F6126C">
            <w:pPr>
              <w:pBdr>
                <w:top w:val="nil"/>
                <w:left w:val="nil"/>
                <w:bottom w:val="nil"/>
                <w:right w:val="nil"/>
              </w:pBdr>
            </w:pPr>
            <w:r>
              <w:rPr>
                <w:rFonts w:eastAsia="Arial" w:cs="Arial"/>
                <w:color w:val="000000"/>
                <w:sz w:val="20"/>
              </w:rPr>
              <w:t>DS-CH-CS-AUTOS-001</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103" w14:textId="77777777" w:rsidR="00F6126C" w:rsidRDefault="00F6126C" w:rsidP="00F6126C">
            <w:pPr>
              <w:pBdr>
                <w:top w:val="nil"/>
                <w:left w:val="nil"/>
                <w:bottom w:val="nil"/>
                <w:right w:val="nil"/>
              </w:pBdr>
            </w:pPr>
            <w:r>
              <w:rPr>
                <w:rFonts w:eastAsia="Arial" w:cs="Arial"/>
                <w:color w:val="000000"/>
                <w:sz w:val="20"/>
              </w:rPr>
              <w:t>The system shall be configured to enable user to search and select duplicate complaint(s) based on default fields Customer Number, Event Date, Catalog Item Identifier, Trade Item ID in the General and Investigation tab in a complaint record.</w:t>
            </w:r>
          </w:p>
          <w:p w14:paraId="2D6C1104" w14:textId="77777777" w:rsidR="00F6126C" w:rsidRDefault="00F6126C" w:rsidP="00F6126C">
            <w:pPr>
              <w:pBdr>
                <w:top w:val="nil"/>
                <w:left w:val="nil"/>
                <w:bottom w:val="nil"/>
                <w:right w:val="nil"/>
              </w:pBdr>
            </w:pPr>
            <w:r>
              <w:rPr>
                <w:rFonts w:eastAsia="Arial" w:cs="Arial"/>
                <w:color w:val="000000"/>
                <w:sz w:val="20"/>
              </w:rPr>
              <w:t> </w:t>
            </w:r>
          </w:p>
          <w:p w14:paraId="2D6C1105" w14:textId="77777777" w:rsidR="00F6126C" w:rsidRDefault="00F6126C" w:rsidP="00F6126C">
            <w:pPr>
              <w:pBdr>
                <w:top w:val="nil"/>
                <w:left w:val="nil"/>
                <w:bottom w:val="nil"/>
                <w:right w:val="nil"/>
              </w:pBdr>
            </w:pPr>
            <w:r>
              <w:rPr>
                <w:rFonts w:eastAsia="Arial" w:cs="Arial"/>
                <w:color w:val="000000"/>
                <w:sz w:val="20"/>
              </w:rPr>
              <w:t>User should be able to add or remove search fields on form ‘search for duplicate complaint’ to filter/find records.</w:t>
            </w:r>
          </w:p>
          <w:p w14:paraId="2D6C1106" w14:textId="77777777" w:rsidR="00F6126C" w:rsidRDefault="00F6126C" w:rsidP="00F6126C">
            <w:pPr>
              <w:pBdr>
                <w:top w:val="nil"/>
                <w:left w:val="nil"/>
                <w:bottom w:val="nil"/>
                <w:right w:val="nil"/>
              </w:pBdr>
            </w:pPr>
            <w:r>
              <w:rPr>
                <w:rFonts w:eastAsia="Arial" w:cs="Arial"/>
                <w:color w:val="000000"/>
                <w:sz w:val="20"/>
              </w:rPr>
              <w:t> </w:t>
            </w:r>
          </w:p>
          <w:p w14:paraId="2D6C1107" w14:textId="77777777" w:rsidR="00F6126C" w:rsidRDefault="00F6126C" w:rsidP="00F6126C">
            <w:pPr>
              <w:pBdr>
                <w:top w:val="nil"/>
                <w:left w:val="nil"/>
                <w:bottom w:val="nil"/>
                <w:right w:val="nil"/>
              </w:pBdr>
            </w:pPr>
            <w:r>
              <w:rPr>
                <w:rFonts w:eastAsia="Arial" w:cs="Arial"/>
                <w:color w:val="000000"/>
                <w:sz w:val="20"/>
              </w:rPr>
              <w:t>Auto Search Classes “Duplicate Complaints” are configured for it.</w:t>
            </w:r>
          </w:p>
          <w:p w14:paraId="2D6C1108" w14:textId="77777777" w:rsidR="00F6126C" w:rsidRDefault="00F6126C" w:rsidP="00F6126C">
            <w:pPr>
              <w:pBdr>
                <w:top w:val="nil"/>
                <w:left w:val="nil"/>
                <w:bottom w:val="nil"/>
                <w:right w:val="nil"/>
              </w:pBdr>
            </w:pPr>
            <w:r>
              <w:rPr>
                <w:rFonts w:eastAsia="Arial" w:cs="Arial"/>
                <w:color w:val="000000"/>
                <w:sz w:val="20"/>
              </w:rPr>
              <w:t> </w:t>
            </w:r>
          </w:p>
          <w:p w14:paraId="2D6C1109"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9 Section ‘Auto Search Classes’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10A"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10B" w14:textId="77777777" w:rsidR="00F6126C" w:rsidRDefault="00F6126C" w:rsidP="00F6126C">
            <w:pPr>
              <w:pBdr>
                <w:top w:val="nil"/>
                <w:left w:val="nil"/>
                <w:bottom w:val="nil"/>
                <w:right w:val="nil"/>
              </w:pBdr>
            </w:pPr>
            <w:r>
              <w:rPr>
                <w:rFonts w:eastAsia="Arial" w:cs="Arial"/>
                <w:color w:val="000000"/>
                <w:sz w:val="20"/>
              </w:rPr>
              <w:t>FRS-CH-SF-EVAL-019-001,FRS-CH-SF-EVAL-020-001</w:t>
            </w:r>
          </w:p>
        </w:tc>
      </w:tr>
      <w:tr w:rsidR="00F6126C" w14:paraId="2D6C1117"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10D" w14:textId="77777777" w:rsidR="00F6126C" w:rsidRDefault="00F6126C" w:rsidP="00F6126C">
            <w:pPr>
              <w:pBdr>
                <w:top w:val="nil"/>
                <w:left w:val="nil"/>
                <w:bottom w:val="nil"/>
                <w:right w:val="nil"/>
              </w:pBdr>
            </w:pPr>
            <w:r>
              <w:rPr>
                <w:rFonts w:eastAsia="Arial" w:cs="Arial"/>
                <w:color w:val="000000"/>
                <w:sz w:val="20"/>
              </w:rPr>
              <w:t>DS-CH-CS-AUTOS-002</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10E" w14:textId="77777777" w:rsidR="00F6126C" w:rsidRDefault="00F6126C" w:rsidP="00F6126C">
            <w:pPr>
              <w:pBdr>
                <w:top w:val="nil"/>
                <w:left w:val="nil"/>
                <w:bottom w:val="nil"/>
                <w:right w:val="nil"/>
              </w:pBdr>
            </w:pPr>
            <w:r>
              <w:rPr>
                <w:rFonts w:eastAsia="Arial" w:cs="Arial"/>
                <w:color w:val="000000"/>
                <w:sz w:val="20"/>
              </w:rPr>
              <w:t>The system shall be configured to enable user to search and select similar complaints based on default fields Catalog Item Identifier, (Device)Problem Source Code L1, Trade Item ID in the ‘Similar Complaints’ field in the General and Investigation tabs in a complaint record.</w:t>
            </w:r>
          </w:p>
          <w:p w14:paraId="2D6C110F" w14:textId="77777777" w:rsidR="00F6126C" w:rsidRDefault="00F6126C" w:rsidP="00F6126C">
            <w:pPr>
              <w:pBdr>
                <w:top w:val="nil"/>
                <w:left w:val="nil"/>
                <w:bottom w:val="nil"/>
                <w:right w:val="nil"/>
              </w:pBdr>
            </w:pPr>
            <w:r>
              <w:rPr>
                <w:rFonts w:eastAsia="Arial" w:cs="Arial"/>
                <w:color w:val="000000"/>
                <w:sz w:val="20"/>
              </w:rPr>
              <w:lastRenderedPageBreak/>
              <w:t> </w:t>
            </w:r>
          </w:p>
          <w:p w14:paraId="2D6C1110" w14:textId="77777777" w:rsidR="00F6126C" w:rsidRDefault="00F6126C" w:rsidP="00F6126C">
            <w:pPr>
              <w:pBdr>
                <w:top w:val="nil"/>
                <w:left w:val="nil"/>
                <w:bottom w:val="nil"/>
                <w:right w:val="nil"/>
              </w:pBdr>
            </w:pPr>
            <w:r>
              <w:rPr>
                <w:rFonts w:eastAsia="Arial" w:cs="Arial"/>
                <w:color w:val="000000"/>
                <w:sz w:val="20"/>
              </w:rPr>
              <w:t>User should be able to add or remove search fields on form ‘search for similar complaint’ to filter/find records.</w:t>
            </w:r>
          </w:p>
          <w:p w14:paraId="2D6C1111" w14:textId="77777777" w:rsidR="00F6126C" w:rsidRDefault="00F6126C" w:rsidP="00F6126C">
            <w:pPr>
              <w:pBdr>
                <w:top w:val="nil"/>
                <w:left w:val="nil"/>
                <w:bottom w:val="nil"/>
                <w:right w:val="nil"/>
              </w:pBdr>
            </w:pPr>
            <w:r>
              <w:rPr>
                <w:rFonts w:eastAsia="Arial" w:cs="Arial"/>
                <w:color w:val="000000"/>
                <w:sz w:val="20"/>
              </w:rPr>
              <w:t> </w:t>
            </w:r>
          </w:p>
          <w:p w14:paraId="2D6C1112" w14:textId="77777777" w:rsidR="00F6126C" w:rsidRDefault="00F6126C" w:rsidP="00F6126C">
            <w:pPr>
              <w:pBdr>
                <w:top w:val="nil"/>
                <w:left w:val="nil"/>
                <w:bottom w:val="nil"/>
                <w:right w:val="nil"/>
              </w:pBdr>
            </w:pPr>
            <w:r>
              <w:rPr>
                <w:rFonts w:eastAsia="Arial" w:cs="Arial"/>
                <w:color w:val="000000"/>
                <w:sz w:val="20"/>
              </w:rPr>
              <w:t>Auto Search Classes “Similar Complaints “are configured for it.</w:t>
            </w:r>
          </w:p>
          <w:p w14:paraId="2D6C1113" w14:textId="77777777" w:rsidR="00F6126C" w:rsidRDefault="00F6126C" w:rsidP="00F6126C">
            <w:pPr>
              <w:pBdr>
                <w:top w:val="nil"/>
                <w:left w:val="nil"/>
                <w:bottom w:val="nil"/>
                <w:right w:val="nil"/>
              </w:pBdr>
            </w:pPr>
            <w:r>
              <w:rPr>
                <w:rFonts w:eastAsia="Arial" w:cs="Arial"/>
                <w:color w:val="000000"/>
                <w:sz w:val="20"/>
              </w:rPr>
              <w:t> </w:t>
            </w:r>
          </w:p>
          <w:p w14:paraId="2D6C1114"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9 Section ‘Auto Search Classes’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115" w14:textId="77777777" w:rsidR="00F6126C" w:rsidRDefault="00F6126C" w:rsidP="00F6126C">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116" w14:textId="77777777" w:rsidR="00F6126C" w:rsidRDefault="00F6126C" w:rsidP="00F6126C">
            <w:pPr>
              <w:pBdr>
                <w:top w:val="nil"/>
                <w:left w:val="nil"/>
                <w:bottom w:val="nil"/>
                <w:right w:val="nil"/>
              </w:pBdr>
            </w:pPr>
            <w:r>
              <w:rPr>
                <w:rFonts w:eastAsia="Arial" w:cs="Arial"/>
                <w:color w:val="000000"/>
                <w:sz w:val="20"/>
              </w:rPr>
              <w:t>FRS-CH-SF-EVAL-023-001, FRS-CH-SF-EVAL-024-001</w:t>
            </w:r>
          </w:p>
        </w:tc>
      </w:tr>
      <w:tr w:rsidR="00F6126C" w14:paraId="2D6C111E"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118" w14:textId="77777777" w:rsidR="00F6126C" w:rsidRDefault="00F6126C" w:rsidP="00F6126C">
            <w:pPr>
              <w:pBdr>
                <w:top w:val="nil"/>
                <w:left w:val="nil"/>
                <w:bottom w:val="nil"/>
                <w:right w:val="nil"/>
              </w:pBdr>
            </w:pPr>
            <w:r>
              <w:rPr>
                <w:rFonts w:eastAsia="Arial" w:cs="Arial"/>
                <w:color w:val="000000"/>
                <w:sz w:val="20"/>
              </w:rPr>
              <w:t>DS-CH-CS-CTREEDISPLAY-001</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119" w14:textId="77777777" w:rsidR="00F6126C" w:rsidRDefault="00F6126C" w:rsidP="00F6126C">
            <w:pPr>
              <w:pBdr>
                <w:top w:val="nil"/>
                <w:left w:val="nil"/>
                <w:bottom w:val="nil"/>
                <w:right w:val="nil"/>
              </w:pBdr>
            </w:pPr>
            <w:r>
              <w:rPr>
                <w:rFonts w:eastAsia="Arial" w:cs="Arial"/>
                <w:color w:val="000000"/>
                <w:sz w:val="20"/>
              </w:rPr>
              <w:t>The system shall be configured to display list of child records under Family Tree of Complaint record.</w:t>
            </w:r>
          </w:p>
          <w:p w14:paraId="2D6C111A" w14:textId="77777777" w:rsidR="00F6126C" w:rsidRDefault="00F6126C" w:rsidP="00F6126C">
            <w:pPr>
              <w:pBdr>
                <w:top w:val="nil"/>
                <w:left w:val="nil"/>
                <w:bottom w:val="nil"/>
                <w:right w:val="nil"/>
              </w:pBdr>
            </w:pPr>
            <w:r>
              <w:rPr>
                <w:rFonts w:eastAsia="Arial" w:cs="Arial"/>
                <w:color w:val="000000"/>
                <w:sz w:val="20"/>
              </w:rPr>
              <w:t> </w:t>
            </w:r>
          </w:p>
          <w:p w14:paraId="2D6C111B" w14:textId="77777777" w:rsidR="00F6126C" w:rsidRDefault="00F6126C" w:rsidP="00F6126C">
            <w:pPr>
              <w:pBdr>
                <w:top w:val="nil"/>
                <w:left w:val="nil"/>
                <w:bottom w:val="nil"/>
                <w:right w:val="nil"/>
              </w:pBdr>
            </w:pPr>
            <w:r>
              <w:rPr>
                <w:rFonts w:eastAsia="Arial" w:cs="Arial"/>
                <w:color w:val="000000"/>
                <w:sz w:val="20"/>
              </w:rPr>
              <w:t>For list of fields for display of child records in family tree, Refer QCM TW_Complaint Handling_DesignSpec_ Appendix – 2 Section ’11 Child Tree Display Class’ PROCESS_GROUP_NAME=Complaint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11C"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11D" w14:textId="77777777" w:rsidR="00F6126C" w:rsidRDefault="00F6126C" w:rsidP="00F6126C">
            <w:pPr>
              <w:pBdr>
                <w:top w:val="nil"/>
                <w:left w:val="nil"/>
                <w:bottom w:val="nil"/>
                <w:right w:val="nil"/>
              </w:pBdr>
            </w:pPr>
            <w:r>
              <w:rPr>
                <w:rFonts w:eastAsia="Arial" w:cs="Arial"/>
                <w:color w:val="000000"/>
                <w:sz w:val="20"/>
              </w:rPr>
              <w:t>FRS-CH-UI-006-001</w:t>
            </w:r>
          </w:p>
        </w:tc>
      </w:tr>
      <w:tr w:rsidR="00F6126C" w14:paraId="2D6C1126"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11F" w14:textId="77777777" w:rsidR="00F6126C" w:rsidRDefault="00F6126C" w:rsidP="00F6126C">
            <w:pPr>
              <w:pBdr>
                <w:top w:val="nil"/>
                <w:left w:val="nil"/>
                <w:bottom w:val="nil"/>
                <w:right w:val="nil"/>
              </w:pBdr>
            </w:pPr>
            <w:r>
              <w:rPr>
                <w:rFonts w:eastAsia="Arial" w:cs="Arial"/>
                <w:color w:val="000000"/>
                <w:sz w:val="20"/>
              </w:rPr>
              <w:t>DS-CH-CS-CTREEDISPLAY-002</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120" w14:textId="77777777" w:rsidR="00F6126C" w:rsidRDefault="00F6126C" w:rsidP="00F6126C">
            <w:pPr>
              <w:pBdr>
                <w:top w:val="nil"/>
                <w:left w:val="nil"/>
                <w:bottom w:val="nil"/>
                <w:right w:val="nil"/>
              </w:pBdr>
            </w:pPr>
            <w:r>
              <w:rPr>
                <w:rFonts w:eastAsia="Arial" w:cs="Arial"/>
                <w:color w:val="000000"/>
                <w:sz w:val="20"/>
              </w:rPr>
              <w:t>The system shall be configured to display list of child records under Family Tree of regulatory record.</w:t>
            </w:r>
          </w:p>
          <w:p w14:paraId="2D6C1121" w14:textId="77777777" w:rsidR="00F6126C" w:rsidRDefault="00F6126C" w:rsidP="00F6126C">
            <w:pPr>
              <w:pBdr>
                <w:top w:val="nil"/>
                <w:left w:val="nil"/>
                <w:bottom w:val="nil"/>
                <w:right w:val="nil"/>
              </w:pBdr>
            </w:pPr>
            <w:r>
              <w:rPr>
                <w:rFonts w:eastAsia="Arial" w:cs="Arial"/>
                <w:color w:val="000000"/>
                <w:sz w:val="20"/>
              </w:rPr>
              <w:t> </w:t>
            </w:r>
          </w:p>
          <w:p w14:paraId="2D6C1122" w14:textId="77777777" w:rsidR="00F6126C" w:rsidRDefault="00F6126C" w:rsidP="00F6126C">
            <w:pPr>
              <w:pBdr>
                <w:top w:val="nil"/>
                <w:left w:val="nil"/>
                <w:bottom w:val="nil"/>
                <w:right w:val="nil"/>
              </w:pBdr>
            </w:pPr>
            <w:r>
              <w:rPr>
                <w:rFonts w:eastAsia="Arial" w:cs="Arial"/>
                <w:color w:val="000000"/>
                <w:sz w:val="20"/>
              </w:rPr>
              <w:t xml:space="preserve">For list of fields for display of child records in family tree, </w:t>
            </w:r>
          </w:p>
          <w:p w14:paraId="2D6C1123"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2 Section ‘11</w:t>
            </w:r>
            <w:r>
              <w:rPr>
                <w:rFonts w:eastAsia="Arial" w:cs="Arial"/>
                <w:color w:val="000000"/>
                <w:sz w:val="20"/>
              </w:rPr>
              <w:tab/>
              <w:t>Child Tree Display Class’ PROCESS_GROUP_NAME=Regulatory</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124"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125" w14:textId="77777777" w:rsidR="00F6126C" w:rsidRDefault="00F6126C" w:rsidP="00F6126C">
            <w:pPr>
              <w:pBdr>
                <w:top w:val="nil"/>
                <w:left w:val="nil"/>
                <w:bottom w:val="nil"/>
                <w:right w:val="nil"/>
              </w:pBdr>
            </w:pPr>
            <w:r>
              <w:rPr>
                <w:rFonts w:eastAsia="Arial" w:cs="Arial"/>
                <w:color w:val="000000"/>
                <w:sz w:val="20"/>
              </w:rPr>
              <w:t>FRS-CH-UI-006-002,FRS-CH-UI-006-003</w:t>
            </w:r>
          </w:p>
        </w:tc>
      </w:tr>
      <w:tr w:rsidR="00F6126C" w14:paraId="2D6C112D"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127" w14:textId="77777777" w:rsidR="00F6126C" w:rsidRDefault="00F6126C" w:rsidP="00F6126C">
            <w:pPr>
              <w:pBdr>
                <w:top w:val="nil"/>
                <w:left w:val="nil"/>
                <w:bottom w:val="nil"/>
                <w:right w:val="nil"/>
              </w:pBdr>
            </w:pPr>
            <w:r>
              <w:rPr>
                <w:rFonts w:eastAsia="Arial" w:cs="Arial"/>
                <w:color w:val="000000"/>
                <w:sz w:val="20"/>
              </w:rPr>
              <w:t>DS-CH-CS-DSEARCH-001</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128" w14:textId="77777777" w:rsidR="00F6126C" w:rsidRDefault="00F6126C" w:rsidP="00F6126C">
            <w:pPr>
              <w:pBdr>
                <w:top w:val="nil"/>
                <w:left w:val="nil"/>
                <w:bottom w:val="nil"/>
                <w:right w:val="nil"/>
              </w:pBdr>
            </w:pPr>
            <w:r>
              <w:rPr>
                <w:rFonts w:eastAsia="Arial" w:cs="Arial"/>
                <w:color w:val="000000"/>
                <w:sz w:val="20"/>
              </w:rPr>
              <w:t>The system shall be configured with desktop search class which enables user to search PR Ids using the fields Source ID, Short Description, Serial Number</w:t>
            </w:r>
          </w:p>
          <w:p w14:paraId="2D6C1129" w14:textId="77777777" w:rsidR="00F6126C" w:rsidRDefault="00F6126C" w:rsidP="00F6126C">
            <w:pPr>
              <w:pBdr>
                <w:top w:val="nil"/>
                <w:left w:val="nil"/>
                <w:bottom w:val="nil"/>
                <w:right w:val="nil"/>
              </w:pBdr>
            </w:pPr>
            <w:r>
              <w:rPr>
                <w:rFonts w:eastAsia="Arial" w:cs="Arial"/>
                <w:color w:val="000000"/>
                <w:sz w:val="20"/>
              </w:rPr>
              <w:t> </w:t>
            </w:r>
          </w:p>
          <w:p w14:paraId="2D6C112A"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1 Section ‘Desktop Search Class‘’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12B"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12C" w14:textId="77777777" w:rsidR="00F6126C" w:rsidRDefault="00F6126C" w:rsidP="00F6126C">
            <w:pPr>
              <w:pBdr>
                <w:top w:val="nil"/>
                <w:left w:val="nil"/>
                <w:bottom w:val="nil"/>
                <w:right w:val="nil"/>
              </w:pBdr>
            </w:pPr>
            <w:r>
              <w:rPr>
                <w:rFonts w:eastAsia="Arial" w:cs="Arial"/>
                <w:color w:val="000000"/>
                <w:sz w:val="20"/>
              </w:rPr>
              <w:t>FRS-CH-CA-LOG-004-001,FRS-CH-CA-LOG-006-01</w:t>
            </w:r>
          </w:p>
        </w:tc>
      </w:tr>
      <w:tr w:rsidR="00F6126C" w14:paraId="2D6C1139"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12E" w14:textId="77777777" w:rsidR="00F6126C" w:rsidRDefault="00F6126C" w:rsidP="00F6126C">
            <w:pPr>
              <w:pBdr>
                <w:top w:val="nil"/>
                <w:left w:val="nil"/>
                <w:bottom w:val="nil"/>
                <w:right w:val="nil"/>
              </w:pBdr>
            </w:pPr>
            <w:r>
              <w:rPr>
                <w:rFonts w:eastAsia="Arial" w:cs="Arial"/>
                <w:color w:val="000000"/>
                <w:sz w:val="20"/>
              </w:rPr>
              <w:t>DS-CH-CS-OWS-003</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12F" w14:textId="77777777" w:rsidR="00F6126C" w:rsidRDefault="00F6126C" w:rsidP="00F6126C">
            <w:pPr>
              <w:pBdr>
                <w:top w:val="nil"/>
                <w:left w:val="nil"/>
                <w:bottom w:val="nil"/>
                <w:right w:val="nil"/>
              </w:pBdr>
            </w:pPr>
            <w:r>
              <w:rPr>
                <w:rFonts w:eastAsia="Arial" w:cs="Arial"/>
                <w:color w:val="000000"/>
                <w:sz w:val="20"/>
              </w:rPr>
              <w:t>The system shall be configured to search and populate customer master data based on selected customer from ‘Customer Search’ field in ‘General Information’ tab of Complaint record.</w:t>
            </w:r>
          </w:p>
          <w:p w14:paraId="2D6C1130" w14:textId="77777777" w:rsidR="00F6126C" w:rsidRDefault="00F6126C" w:rsidP="00F6126C">
            <w:pPr>
              <w:pBdr>
                <w:top w:val="nil"/>
                <w:left w:val="nil"/>
                <w:bottom w:val="nil"/>
                <w:right w:val="nil"/>
              </w:pBdr>
            </w:pPr>
            <w:r>
              <w:rPr>
                <w:rFonts w:eastAsia="Arial" w:cs="Arial"/>
                <w:color w:val="000000"/>
                <w:sz w:val="20"/>
              </w:rPr>
              <w:t>OWS ‘Customer_LookUp’ will be performed as per the reference below.</w:t>
            </w:r>
          </w:p>
          <w:p w14:paraId="2D6C1131" w14:textId="77777777" w:rsidR="00F6126C" w:rsidRDefault="00F6126C" w:rsidP="00F6126C">
            <w:pPr>
              <w:pBdr>
                <w:top w:val="nil"/>
                <w:left w:val="nil"/>
                <w:bottom w:val="nil"/>
                <w:right w:val="nil"/>
              </w:pBdr>
            </w:pPr>
            <w:r>
              <w:rPr>
                <w:rFonts w:eastAsia="Arial" w:cs="Arial"/>
                <w:color w:val="000000"/>
                <w:sz w:val="20"/>
              </w:rPr>
              <w:t> </w:t>
            </w:r>
          </w:p>
          <w:p w14:paraId="2D6C1132" w14:textId="77777777" w:rsidR="00F6126C" w:rsidRDefault="00F6126C" w:rsidP="00F6126C">
            <w:pPr>
              <w:pBdr>
                <w:top w:val="nil"/>
                <w:left w:val="nil"/>
                <w:bottom w:val="nil"/>
                <w:right w:val="nil"/>
              </w:pBdr>
            </w:pPr>
            <w:r>
              <w:rPr>
                <w:rFonts w:eastAsia="Arial" w:cs="Arial"/>
                <w:color w:val="000000"/>
                <w:sz w:val="20"/>
              </w:rPr>
              <w:t>For customer master data –</w:t>
            </w:r>
          </w:p>
          <w:p w14:paraId="2D6C1133" w14:textId="77777777" w:rsidR="00F6126C" w:rsidRDefault="00F6126C" w:rsidP="00F6126C">
            <w:pPr>
              <w:pBdr>
                <w:top w:val="nil"/>
                <w:left w:val="nil"/>
                <w:bottom w:val="nil"/>
                <w:right w:val="nil"/>
              </w:pBdr>
            </w:pPr>
            <w:r>
              <w:rPr>
                <w:rFonts w:eastAsia="Arial" w:cs="Arial"/>
                <w:color w:val="000000"/>
                <w:sz w:val="20"/>
              </w:rPr>
              <w:t>Refer QCM TW_CH_DS_Interface_Spec Section ‘Customer Lookup Interface’ – PopulateCustomer</w:t>
            </w:r>
          </w:p>
          <w:p w14:paraId="2D6C1134" w14:textId="77777777" w:rsidR="00F6126C" w:rsidRDefault="00F6126C" w:rsidP="00F6126C">
            <w:pPr>
              <w:pBdr>
                <w:top w:val="nil"/>
                <w:left w:val="nil"/>
                <w:bottom w:val="nil"/>
                <w:right w:val="nil"/>
              </w:pBdr>
            </w:pPr>
            <w:r>
              <w:rPr>
                <w:rFonts w:eastAsia="Arial" w:cs="Arial"/>
                <w:color w:val="000000"/>
                <w:sz w:val="20"/>
              </w:rPr>
              <w:t> </w:t>
            </w:r>
          </w:p>
          <w:p w14:paraId="2D6C1135" w14:textId="77777777" w:rsidR="00F6126C" w:rsidRDefault="00F6126C" w:rsidP="00F6126C">
            <w:pPr>
              <w:pBdr>
                <w:top w:val="nil"/>
                <w:left w:val="nil"/>
                <w:bottom w:val="nil"/>
                <w:right w:val="nil"/>
              </w:pBdr>
            </w:pPr>
            <w:r>
              <w:rPr>
                <w:rFonts w:eastAsia="Arial" w:cs="Arial"/>
                <w:color w:val="000000"/>
                <w:sz w:val="20"/>
              </w:rPr>
              <w:t>Refer OWS_Input_Params_Export.xls for WS_NAME- Customer_LookUp</w:t>
            </w:r>
          </w:p>
          <w:p w14:paraId="2D6C1136" w14:textId="77777777" w:rsidR="00F6126C" w:rsidRDefault="00F6126C" w:rsidP="00F6126C">
            <w:pPr>
              <w:pBdr>
                <w:top w:val="nil"/>
                <w:left w:val="nil"/>
                <w:bottom w:val="nil"/>
                <w:right w:val="nil"/>
              </w:pBdr>
            </w:pPr>
            <w:r>
              <w:rPr>
                <w:rFonts w:eastAsia="Arial" w:cs="Arial"/>
                <w:color w:val="000000"/>
                <w:sz w:val="20"/>
              </w:rPr>
              <w:t>Refer OWS_Output_Params_Export.xls for WS_NAME- Customer_LookUp</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137"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138" w14:textId="77777777" w:rsidR="00F6126C" w:rsidRDefault="00F6126C" w:rsidP="00F6126C">
            <w:pPr>
              <w:pBdr>
                <w:top w:val="nil"/>
                <w:left w:val="nil"/>
                <w:bottom w:val="nil"/>
                <w:right w:val="nil"/>
              </w:pBdr>
            </w:pPr>
            <w:r>
              <w:rPr>
                <w:rFonts w:eastAsia="Arial" w:cs="Arial"/>
                <w:color w:val="000000"/>
                <w:sz w:val="20"/>
              </w:rPr>
              <w:t>FRS-CH-SF-EVAL-003-002,FRS-CH-SF-EVAL-003-003,FRS-CH-SF-EVAL-003-004</w:t>
            </w:r>
          </w:p>
        </w:tc>
      </w:tr>
      <w:tr w:rsidR="00F6126C" w14:paraId="2D6C1144"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13A" w14:textId="77777777" w:rsidR="00F6126C" w:rsidRDefault="00F6126C" w:rsidP="00F6126C">
            <w:pPr>
              <w:pBdr>
                <w:top w:val="nil"/>
                <w:left w:val="nil"/>
                <w:bottom w:val="nil"/>
                <w:right w:val="nil"/>
              </w:pBdr>
            </w:pPr>
            <w:r>
              <w:rPr>
                <w:rFonts w:eastAsia="Arial" w:cs="Arial"/>
                <w:color w:val="000000"/>
                <w:sz w:val="20"/>
              </w:rPr>
              <w:lastRenderedPageBreak/>
              <w:t>DS-CH-CS-OWS-004</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13B" w14:textId="77777777" w:rsidR="00F6126C" w:rsidRDefault="00F6126C" w:rsidP="00F6126C">
            <w:pPr>
              <w:pBdr>
                <w:top w:val="nil"/>
                <w:left w:val="nil"/>
                <w:bottom w:val="nil"/>
                <w:right w:val="nil"/>
              </w:pBdr>
            </w:pPr>
            <w:r>
              <w:rPr>
                <w:rFonts w:eastAsia="Arial" w:cs="Arial"/>
                <w:color w:val="000000"/>
                <w:sz w:val="20"/>
              </w:rPr>
              <w:t>The system shall be configured to search and populate customer master data based on selected customer from ‘Customer Search’ field in ‘General Information’ tab of intake record.</w:t>
            </w:r>
          </w:p>
          <w:p w14:paraId="2D6C113C" w14:textId="77777777" w:rsidR="00F6126C" w:rsidRDefault="00F6126C" w:rsidP="00F6126C">
            <w:pPr>
              <w:pBdr>
                <w:top w:val="nil"/>
                <w:left w:val="nil"/>
                <w:bottom w:val="nil"/>
                <w:right w:val="nil"/>
              </w:pBdr>
            </w:pPr>
            <w:r>
              <w:rPr>
                <w:rFonts w:eastAsia="Arial" w:cs="Arial"/>
                <w:color w:val="000000"/>
                <w:sz w:val="20"/>
              </w:rPr>
              <w:t>OWS ‘Customer_LookUp’ will be performed as per the reference below.</w:t>
            </w:r>
          </w:p>
          <w:p w14:paraId="2D6C113D" w14:textId="77777777" w:rsidR="00F6126C" w:rsidRDefault="00F6126C" w:rsidP="00F6126C">
            <w:pPr>
              <w:pBdr>
                <w:top w:val="nil"/>
                <w:left w:val="nil"/>
                <w:bottom w:val="nil"/>
                <w:right w:val="nil"/>
              </w:pBdr>
            </w:pPr>
            <w:r>
              <w:rPr>
                <w:rFonts w:eastAsia="Arial" w:cs="Arial"/>
                <w:color w:val="000000"/>
                <w:sz w:val="20"/>
              </w:rPr>
              <w:t>For customer master data –</w:t>
            </w:r>
          </w:p>
          <w:p w14:paraId="2D6C113E" w14:textId="77777777" w:rsidR="00F6126C" w:rsidRDefault="00F6126C" w:rsidP="00F6126C">
            <w:pPr>
              <w:pBdr>
                <w:top w:val="nil"/>
                <w:left w:val="nil"/>
                <w:bottom w:val="nil"/>
                <w:right w:val="nil"/>
              </w:pBdr>
            </w:pPr>
            <w:r>
              <w:rPr>
                <w:rFonts w:eastAsia="Arial" w:cs="Arial"/>
                <w:color w:val="000000"/>
                <w:sz w:val="20"/>
              </w:rPr>
              <w:t>Refer QCM TW_CH_DS_Interface_Spec Section ‘Customer Lookup Interface’ - PopulateCustomer</w:t>
            </w:r>
          </w:p>
          <w:p w14:paraId="2D6C113F" w14:textId="77777777" w:rsidR="00F6126C" w:rsidRDefault="00F6126C" w:rsidP="00F6126C">
            <w:pPr>
              <w:pBdr>
                <w:top w:val="nil"/>
                <w:left w:val="nil"/>
                <w:bottom w:val="nil"/>
                <w:right w:val="nil"/>
              </w:pBdr>
            </w:pPr>
            <w:r>
              <w:rPr>
                <w:rFonts w:eastAsia="Arial" w:cs="Arial"/>
                <w:color w:val="000000"/>
                <w:sz w:val="20"/>
              </w:rPr>
              <w:t> </w:t>
            </w:r>
          </w:p>
          <w:p w14:paraId="2D6C1140" w14:textId="77777777" w:rsidR="00F6126C" w:rsidRDefault="00F6126C" w:rsidP="00F6126C">
            <w:pPr>
              <w:pBdr>
                <w:top w:val="nil"/>
                <w:left w:val="nil"/>
                <w:bottom w:val="nil"/>
                <w:right w:val="nil"/>
              </w:pBdr>
            </w:pPr>
            <w:r>
              <w:rPr>
                <w:rFonts w:eastAsia="Arial" w:cs="Arial"/>
                <w:color w:val="000000"/>
                <w:sz w:val="20"/>
              </w:rPr>
              <w:t>Refer OWS_Input_Params_Export.xls for WS_NAME- Customer_LookUp</w:t>
            </w:r>
          </w:p>
          <w:p w14:paraId="2D6C1141" w14:textId="77777777" w:rsidR="00F6126C" w:rsidRDefault="00F6126C" w:rsidP="00F6126C">
            <w:pPr>
              <w:pBdr>
                <w:top w:val="nil"/>
                <w:left w:val="nil"/>
                <w:bottom w:val="nil"/>
                <w:right w:val="nil"/>
              </w:pBdr>
            </w:pPr>
            <w:r>
              <w:rPr>
                <w:rFonts w:eastAsia="Arial" w:cs="Arial"/>
                <w:color w:val="000000"/>
                <w:sz w:val="20"/>
              </w:rPr>
              <w:t>Refer OWS_Output_Params_Export.xls for WS_NAME- Customer_LookUp</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142"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143" w14:textId="77777777" w:rsidR="00F6126C" w:rsidRDefault="00F6126C" w:rsidP="00F6126C">
            <w:pPr>
              <w:pBdr>
                <w:top w:val="nil"/>
                <w:left w:val="nil"/>
                <w:bottom w:val="nil"/>
                <w:right w:val="nil"/>
              </w:pBdr>
            </w:pPr>
            <w:r>
              <w:rPr>
                <w:rFonts w:eastAsia="Arial" w:cs="Arial"/>
                <w:color w:val="000000"/>
                <w:sz w:val="20"/>
              </w:rPr>
              <w:t>FRS-CH-SF-INTK-005-001,FRS-CH-SF-INTK-005-002,FRS-CH-SF-INTK-005-003</w:t>
            </w:r>
          </w:p>
        </w:tc>
      </w:tr>
      <w:tr w:rsidR="00F6126C" w14:paraId="2D6C1154"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145" w14:textId="77777777" w:rsidR="00F6126C" w:rsidRDefault="00F6126C" w:rsidP="00F6126C">
            <w:pPr>
              <w:pBdr>
                <w:top w:val="nil"/>
                <w:left w:val="nil"/>
                <w:bottom w:val="nil"/>
                <w:right w:val="nil"/>
              </w:pBdr>
            </w:pPr>
            <w:commentRangeStart w:id="585"/>
            <w:r>
              <w:rPr>
                <w:rFonts w:eastAsia="Arial" w:cs="Arial"/>
                <w:color w:val="000000"/>
                <w:sz w:val="20"/>
              </w:rPr>
              <w:t>DS-CH-CS-OWS-005</w:t>
            </w:r>
            <w:commentRangeEnd w:id="585"/>
            <w:r w:rsidR="00BF40C6">
              <w:rPr>
                <w:rStyle w:val="CommentReference"/>
                <w:sz w:val="18"/>
                <w:szCs w:val="24"/>
              </w:rPr>
              <w:commentReference w:id="585"/>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146" w14:textId="77777777" w:rsidR="00F6126C" w:rsidRDefault="00F6126C" w:rsidP="00F6126C">
            <w:pPr>
              <w:pBdr>
                <w:top w:val="nil"/>
                <w:left w:val="nil"/>
                <w:bottom w:val="nil"/>
                <w:right w:val="nil"/>
              </w:pBdr>
              <w:spacing w:before="40" w:after="40"/>
            </w:pPr>
            <w:r>
              <w:rPr>
                <w:rFonts w:eastAsia="Arial" w:cs="Arial"/>
                <w:color w:val="000000"/>
                <w:sz w:val="20"/>
              </w:rPr>
              <w:t>The system shall be configured with button ‘Identify Reportable’ on click of which OWS is triggered and then as per logic ‘Final Reportability’ field and Reportability Grid will be populated</w:t>
            </w:r>
          </w:p>
          <w:p w14:paraId="2D6C1147" w14:textId="77777777" w:rsidR="00F6126C" w:rsidRDefault="00F6126C" w:rsidP="00F6126C">
            <w:pPr>
              <w:pBdr>
                <w:top w:val="nil"/>
                <w:left w:val="nil"/>
                <w:bottom w:val="nil"/>
                <w:right w:val="nil"/>
              </w:pBdr>
            </w:pPr>
            <w:r>
              <w:rPr>
                <w:rFonts w:eastAsia="Arial" w:cs="Arial"/>
                <w:color w:val="000000"/>
                <w:sz w:val="20"/>
              </w:rPr>
              <w:t> </w:t>
            </w:r>
          </w:p>
          <w:p w14:paraId="2D6C1148" w14:textId="77777777" w:rsidR="00F6126C" w:rsidRDefault="00F6126C" w:rsidP="00F6126C">
            <w:pPr>
              <w:pBdr>
                <w:top w:val="nil"/>
                <w:left w:val="nil"/>
                <w:bottom w:val="nil"/>
                <w:right w:val="nil"/>
              </w:pBdr>
            </w:pPr>
            <w:r>
              <w:rPr>
                <w:rFonts w:eastAsia="Arial" w:cs="Arial"/>
                <w:color w:val="000000"/>
                <w:sz w:val="20"/>
              </w:rPr>
              <w:t>If there is any change in decision tree questions, then user shall click ‘Identify Reportable’ button again to recompute the Reportability</w:t>
            </w:r>
          </w:p>
          <w:p w14:paraId="2D6C1149" w14:textId="77777777" w:rsidR="00F6126C" w:rsidRDefault="00F6126C" w:rsidP="00F6126C">
            <w:pPr>
              <w:pBdr>
                <w:top w:val="nil"/>
                <w:left w:val="nil"/>
                <w:bottom w:val="nil"/>
                <w:right w:val="nil"/>
              </w:pBdr>
            </w:pPr>
            <w:r>
              <w:rPr>
                <w:rFonts w:eastAsia="Arial" w:cs="Arial"/>
                <w:color w:val="000000"/>
                <w:sz w:val="20"/>
              </w:rPr>
              <w:t> </w:t>
            </w:r>
          </w:p>
          <w:p w14:paraId="2D6C114A" w14:textId="77777777" w:rsidR="00F6126C" w:rsidRDefault="00F6126C" w:rsidP="00F6126C">
            <w:pPr>
              <w:pBdr>
                <w:top w:val="nil"/>
                <w:left w:val="nil"/>
                <w:bottom w:val="nil"/>
                <w:right w:val="nil"/>
              </w:pBdr>
            </w:pPr>
            <w:r>
              <w:rPr>
                <w:rFonts w:eastAsia="Arial" w:cs="Arial"/>
                <w:color w:val="000000"/>
                <w:sz w:val="20"/>
              </w:rPr>
              <w:t xml:space="preserve">Refer QCM TW_CH_DS_Interface_Spec </w:t>
            </w:r>
          </w:p>
          <w:p w14:paraId="2D6C114B" w14:textId="77777777" w:rsidR="00F6126C" w:rsidRDefault="00F6126C" w:rsidP="00F6126C">
            <w:pPr>
              <w:numPr>
                <w:ilvl w:val="0"/>
                <w:numId w:val="43"/>
              </w:numPr>
              <w:pBdr>
                <w:top w:val="nil"/>
                <w:left w:val="nil"/>
                <w:bottom w:val="nil"/>
                <w:right w:val="nil"/>
              </w:pBdr>
              <w:tabs>
                <w:tab w:val="left" w:pos="720"/>
              </w:tabs>
            </w:pPr>
            <w:r>
              <w:rPr>
                <w:rFonts w:eastAsia="Arial" w:cs="Arial"/>
                <w:color w:val="000000"/>
                <w:sz w:val="20"/>
              </w:rPr>
              <w:t>Section 7.4.5 - ‘Overall Logic Steps’ for logic to populate Final Reportability.</w:t>
            </w:r>
          </w:p>
          <w:p w14:paraId="2D6C114C" w14:textId="77777777" w:rsidR="00F6126C" w:rsidRDefault="00F6126C" w:rsidP="00F6126C">
            <w:pPr>
              <w:numPr>
                <w:ilvl w:val="0"/>
                <w:numId w:val="43"/>
              </w:numPr>
              <w:pBdr>
                <w:top w:val="nil"/>
                <w:left w:val="nil"/>
                <w:bottom w:val="nil"/>
                <w:right w:val="nil"/>
              </w:pBdr>
              <w:tabs>
                <w:tab w:val="left" w:pos="720"/>
              </w:tabs>
            </w:pPr>
            <w:r>
              <w:rPr>
                <w:rFonts w:eastAsia="Arial" w:cs="Arial"/>
                <w:color w:val="000000"/>
                <w:sz w:val="20"/>
              </w:rPr>
              <w:t>Section 7.4.7 - ‘Error/Warning Messages’</w:t>
            </w:r>
          </w:p>
          <w:p w14:paraId="2D6C114D" w14:textId="77777777" w:rsidR="00F6126C" w:rsidRDefault="00F6126C" w:rsidP="00F6126C">
            <w:pPr>
              <w:pBdr>
                <w:top w:val="nil"/>
                <w:left w:val="nil"/>
                <w:bottom w:val="nil"/>
                <w:right w:val="nil"/>
              </w:pBdr>
            </w:pPr>
            <w:r>
              <w:rPr>
                <w:rFonts w:eastAsia="Arial" w:cs="Arial"/>
                <w:color w:val="000000"/>
                <w:sz w:val="20"/>
              </w:rPr>
              <w:t> </w:t>
            </w:r>
          </w:p>
          <w:p w14:paraId="2D6C114E" w14:textId="77777777" w:rsidR="00F6126C" w:rsidRDefault="00F6126C" w:rsidP="00F6126C">
            <w:pPr>
              <w:pBdr>
                <w:top w:val="nil"/>
                <w:left w:val="nil"/>
                <w:bottom w:val="nil"/>
                <w:right w:val="nil"/>
              </w:pBdr>
            </w:pPr>
            <w:r>
              <w:rPr>
                <w:rFonts w:eastAsia="Arial" w:cs="Arial"/>
                <w:color w:val="000000"/>
                <w:sz w:val="20"/>
              </w:rPr>
              <w:t>Refer OWS_Input_Params_Export.xls for WS_NAME- DTree_Reportability</w:t>
            </w:r>
          </w:p>
          <w:p w14:paraId="2D6C114F" w14:textId="77777777" w:rsidR="00F6126C" w:rsidRDefault="00F6126C" w:rsidP="00F6126C">
            <w:pPr>
              <w:pBdr>
                <w:top w:val="nil"/>
                <w:left w:val="nil"/>
                <w:bottom w:val="nil"/>
                <w:right w:val="nil"/>
              </w:pBdr>
            </w:pPr>
            <w:r>
              <w:rPr>
                <w:rFonts w:eastAsia="Arial" w:cs="Arial"/>
                <w:color w:val="000000"/>
                <w:sz w:val="20"/>
              </w:rPr>
              <w:t> </w:t>
            </w:r>
          </w:p>
          <w:p w14:paraId="2D6C1150" w14:textId="77777777" w:rsidR="00F6126C" w:rsidRDefault="00F6126C" w:rsidP="00F6126C">
            <w:pPr>
              <w:pBdr>
                <w:top w:val="nil"/>
                <w:left w:val="nil"/>
                <w:bottom w:val="nil"/>
                <w:right w:val="nil"/>
              </w:pBdr>
            </w:pPr>
            <w:r>
              <w:rPr>
                <w:rFonts w:eastAsia="Arial" w:cs="Arial"/>
                <w:color w:val="000000"/>
                <w:sz w:val="20"/>
              </w:rPr>
              <w:t>Refer OWS_Output_Params_Export.xls for WS_NAME- DTree_Reportability</w:t>
            </w:r>
          </w:p>
          <w:p w14:paraId="2D6C1151"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7 tab ‘Selections’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152" w14:textId="77777777" w:rsidR="00F6126C" w:rsidRDefault="00F6126C" w:rsidP="00F6126C">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153" w14:textId="77777777" w:rsidR="00F6126C" w:rsidRDefault="00F6126C" w:rsidP="00F6126C">
            <w:pPr>
              <w:pBdr>
                <w:top w:val="nil"/>
                <w:left w:val="nil"/>
                <w:bottom w:val="nil"/>
                <w:right w:val="nil"/>
              </w:pBdr>
            </w:pPr>
            <w:r>
              <w:rPr>
                <w:rFonts w:eastAsia="Arial" w:cs="Arial"/>
                <w:color w:val="000000"/>
                <w:sz w:val="20"/>
              </w:rPr>
              <w:t>FRS-CH-CA-GDT-005-002,FRS-CH-CA-GDT-005-003,FRS-CH-CA-GDT-006-001,FRS-CH-CA-GDT-006-002,FRS-CH-CA-GDT-006-003,FRS-CH-CA-GDT-008-001,FRS-CH-CA-GDT-013-001,FRS-CH-CA-GDT-013-002,FRS-CH-CA-GDT-014-001,FRS-CH-CA-GDT-005-007,FRS-CH-CA-GDT-005-008</w:t>
            </w:r>
          </w:p>
        </w:tc>
      </w:tr>
      <w:tr w:rsidR="00F6126C" w14:paraId="2D6C1165"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155" w14:textId="77777777" w:rsidR="00F6126C" w:rsidRDefault="00F6126C" w:rsidP="00F6126C">
            <w:pPr>
              <w:pBdr>
                <w:top w:val="nil"/>
                <w:left w:val="nil"/>
                <w:bottom w:val="nil"/>
                <w:right w:val="nil"/>
              </w:pBdr>
            </w:pPr>
            <w:commentRangeStart w:id="586"/>
            <w:commentRangeStart w:id="587"/>
            <w:r>
              <w:rPr>
                <w:rFonts w:eastAsia="Arial" w:cs="Arial"/>
                <w:color w:val="000000"/>
                <w:sz w:val="20"/>
              </w:rPr>
              <w:t>DS-CH-CS-OWS-014</w:t>
            </w:r>
            <w:commentRangeEnd w:id="586"/>
            <w:r>
              <w:rPr>
                <w:rStyle w:val="CommentReference"/>
                <w:sz w:val="18"/>
                <w:szCs w:val="24"/>
              </w:rPr>
              <w:commentReference w:id="586"/>
            </w:r>
            <w:commentRangeEnd w:id="587"/>
            <w:r w:rsidR="000D6567">
              <w:rPr>
                <w:rStyle w:val="CommentReference"/>
                <w:sz w:val="18"/>
                <w:szCs w:val="24"/>
              </w:rPr>
              <w:commentReference w:id="587"/>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156" w14:textId="77777777" w:rsidR="00F6126C" w:rsidRDefault="00F6126C" w:rsidP="00F6126C">
            <w:pPr>
              <w:pBdr>
                <w:top w:val="nil"/>
                <w:left w:val="nil"/>
                <w:bottom w:val="nil"/>
                <w:right w:val="nil"/>
              </w:pBdr>
            </w:pPr>
            <w:r>
              <w:rPr>
                <w:rFonts w:eastAsia="Arial" w:cs="Arial"/>
                <w:color w:val="000000"/>
                <w:sz w:val="20"/>
              </w:rPr>
              <w:t>The system shall be configured to create child records for event or non-event countries automatically, once user performs ‘create AER Children’ activity.</w:t>
            </w:r>
          </w:p>
          <w:p w14:paraId="2D6C1157" w14:textId="77777777" w:rsidR="00F6126C" w:rsidRDefault="00F6126C" w:rsidP="00F6126C">
            <w:pPr>
              <w:pBdr>
                <w:top w:val="nil"/>
                <w:left w:val="nil"/>
                <w:bottom w:val="nil"/>
                <w:right w:val="nil"/>
              </w:pBdr>
            </w:pPr>
            <w:r>
              <w:rPr>
                <w:rFonts w:eastAsia="Arial" w:cs="Arial"/>
                <w:color w:val="000000"/>
                <w:sz w:val="20"/>
              </w:rPr>
              <w:t> </w:t>
            </w:r>
          </w:p>
          <w:p w14:paraId="2D6C1158" w14:textId="77777777" w:rsidR="00F6126C" w:rsidRDefault="00F6126C" w:rsidP="00F6126C">
            <w:pPr>
              <w:pBdr>
                <w:top w:val="nil"/>
                <w:left w:val="nil"/>
                <w:bottom w:val="nil"/>
                <w:right w:val="nil"/>
              </w:pBdr>
            </w:pPr>
            <w:r>
              <w:rPr>
                <w:rFonts w:eastAsia="Arial" w:cs="Arial"/>
                <w:color w:val="000000"/>
                <w:sz w:val="20"/>
              </w:rPr>
              <w:t>OWS is triggered once user performs create AER Children activity.</w:t>
            </w:r>
          </w:p>
          <w:p w14:paraId="2D6C1159" w14:textId="77777777" w:rsidR="00F6126C" w:rsidRDefault="00F6126C" w:rsidP="00F6126C">
            <w:pPr>
              <w:pBdr>
                <w:top w:val="nil"/>
                <w:left w:val="nil"/>
                <w:bottom w:val="nil"/>
                <w:right w:val="nil"/>
              </w:pBdr>
            </w:pPr>
            <w:r>
              <w:rPr>
                <w:rFonts w:eastAsia="Arial" w:cs="Arial"/>
                <w:color w:val="000000"/>
                <w:sz w:val="20"/>
              </w:rPr>
              <w:t> </w:t>
            </w:r>
          </w:p>
          <w:p w14:paraId="2D6C115A" w14:textId="77777777" w:rsidR="00F6126C" w:rsidRDefault="00F6126C" w:rsidP="00F6126C">
            <w:pPr>
              <w:pBdr>
                <w:top w:val="nil"/>
                <w:left w:val="nil"/>
                <w:bottom w:val="nil"/>
                <w:right w:val="nil"/>
              </w:pBdr>
            </w:pPr>
            <w:r>
              <w:rPr>
                <w:rFonts w:eastAsia="Arial" w:cs="Arial"/>
                <w:color w:val="000000"/>
                <w:sz w:val="20"/>
              </w:rPr>
              <w:t>This web service also prevents duplicate CA automatic child record creation if regulatory child record already exists.</w:t>
            </w:r>
          </w:p>
          <w:p w14:paraId="2D6C115B" w14:textId="77777777" w:rsidR="00F6126C" w:rsidRDefault="00F6126C" w:rsidP="00F6126C">
            <w:pPr>
              <w:pBdr>
                <w:top w:val="nil"/>
                <w:left w:val="nil"/>
                <w:bottom w:val="nil"/>
                <w:right w:val="nil"/>
              </w:pBdr>
            </w:pPr>
            <w:r>
              <w:rPr>
                <w:rFonts w:eastAsia="Arial" w:cs="Arial"/>
                <w:color w:val="000000"/>
                <w:sz w:val="20"/>
              </w:rPr>
              <w:t> </w:t>
            </w:r>
          </w:p>
          <w:p w14:paraId="2D6C115C" w14:textId="77777777" w:rsidR="00F6126C" w:rsidRDefault="00F6126C" w:rsidP="00F6126C">
            <w:pPr>
              <w:pBdr>
                <w:top w:val="nil"/>
                <w:left w:val="nil"/>
                <w:bottom w:val="nil"/>
                <w:right w:val="nil"/>
              </w:pBdr>
            </w:pPr>
            <w:r>
              <w:rPr>
                <w:rFonts w:eastAsia="Arial" w:cs="Arial"/>
                <w:color w:val="000000"/>
                <w:sz w:val="20"/>
              </w:rPr>
              <w:lastRenderedPageBreak/>
              <w:t>Manual creation of duplicate CA record shall be allowed.</w:t>
            </w:r>
          </w:p>
          <w:p w14:paraId="2D6C115D" w14:textId="77777777" w:rsidR="00F6126C" w:rsidRDefault="00F6126C" w:rsidP="00F6126C">
            <w:pPr>
              <w:pBdr>
                <w:top w:val="nil"/>
                <w:left w:val="nil"/>
                <w:bottom w:val="nil"/>
                <w:right w:val="nil"/>
              </w:pBdr>
            </w:pPr>
            <w:r>
              <w:rPr>
                <w:rFonts w:eastAsia="Arial" w:cs="Arial"/>
                <w:color w:val="000000"/>
                <w:sz w:val="20"/>
              </w:rPr>
              <w:t>Refer QCM TW_CH_DS_Interface_Spec Section ‘Competent Authority (CA) Records’ for logic</w:t>
            </w:r>
          </w:p>
          <w:p w14:paraId="2D6C115E" w14:textId="77777777" w:rsidR="00F6126C" w:rsidRDefault="00F6126C" w:rsidP="00F6126C">
            <w:pPr>
              <w:pBdr>
                <w:top w:val="nil"/>
                <w:left w:val="nil"/>
                <w:bottom w:val="nil"/>
                <w:right w:val="nil"/>
              </w:pBdr>
            </w:pPr>
            <w:r>
              <w:rPr>
                <w:rFonts w:eastAsia="Arial" w:cs="Arial"/>
                <w:color w:val="000000"/>
                <w:sz w:val="20"/>
              </w:rPr>
              <w:t> </w:t>
            </w:r>
          </w:p>
          <w:p w14:paraId="2D6C115F" w14:textId="77777777" w:rsidR="00F6126C" w:rsidRDefault="00F6126C" w:rsidP="00F6126C">
            <w:pPr>
              <w:pBdr>
                <w:top w:val="nil"/>
                <w:left w:val="nil"/>
                <w:bottom w:val="nil"/>
                <w:right w:val="nil"/>
              </w:pBdr>
            </w:pPr>
            <w:r>
              <w:rPr>
                <w:rFonts w:eastAsia="Arial" w:cs="Arial"/>
                <w:color w:val="000000"/>
                <w:sz w:val="20"/>
              </w:rPr>
              <w:t>Refer OWS_Input_Params_Export.xls for WS_NAME- DTREE_CHILD</w:t>
            </w:r>
          </w:p>
          <w:p w14:paraId="2D6C1160" w14:textId="77777777" w:rsidR="00F6126C" w:rsidRDefault="00F6126C" w:rsidP="00F6126C">
            <w:pPr>
              <w:pBdr>
                <w:top w:val="nil"/>
                <w:left w:val="nil"/>
                <w:bottom w:val="nil"/>
                <w:right w:val="nil"/>
              </w:pBdr>
            </w:pPr>
            <w:r>
              <w:rPr>
                <w:rFonts w:eastAsia="Arial" w:cs="Arial"/>
                <w:color w:val="000000"/>
                <w:sz w:val="20"/>
              </w:rPr>
              <w:t> </w:t>
            </w:r>
          </w:p>
          <w:p w14:paraId="2D6C1161" w14:textId="77777777" w:rsidR="00F6126C" w:rsidRDefault="00F6126C" w:rsidP="00F6126C">
            <w:pPr>
              <w:pBdr>
                <w:top w:val="nil"/>
                <w:left w:val="nil"/>
                <w:bottom w:val="nil"/>
                <w:right w:val="nil"/>
              </w:pBdr>
            </w:pPr>
            <w:r>
              <w:rPr>
                <w:rFonts w:eastAsia="Arial" w:cs="Arial"/>
                <w:color w:val="000000"/>
                <w:sz w:val="20"/>
              </w:rPr>
              <w:t>QCM TW_Complaint Handling_DesignSpec_Appendix - 3 Section ‘Activity which triggers OWS’</w:t>
            </w:r>
          </w:p>
          <w:p w14:paraId="2D6C1162"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7 tab ‘selections’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163" w14:textId="77777777" w:rsidR="00F6126C" w:rsidRDefault="00F6126C" w:rsidP="00F6126C">
            <w:pPr>
              <w:pBdr>
                <w:top w:val="nil"/>
                <w:left w:val="nil"/>
                <w:bottom w:val="nil"/>
                <w:right w:val="nil"/>
              </w:pBdr>
              <w:jc w:val="center"/>
            </w:pPr>
            <w:r>
              <w:rPr>
                <w:rFonts w:eastAsia="Arial" w:cs="Arial"/>
                <w:color w:val="000000"/>
                <w:sz w:val="20"/>
              </w:rPr>
              <w:lastRenderedPageBreak/>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164" w14:textId="77777777" w:rsidR="00F6126C" w:rsidRDefault="00F6126C" w:rsidP="00F6126C">
            <w:pPr>
              <w:pBdr>
                <w:top w:val="nil"/>
                <w:left w:val="nil"/>
                <w:bottom w:val="nil"/>
                <w:right w:val="nil"/>
              </w:pBdr>
            </w:pPr>
            <w:r>
              <w:rPr>
                <w:rFonts w:eastAsia="Arial" w:cs="Arial"/>
                <w:color w:val="000000"/>
                <w:sz w:val="20"/>
              </w:rPr>
              <w:t>FRS-CH-CA-GDT-009-001,FRS-CH-CA-GDT-009-002,FRS-CH-CA-GDT-010-001,FRS-CH-CA-GDT-016-001,FRS-CH-CA-GDT-016-002,FRS-CH-CA-GDT-016-003,FRS-CH-CA-GDT-016-004,FRS-CH-REG-OTH-046-002,FRS-CH-REG-GEN-022-</w:t>
            </w:r>
            <w:r>
              <w:rPr>
                <w:rFonts w:eastAsia="Arial" w:cs="Arial"/>
                <w:color w:val="000000"/>
                <w:sz w:val="20"/>
              </w:rPr>
              <w:lastRenderedPageBreak/>
              <w:t>008,FRS-CH-REG-GEN-024-001,FRS-CH-REG-GEN-024-002,FRS-CH-REG-OTH-001-004,FRS-CH-REG-OTH-004-004,FRS-CH-REG-OTH-007-005,FRS-CH-REG-OTH-010-005,FRS-CH-REG-OTH-016-005,FRS-CH-REG-OTH-019-004,FRS-CH-REG-OTH-022-005,FRS-CH-REG-OTH-025-004,FRS-CH-REG-MIR-001-009, FRS-CH-REG-MDR-001-007, FRS-CH-REG-GEN-024-003,</w:t>
            </w:r>
            <w:r>
              <w:rPr>
                <w:rFonts w:eastAsia="Arial" w:cs="Arial"/>
                <w:color w:val="000000"/>
                <w:sz w:val="20"/>
                <w:highlight w:val="white"/>
              </w:rPr>
              <w:t xml:space="preserve"> FRS-CH-CA-GDT-011-001</w:t>
            </w:r>
          </w:p>
        </w:tc>
      </w:tr>
      <w:tr w:rsidR="00F6126C" w14:paraId="2D6C1173"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166" w14:textId="77777777" w:rsidR="00F6126C" w:rsidRDefault="00F6126C" w:rsidP="00F6126C">
            <w:pPr>
              <w:pBdr>
                <w:top w:val="nil"/>
                <w:left w:val="nil"/>
                <w:bottom w:val="nil"/>
                <w:right w:val="nil"/>
              </w:pBdr>
            </w:pPr>
            <w:r>
              <w:rPr>
                <w:rFonts w:eastAsia="Arial" w:cs="Arial"/>
                <w:color w:val="000000"/>
                <w:sz w:val="20"/>
              </w:rPr>
              <w:lastRenderedPageBreak/>
              <w:t>DS-CH-CS-OWS-015</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167" w14:textId="77777777" w:rsidR="00F6126C" w:rsidRDefault="00F6126C" w:rsidP="00F6126C">
            <w:pPr>
              <w:pBdr>
                <w:top w:val="nil"/>
                <w:left w:val="nil"/>
                <w:bottom w:val="nil"/>
                <w:right w:val="nil"/>
              </w:pBdr>
            </w:pPr>
            <w:r>
              <w:rPr>
                <w:rFonts w:eastAsia="Arial" w:cs="Arial"/>
                <w:color w:val="000000"/>
                <w:sz w:val="20"/>
              </w:rPr>
              <w:t>The system shall be configured to perform Cancel Translation activity when record is in the configured states</w:t>
            </w:r>
          </w:p>
          <w:p w14:paraId="2D6C1168" w14:textId="77777777" w:rsidR="00F6126C" w:rsidRDefault="00F6126C" w:rsidP="00F6126C">
            <w:pPr>
              <w:pBdr>
                <w:top w:val="nil"/>
                <w:left w:val="nil"/>
                <w:bottom w:val="nil"/>
                <w:right w:val="nil"/>
              </w:pBdr>
            </w:pPr>
            <w:r>
              <w:rPr>
                <w:rFonts w:eastAsia="Arial" w:cs="Arial"/>
                <w:color w:val="000000"/>
                <w:sz w:val="20"/>
              </w:rPr>
              <w:t> </w:t>
            </w:r>
          </w:p>
          <w:p w14:paraId="2D6C1169" w14:textId="77777777" w:rsidR="00F6126C" w:rsidRDefault="00F6126C" w:rsidP="00F6126C">
            <w:pPr>
              <w:pBdr>
                <w:top w:val="nil"/>
                <w:left w:val="nil"/>
                <w:bottom w:val="nil"/>
                <w:right w:val="nil"/>
              </w:pBdr>
            </w:pPr>
            <w:r>
              <w:rPr>
                <w:rFonts w:eastAsia="Arial" w:cs="Arial"/>
                <w:color w:val="000000"/>
                <w:sz w:val="20"/>
              </w:rPr>
              <w:t>It is configured as OWS operations ‘cancelandUpdateTranslation’</w:t>
            </w:r>
          </w:p>
          <w:p w14:paraId="2D6C116A" w14:textId="77777777" w:rsidR="00F6126C" w:rsidRDefault="00F6126C" w:rsidP="00F6126C">
            <w:pPr>
              <w:pBdr>
                <w:top w:val="nil"/>
                <w:left w:val="nil"/>
                <w:bottom w:val="nil"/>
                <w:right w:val="nil"/>
              </w:pBdr>
            </w:pPr>
            <w:r>
              <w:rPr>
                <w:rFonts w:eastAsia="Arial" w:cs="Arial"/>
                <w:color w:val="000000"/>
                <w:sz w:val="20"/>
              </w:rPr>
              <w:t> </w:t>
            </w:r>
          </w:p>
          <w:p w14:paraId="2D6C116B" w14:textId="77777777" w:rsidR="00F6126C" w:rsidRDefault="00F6126C" w:rsidP="00F6126C">
            <w:pPr>
              <w:pBdr>
                <w:top w:val="nil"/>
                <w:left w:val="nil"/>
                <w:bottom w:val="nil"/>
                <w:right w:val="nil"/>
              </w:pBdr>
            </w:pPr>
            <w:r>
              <w:rPr>
                <w:rFonts w:eastAsia="Arial" w:cs="Arial"/>
                <w:color w:val="000000"/>
                <w:sz w:val="20"/>
              </w:rPr>
              <w:t>Refer QCM TW_CH_DS_Interface_Spec Section ‘Translation Interface’</w:t>
            </w:r>
          </w:p>
          <w:p w14:paraId="2D6C116C" w14:textId="77777777" w:rsidR="00F6126C" w:rsidRDefault="00F6126C" w:rsidP="00F6126C">
            <w:pPr>
              <w:pBdr>
                <w:top w:val="nil"/>
                <w:left w:val="nil"/>
                <w:bottom w:val="nil"/>
                <w:right w:val="nil"/>
              </w:pBdr>
            </w:pPr>
            <w:r>
              <w:rPr>
                <w:rFonts w:eastAsia="Arial" w:cs="Arial"/>
                <w:color w:val="000000"/>
                <w:sz w:val="20"/>
              </w:rPr>
              <w:t> </w:t>
            </w:r>
          </w:p>
          <w:p w14:paraId="2D6C116D" w14:textId="77777777" w:rsidR="00F6126C" w:rsidRDefault="00F6126C" w:rsidP="00F6126C">
            <w:pPr>
              <w:pBdr>
                <w:top w:val="nil"/>
                <w:left w:val="nil"/>
                <w:bottom w:val="nil"/>
                <w:right w:val="nil"/>
              </w:pBdr>
            </w:pPr>
            <w:r>
              <w:rPr>
                <w:rFonts w:eastAsia="Arial" w:cs="Arial"/>
                <w:color w:val="000000"/>
                <w:sz w:val="20"/>
              </w:rPr>
              <w:t>For OWS configuration-</w:t>
            </w:r>
          </w:p>
          <w:p w14:paraId="2D6C116E" w14:textId="77777777" w:rsidR="00F6126C" w:rsidRDefault="00F6126C" w:rsidP="00F6126C">
            <w:pPr>
              <w:pBdr>
                <w:top w:val="nil"/>
                <w:left w:val="nil"/>
                <w:bottom w:val="nil"/>
                <w:right w:val="nil"/>
              </w:pBdr>
            </w:pPr>
            <w:r>
              <w:rPr>
                <w:rFonts w:eastAsia="Arial" w:cs="Arial"/>
                <w:color w:val="000000"/>
                <w:sz w:val="20"/>
              </w:rPr>
              <w:t>Refer OWS_Input_Params_Export.xls for WS_NAME- LBSendTranslationData</w:t>
            </w:r>
          </w:p>
          <w:p w14:paraId="2D6C116F" w14:textId="77777777" w:rsidR="00F6126C" w:rsidRDefault="00F6126C" w:rsidP="00F6126C">
            <w:pPr>
              <w:pBdr>
                <w:top w:val="nil"/>
                <w:left w:val="nil"/>
                <w:bottom w:val="nil"/>
                <w:right w:val="nil"/>
              </w:pBdr>
            </w:pPr>
            <w:r>
              <w:rPr>
                <w:rFonts w:eastAsia="Arial" w:cs="Arial"/>
                <w:color w:val="000000"/>
                <w:sz w:val="20"/>
              </w:rPr>
              <w:t xml:space="preserve">For state information- </w:t>
            </w:r>
          </w:p>
          <w:p w14:paraId="2D6C1170" w14:textId="77777777" w:rsidR="00F6126C" w:rsidRDefault="00F6126C" w:rsidP="00F6126C">
            <w:pPr>
              <w:pBdr>
                <w:top w:val="nil"/>
                <w:left w:val="nil"/>
                <w:bottom w:val="nil"/>
                <w:right w:val="nil"/>
              </w:pBdr>
            </w:pPr>
            <w:r>
              <w:rPr>
                <w:rFonts w:eastAsia="Arial" w:cs="Arial"/>
                <w:color w:val="000000"/>
                <w:sz w:val="20"/>
              </w:rPr>
              <w:t>Refer Group_Category_Workflow.xls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171"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172" w14:textId="77777777" w:rsidR="00F6126C" w:rsidRDefault="00F6126C" w:rsidP="00F6126C">
            <w:pPr>
              <w:pBdr>
                <w:top w:val="nil"/>
                <w:left w:val="nil"/>
                <w:bottom w:val="nil"/>
                <w:right w:val="nil"/>
              </w:pBdr>
            </w:pPr>
            <w:r>
              <w:rPr>
                <w:rFonts w:eastAsia="Arial" w:cs="Arial"/>
                <w:color w:val="000000"/>
                <w:sz w:val="20"/>
              </w:rPr>
              <w:t>FRS-CH-INT-TRA-005-001</w:t>
            </w:r>
          </w:p>
        </w:tc>
      </w:tr>
      <w:tr w:rsidR="00F6126C" w14:paraId="2D6C1181"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174" w14:textId="77777777" w:rsidR="00F6126C" w:rsidRDefault="00F6126C" w:rsidP="00F6126C">
            <w:pPr>
              <w:pBdr>
                <w:top w:val="nil"/>
                <w:left w:val="nil"/>
                <w:bottom w:val="nil"/>
                <w:right w:val="nil"/>
              </w:pBdr>
            </w:pPr>
            <w:r>
              <w:rPr>
                <w:rFonts w:eastAsia="Arial" w:cs="Arial"/>
                <w:color w:val="000000"/>
                <w:sz w:val="20"/>
              </w:rPr>
              <w:t>DS-CH-CS-OWS-016</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175" w14:textId="77777777" w:rsidR="00F6126C" w:rsidRDefault="00F6126C" w:rsidP="00F6126C">
            <w:pPr>
              <w:pBdr>
                <w:top w:val="nil"/>
                <w:left w:val="nil"/>
                <w:bottom w:val="nil"/>
                <w:right w:val="nil"/>
              </w:pBdr>
            </w:pPr>
            <w:r>
              <w:rPr>
                <w:rFonts w:eastAsia="Arial" w:cs="Arial"/>
                <w:color w:val="000000"/>
                <w:sz w:val="20"/>
              </w:rPr>
              <w:t>The system shall be configured to search Trade Item Name based on below fields in intake record.</w:t>
            </w:r>
          </w:p>
          <w:p w14:paraId="2D6C1176" w14:textId="77777777" w:rsidR="00F6126C" w:rsidRDefault="00F6126C" w:rsidP="00F6126C">
            <w:pPr>
              <w:pBdr>
                <w:top w:val="nil"/>
                <w:left w:val="nil"/>
                <w:bottom w:val="nil"/>
                <w:right w:val="nil"/>
              </w:pBdr>
            </w:pPr>
            <w:r>
              <w:rPr>
                <w:rFonts w:eastAsia="Arial" w:cs="Arial"/>
                <w:color w:val="000000"/>
                <w:sz w:val="20"/>
              </w:rPr>
              <w:t> </w:t>
            </w:r>
          </w:p>
          <w:p w14:paraId="2D6C1177"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 xml:space="preserve">Trade Item Name search </w:t>
            </w:r>
          </w:p>
          <w:p w14:paraId="2D6C1178"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Catalog Item Identifier</w:t>
            </w:r>
          </w:p>
          <w:p w14:paraId="2D6C1179"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Technical Product Identifier</w:t>
            </w:r>
          </w:p>
          <w:p w14:paraId="2D6C117A" w14:textId="77777777" w:rsidR="00F6126C" w:rsidRDefault="00F6126C" w:rsidP="00F6126C">
            <w:pPr>
              <w:pBdr>
                <w:top w:val="nil"/>
                <w:left w:val="nil"/>
                <w:bottom w:val="nil"/>
                <w:right w:val="nil"/>
              </w:pBdr>
              <w:ind w:left="720"/>
            </w:pPr>
            <w:r>
              <w:rPr>
                <w:rFonts w:eastAsia="Arial" w:cs="Arial"/>
                <w:color w:val="000000"/>
                <w:sz w:val="20"/>
              </w:rPr>
              <w:t> </w:t>
            </w:r>
          </w:p>
          <w:p w14:paraId="2D6C117B" w14:textId="77777777" w:rsidR="00F6126C" w:rsidRDefault="00F6126C" w:rsidP="00F6126C">
            <w:pPr>
              <w:pBdr>
                <w:top w:val="nil"/>
                <w:left w:val="nil"/>
                <w:bottom w:val="nil"/>
                <w:right w:val="nil"/>
              </w:pBdr>
            </w:pPr>
            <w:r>
              <w:rPr>
                <w:rFonts w:eastAsia="Arial" w:cs="Arial"/>
                <w:color w:val="000000"/>
                <w:sz w:val="20"/>
              </w:rPr>
              <w:t xml:space="preserve">Refer QCM TW_CH_DS_Interface_Spec Section ‘Product Lookup Interface’ </w:t>
            </w:r>
          </w:p>
          <w:p w14:paraId="2D6C117C" w14:textId="77777777" w:rsidR="00F6126C" w:rsidRDefault="00F6126C" w:rsidP="00F6126C">
            <w:pPr>
              <w:pBdr>
                <w:top w:val="nil"/>
                <w:left w:val="nil"/>
                <w:bottom w:val="nil"/>
                <w:right w:val="nil"/>
              </w:pBdr>
            </w:pPr>
            <w:r>
              <w:rPr>
                <w:rFonts w:eastAsia="Arial" w:cs="Arial"/>
                <w:color w:val="000000"/>
                <w:sz w:val="20"/>
              </w:rPr>
              <w:t> </w:t>
            </w:r>
          </w:p>
          <w:p w14:paraId="2D6C117D" w14:textId="77777777" w:rsidR="00F6126C" w:rsidRDefault="00F6126C" w:rsidP="00F6126C">
            <w:pPr>
              <w:pBdr>
                <w:top w:val="nil"/>
                <w:left w:val="nil"/>
                <w:bottom w:val="nil"/>
                <w:right w:val="nil"/>
              </w:pBdr>
            </w:pPr>
            <w:r>
              <w:rPr>
                <w:rFonts w:eastAsia="Arial" w:cs="Arial"/>
                <w:color w:val="000000"/>
                <w:sz w:val="20"/>
              </w:rPr>
              <w:t>Refer OWS_Input_Params_Export.xls for WS_NAME- Product Structure Look Up</w:t>
            </w:r>
          </w:p>
          <w:p w14:paraId="2D6C117E" w14:textId="77777777" w:rsidR="00F6126C" w:rsidRDefault="00F6126C" w:rsidP="00F6126C">
            <w:pPr>
              <w:pBdr>
                <w:top w:val="nil"/>
                <w:left w:val="nil"/>
                <w:bottom w:val="nil"/>
                <w:right w:val="nil"/>
              </w:pBdr>
            </w:pPr>
            <w:r>
              <w:rPr>
                <w:rFonts w:eastAsia="Arial" w:cs="Arial"/>
                <w:color w:val="000000"/>
                <w:sz w:val="20"/>
              </w:rPr>
              <w:lastRenderedPageBreak/>
              <w:t>Refer OWS_Output_Params_Export.xls for WS_NAME- Product Structure Look Up</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17F" w14:textId="77777777" w:rsidR="00F6126C" w:rsidRDefault="00F6126C" w:rsidP="00F6126C">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180" w14:textId="77777777" w:rsidR="00F6126C" w:rsidRDefault="00F6126C" w:rsidP="00F6126C">
            <w:pPr>
              <w:pBdr>
                <w:top w:val="nil"/>
                <w:left w:val="nil"/>
                <w:bottom w:val="nil"/>
                <w:right w:val="nil"/>
              </w:pBdr>
            </w:pPr>
            <w:r>
              <w:rPr>
                <w:rFonts w:eastAsia="Arial" w:cs="Arial"/>
                <w:color w:val="000000"/>
                <w:sz w:val="20"/>
              </w:rPr>
              <w:t>FRS-CH-SF-INTK-004-001</w:t>
            </w:r>
          </w:p>
        </w:tc>
      </w:tr>
      <w:tr w:rsidR="00F6126C" w14:paraId="2D6C118B"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182" w14:textId="77777777" w:rsidR="00F6126C" w:rsidRDefault="00F6126C" w:rsidP="00F6126C">
            <w:pPr>
              <w:pBdr>
                <w:top w:val="nil"/>
                <w:left w:val="nil"/>
                <w:bottom w:val="nil"/>
                <w:right w:val="nil"/>
              </w:pBdr>
            </w:pPr>
            <w:r>
              <w:rPr>
                <w:rFonts w:eastAsia="Arial" w:cs="Arial"/>
                <w:color w:val="000000"/>
                <w:sz w:val="20"/>
              </w:rPr>
              <w:t>DS-CH-CS-OWS-017</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183" w14:textId="77777777" w:rsidR="00F6126C" w:rsidRDefault="00F6126C" w:rsidP="00F6126C">
            <w:pPr>
              <w:pBdr>
                <w:top w:val="nil"/>
                <w:left w:val="nil"/>
                <w:bottom w:val="nil"/>
                <w:right w:val="nil"/>
              </w:pBdr>
            </w:pPr>
            <w:r>
              <w:rPr>
                <w:rFonts w:eastAsia="Arial" w:cs="Arial"/>
                <w:color w:val="000000"/>
                <w:sz w:val="20"/>
              </w:rPr>
              <w:t>The system shall be configured to populate Trade Item Name and Trade Item Id based Trade Item Name search in intake record.</w:t>
            </w:r>
          </w:p>
          <w:p w14:paraId="2D6C1184" w14:textId="77777777" w:rsidR="00F6126C" w:rsidRDefault="00F6126C" w:rsidP="00F6126C">
            <w:pPr>
              <w:pBdr>
                <w:top w:val="nil"/>
                <w:left w:val="nil"/>
                <w:bottom w:val="nil"/>
                <w:right w:val="nil"/>
              </w:pBdr>
            </w:pPr>
            <w:r>
              <w:rPr>
                <w:rFonts w:eastAsia="Arial" w:cs="Arial"/>
                <w:color w:val="000000"/>
                <w:sz w:val="20"/>
              </w:rPr>
              <w:t> </w:t>
            </w:r>
          </w:p>
          <w:p w14:paraId="2D6C1185" w14:textId="77777777" w:rsidR="00F6126C" w:rsidRDefault="00F6126C" w:rsidP="00F6126C">
            <w:pPr>
              <w:pBdr>
                <w:top w:val="nil"/>
                <w:left w:val="nil"/>
                <w:bottom w:val="nil"/>
                <w:right w:val="nil"/>
              </w:pBdr>
            </w:pPr>
            <w:r>
              <w:rPr>
                <w:rFonts w:eastAsia="Arial" w:cs="Arial"/>
                <w:color w:val="000000"/>
                <w:sz w:val="20"/>
              </w:rPr>
              <w:t xml:space="preserve">Refer QCM TW_CH_DS_Interface_Spec Section ‘Product Lookup Interface’ </w:t>
            </w:r>
          </w:p>
          <w:p w14:paraId="2D6C1186" w14:textId="77777777" w:rsidR="00F6126C" w:rsidRDefault="00F6126C" w:rsidP="00F6126C">
            <w:pPr>
              <w:pBdr>
                <w:top w:val="nil"/>
                <w:left w:val="nil"/>
                <w:bottom w:val="nil"/>
                <w:right w:val="nil"/>
              </w:pBdr>
            </w:pPr>
            <w:r>
              <w:rPr>
                <w:rFonts w:eastAsia="Arial" w:cs="Arial"/>
                <w:color w:val="000000"/>
                <w:sz w:val="20"/>
              </w:rPr>
              <w:t> </w:t>
            </w:r>
          </w:p>
          <w:p w14:paraId="2D6C1187" w14:textId="77777777" w:rsidR="00F6126C" w:rsidRDefault="00F6126C" w:rsidP="00F6126C">
            <w:pPr>
              <w:pBdr>
                <w:top w:val="nil"/>
                <w:left w:val="nil"/>
                <w:bottom w:val="nil"/>
                <w:right w:val="nil"/>
              </w:pBdr>
            </w:pPr>
            <w:r>
              <w:rPr>
                <w:rFonts w:eastAsia="Arial" w:cs="Arial"/>
                <w:color w:val="000000"/>
                <w:sz w:val="20"/>
              </w:rPr>
              <w:t>Refer OWS_Input_Params_Export.xls for WS_NAME- Product Structure Look Up</w:t>
            </w:r>
          </w:p>
          <w:p w14:paraId="2D6C1188" w14:textId="77777777" w:rsidR="00F6126C" w:rsidRDefault="00F6126C" w:rsidP="00F6126C">
            <w:pPr>
              <w:pBdr>
                <w:top w:val="nil"/>
                <w:left w:val="nil"/>
                <w:bottom w:val="nil"/>
                <w:right w:val="nil"/>
              </w:pBdr>
            </w:pPr>
            <w:r>
              <w:rPr>
                <w:rFonts w:eastAsia="Arial" w:cs="Arial"/>
                <w:color w:val="000000"/>
                <w:sz w:val="20"/>
              </w:rPr>
              <w:t>Refer OWS_Output_Params_Export.xls for WS_NAME- Product Structure Look Up</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189"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18A" w14:textId="77777777" w:rsidR="00F6126C" w:rsidRDefault="00F6126C" w:rsidP="00F6126C">
            <w:pPr>
              <w:pBdr>
                <w:top w:val="nil"/>
                <w:left w:val="nil"/>
                <w:bottom w:val="nil"/>
                <w:right w:val="nil"/>
              </w:pBdr>
            </w:pPr>
            <w:r>
              <w:rPr>
                <w:rFonts w:eastAsia="Arial" w:cs="Arial"/>
                <w:color w:val="000000"/>
                <w:sz w:val="20"/>
              </w:rPr>
              <w:t>FRS-CH-SF-INTK-004-003</w:t>
            </w:r>
          </w:p>
        </w:tc>
      </w:tr>
      <w:tr w:rsidR="00F6126C" w14:paraId="2D6C1199"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18C" w14:textId="77777777" w:rsidR="00F6126C" w:rsidRDefault="00F6126C" w:rsidP="00F6126C">
            <w:pPr>
              <w:pBdr>
                <w:top w:val="nil"/>
                <w:left w:val="nil"/>
                <w:bottom w:val="nil"/>
                <w:right w:val="nil"/>
              </w:pBdr>
            </w:pPr>
            <w:r>
              <w:rPr>
                <w:rFonts w:eastAsia="Arial" w:cs="Arial"/>
                <w:color w:val="000000"/>
                <w:sz w:val="20"/>
              </w:rPr>
              <w:t>DS-CH-CS-OWS-018</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18D" w14:textId="77777777" w:rsidR="00F6126C" w:rsidRDefault="00F6126C" w:rsidP="00F6126C">
            <w:pPr>
              <w:pBdr>
                <w:top w:val="nil"/>
                <w:left w:val="nil"/>
                <w:bottom w:val="nil"/>
                <w:right w:val="nil"/>
              </w:pBdr>
            </w:pPr>
            <w:r>
              <w:rPr>
                <w:rFonts w:eastAsia="Arial" w:cs="Arial"/>
                <w:color w:val="000000"/>
                <w:sz w:val="20"/>
              </w:rPr>
              <w:t>The system shall be configured to search Trade Item Name based on below fields in Complaint record.</w:t>
            </w:r>
          </w:p>
          <w:p w14:paraId="2D6C118E" w14:textId="77777777" w:rsidR="00F6126C" w:rsidRDefault="00F6126C" w:rsidP="00F6126C">
            <w:pPr>
              <w:pBdr>
                <w:top w:val="nil"/>
                <w:left w:val="nil"/>
                <w:bottom w:val="nil"/>
                <w:right w:val="nil"/>
              </w:pBdr>
            </w:pPr>
            <w:r>
              <w:rPr>
                <w:rFonts w:eastAsia="Arial" w:cs="Arial"/>
                <w:color w:val="000000"/>
                <w:sz w:val="20"/>
              </w:rPr>
              <w:t> </w:t>
            </w:r>
          </w:p>
          <w:p w14:paraId="2D6C118F"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 xml:space="preserve">Trade Item Name search </w:t>
            </w:r>
          </w:p>
          <w:p w14:paraId="2D6C1190"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Catalog Item Identifier</w:t>
            </w:r>
          </w:p>
          <w:p w14:paraId="2D6C1191" w14:textId="5C4D6EFF" w:rsidR="00F6126C" w:rsidDel="001D3AF2" w:rsidRDefault="00F6126C" w:rsidP="00F6126C">
            <w:pPr>
              <w:numPr>
                <w:ilvl w:val="0"/>
                <w:numId w:val="25"/>
              </w:numPr>
              <w:pBdr>
                <w:top w:val="nil"/>
                <w:left w:val="nil"/>
                <w:bottom w:val="nil"/>
                <w:right w:val="nil"/>
              </w:pBdr>
              <w:tabs>
                <w:tab w:val="left" w:pos="720"/>
              </w:tabs>
              <w:jc w:val="both"/>
              <w:rPr>
                <w:del w:id="588" w:author="Kanungo, Kalpak (Cognizant)" w:date="2026-05-19T13:33:00Z" w16du:dateUtc="2026-05-19T08:03:00Z"/>
              </w:rPr>
            </w:pPr>
            <w:del w:id="589" w:author="Kanungo, Kalpak (Cognizant)" w:date="2026-05-19T13:33:00Z" w16du:dateUtc="2026-05-19T08:03:00Z">
              <w:r w:rsidDel="001D3AF2">
                <w:rPr>
                  <w:rFonts w:eastAsia="Arial" w:cs="Arial"/>
                  <w:color w:val="000000"/>
                  <w:sz w:val="20"/>
                </w:rPr>
                <w:delText>Technical Product Identifier</w:delText>
              </w:r>
            </w:del>
          </w:p>
          <w:p w14:paraId="2D6C1192" w14:textId="77777777" w:rsidR="00F6126C" w:rsidRDefault="00F6126C" w:rsidP="00F6126C">
            <w:pPr>
              <w:pBdr>
                <w:top w:val="nil"/>
                <w:left w:val="nil"/>
                <w:bottom w:val="nil"/>
                <w:right w:val="nil"/>
              </w:pBdr>
              <w:ind w:left="720"/>
            </w:pPr>
            <w:r>
              <w:rPr>
                <w:rFonts w:eastAsia="Arial" w:cs="Arial"/>
                <w:color w:val="000000"/>
                <w:sz w:val="20"/>
              </w:rPr>
              <w:t> </w:t>
            </w:r>
          </w:p>
          <w:p w14:paraId="2D6C1193" w14:textId="77777777" w:rsidR="00F6126C" w:rsidRDefault="00F6126C" w:rsidP="00F6126C">
            <w:pPr>
              <w:pBdr>
                <w:top w:val="nil"/>
                <w:left w:val="nil"/>
                <w:bottom w:val="nil"/>
                <w:right w:val="nil"/>
              </w:pBdr>
            </w:pPr>
            <w:r>
              <w:rPr>
                <w:rFonts w:eastAsia="Arial" w:cs="Arial"/>
                <w:color w:val="000000"/>
                <w:sz w:val="20"/>
              </w:rPr>
              <w:t xml:space="preserve">Refer QCM TW_CH_DS_Interface_Spec Section ‘Product Lookup Interface’ </w:t>
            </w:r>
          </w:p>
          <w:p w14:paraId="2D6C1194" w14:textId="77777777" w:rsidR="00F6126C" w:rsidRDefault="00F6126C" w:rsidP="00F6126C">
            <w:pPr>
              <w:pBdr>
                <w:top w:val="nil"/>
                <w:left w:val="nil"/>
                <w:bottom w:val="nil"/>
                <w:right w:val="nil"/>
              </w:pBdr>
            </w:pPr>
            <w:r>
              <w:rPr>
                <w:rFonts w:eastAsia="Arial" w:cs="Arial"/>
                <w:color w:val="000000"/>
                <w:sz w:val="20"/>
              </w:rPr>
              <w:t> </w:t>
            </w:r>
          </w:p>
          <w:p w14:paraId="2D6C1195" w14:textId="77777777" w:rsidR="00F6126C" w:rsidRDefault="00F6126C" w:rsidP="00F6126C">
            <w:pPr>
              <w:pBdr>
                <w:top w:val="nil"/>
                <w:left w:val="nil"/>
                <w:bottom w:val="nil"/>
                <w:right w:val="nil"/>
              </w:pBdr>
            </w:pPr>
            <w:r>
              <w:rPr>
                <w:rFonts w:eastAsia="Arial" w:cs="Arial"/>
                <w:color w:val="000000"/>
                <w:sz w:val="20"/>
              </w:rPr>
              <w:t>Refer OWS_Input_Params_Export.xls for WS_NAME- Product Structure Look Up</w:t>
            </w:r>
          </w:p>
          <w:p w14:paraId="2D6C1196" w14:textId="77777777" w:rsidR="00F6126C" w:rsidRDefault="00F6126C" w:rsidP="00F6126C">
            <w:pPr>
              <w:pBdr>
                <w:top w:val="nil"/>
                <w:left w:val="nil"/>
                <w:bottom w:val="nil"/>
                <w:right w:val="nil"/>
              </w:pBdr>
            </w:pPr>
            <w:r>
              <w:rPr>
                <w:rFonts w:eastAsia="Arial" w:cs="Arial"/>
                <w:color w:val="000000"/>
                <w:sz w:val="20"/>
              </w:rPr>
              <w:t>Refer OWS_Output_Params_Export.xls for WS_NAME- Product Structure Look Up</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197"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198" w14:textId="77777777" w:rsidR="00F6126C" w:rsidRDefault="00F6126C" w:rsidP="00F6126C">
            <w:pPr>
              <w:pBdr>
                <w:top w:val="nil"/>
                <w:left w:val="nil"/>
                <w:bottom w:val="nil"/>
                <w:right w:val="nil"/>
              </w:pBdr>
            </w:pPr>
            <w:r>
              <w:rPr>
                <w:rFonts w:eastAsia="Arial" w:cs="Arial"/>
                <w:color w:val="000000"/>
                <w:sz w:val="20"/>
              </w:rPr>
              <w:t>FRS-CH-SF-EVAL-004-001</w:t>
            </w:r>
          </w:p>
        </w:tc>
      </w:tr>
      <w:tr w:rsidR="00F6126C" w14:paraId="2D6C11A3"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19A" w14:textId="77777777" w:rsidR="00F6126C" w:rsidRDefault="00F6126C" w:rsidP="00F6126C">
            <w:pPr>
              <w:pBdr>
                <w:top w:val="nil"/>
                <w:left w:val="nil"/>
                <w:bottom w:val="nil"/>
                <w:right w:val="nil"/>
              </w:pBdr>
            </w:pPr>
            <w:r>
              <w:rPr>
                <w:rFonts w:eastAsia="Arial" w:cs="Arial"/>
                <w:color w:val="000000"/>
                <w:sz w:val="20"/>
              </w:rPr>
              <w:t>DS-CH-CS-OWS-019</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19B" w14:textId="77777777" w:rsidR="00F6126C" w:rsidRDefault="00F6126C" w:rsidP="00F6126C">
            <w:pPr>
              <w:pBdr>
                <w:top w:val="nil"/>
                <w:left w:val="nil"/>
                <w:bottom w:val="nil"/>
                <w:right w:val="nil"/>
              </w:pBdr>
            </w:pPr>
            <w:r>
              <w:rPr>
                <w:rFonts w:eastAsia="Arial" w:cs="Arial"/>
                <w:color w:val="000000"/>
                <w:sz w:val="20"/>
              </w:rPr>
              <w:t>The system shall be configured to populateTrade Item Name and Trade Item ID based Trade Item Name search in Complaint record.</w:t>
            </w:r>
          </w:p>
          <w:p w14:paraId="2D6C119C" w14:textId="77777777" w:rsidR="00F6126C" w:rsidRDefault="00F6126C" w:rsidP="00F6126C">
            <w:pPr>
              <w:pBdr>
                <w:top w:val="nil"/>
                <w:left w:val="nil"/>
                <w:bottom w:val="nil"/>
                <w:right w:val="nil"/>
              </w:pBdr>
            </w:pPr>
            <w:r>
              <w:rPr>
                <w:rFonts w:eastAsia="Arial" w:cs="Arial"/>
                <w:color w:val="000000"/>
                <w:sz w:val="20"/>
              </w:rPr>
              <w:t> </w:t>
            </w:r>
          </w:p>
          <w:p w14:paraId="2D6C119D" w14:textId="77777777" w:rsidR="00F6126C" w:rsidRDefault="00F6126C" w:rsidP="00F6126C">
            <w:pPr>
              <w:pBdr>
                <w:top w:val="nil"/>
                <w:left w:val="nil"/>
                <w:bottom w:val="nil"/>
                <w:right w:val="nil"/>
              </w:pBdr>
            </w:pPr>
            <w:r>
              <w:rPr>
                <w:rFonts w:eastAsia="Arial" w:cs="Arial"/>
                <w:color w:val="000000"/>
                <w:sz w:val="20"/>
              </w:rPr>
              <w:t xml:space="preserve">Refer QCM TW_CH_DS_Interface_Spec Section ‘Product Lookup Interface’ </w:t>
            </w:r>
          </w:p>
          <w:p w14:paraId="2D6C119E" w14:textId="77777777" w:rsidR="00F6126C" w:rsidRDefault="00F6126C" w:rsidP="00F6126C">
            <w:pPr>
              <w:pBdr>
                <w:top w:val="nil"/>
                <w:left w:val="nil"/>
                <w:bottom w:val="nil"/>
                <w:right w:val="nil"/>
              </w:pBdr>
            </w:pPr>
            <w:r>
              <w:rPr>
                <w:rFonts w:eastAsia="Arial" w:cs="Arial"/>
                <w:color w:val="000000"/>
                <w:sz w:val="20"/>
              </w:rPr>
              <w:t> </w:t>
            </w:r>
          </w:p>
          <w:p w14:paraId="2D6C119F" w14:textId="77777777" w:rsidR="00F6126C" w:rsidRDefault="00F6126C" w:rsidP="00F6126C">
            <w:pPr>
              <w:pBdr>
                <w:top w:val="nil"/>
                <w:left w:val="nil"/>
                <w:bottom w:val="nil"/>
                <w:right w:val="nil"/>
              </w:pBdr>
            </w:pPr>
            <w:r>
              <w:rPr>
                <w:rFonts w:eastAsia="Arial" w:cs="Arial"/>
                <w:color w:val="000000"/>
                <w:sz w:val="20"/>
              </w:rPr>
              <w:t>Refer OWS_Input_Params_Export.xls for WS_NAME- Product Structure Look Up</w:t>
            </w:r>
          </w:p>
          <w:p w14:paraId="2D6C11A0" w14:textId="77777777" w:rsidR="00F6126C" w:rsidRDefault="00F6126C" w:rsidP="00F6126C">
            <w:pPr>
              <w:pBdr>
                <w:top w:val="nil"/>
                <w:left w:val="nil"/>
                <w:bottom w:val="nil"/>
                <w:right w:val="nil"/>
              </w:pBdr>
            </w:pPr>
            <w:r>
              <w:rPr>
                <w:rFonts w:eastAsia="Arial" w:cs="Arial"/>
                <w:color w:val="000000"/>
                <w:sz w:val="20"/>
              </w:rPr>
              <w:t>Refer OWS_Output_Params_Export.xls for WS_NAME- Product Structure Look Up</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1A1"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1A2" w14:textId="77777777" w:rsidR="00F6126C" w:rsidRDefault="00F6126C" w:rsidP="00F6126C">
            <w:pPr>
              <w:pBdr>
                <w:top w:val="nil"/>
                <w:left w:val="nil"/>
                <w:bottom w:val="nil"/>
                <w:right w:val="nil"/>
              </w:pBdr>
            </w:pPr>
            <w:r>
              <w:rPr>
                <w:rFonts w:eastAsia="Arial" w:cs="Arial"/>
                <w:color w:val="000000"/>
                <w:sz w:val="20"/>
              </w:rPr>
              <w:t>FRS-CH-SF-EVAL-004-003</w:t>
            </w:r>
          </w:p>
        </w:tc>
      </w:tr>
      <w:tr w:rsidR="00F6126C" w:rsidDel="00FF692D" w14:paraId="2D6C11B1" w14:textId="4A76A595" w:rsidTr="009F3CFA">
        <w:trPr>
          <w:trHeight w:val="324"/>
          <w:del w:id="590" w:author="Kanungo, Kalpak (Cognizant)" w:date="2026-05-19T13:34:00Z"/>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1A4" w14:textId="58BB8458" w:rsidR="00F6126C" w:rsidDel="00FF692D" w:rsidRDefault="00F6126C" w:rsidP="00F6126C">
            <w:pPr>
              <w:pBdr>
                <w:top w:val="nil"/>
                <w:left w:val="nil"/>
                <w:bottom w:val="nil"/>
                <w:right w:val="nil"/>
              </w:pBdr>
              <w:rPr>
                <w:del w:id="591" w:author="Kanungo, Kalpak (Cognizant)" w:date="2026-05-19T13:34:00Z" w16du:dateUtc="2026-05-19T08:04:00Z"/>
              </w:rPr>
            </w:pPr>
            <w:commentRangeStart w:id="592"/>
            <w:del w:id="593" w:author="Kanungo, Kalpak (Cognizant)" w:date="2026-05-19T13:34:00Z" w16du:dateUtc="2026-05-19T08:04:00Z">
              <w:r w:rsidDel="00FF692D">
                <w:rPr>
                  <w:rFonts w:eastAsia="Arial" w:cs="Arial"/>
                  <w:color w:val="000000"/>
                  <w:sz w:val="20"/>
                </w:rPr>
                <w:delText>DS-CH-CS-OWS-020</w:delText>
              </w:r>
            </w:del>
            <w:commentRangeEnd w:id="592"/>
            <w:r>
              <w:rPr>
                <w:rStyle w:val="CommentReference"/>
                <w:sz w:val="18"/>
                <w:szCs w:val="24"/>
              </w:rPr>
              <w:commentReference w:id="592"/>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1A5" w14:textId="6BE19A9F" w:rsidR="00F6126C" w:rsidDel="00FF692D" w:rsidRDefault="00F6126C" w:rsidP="00F6126C">
            <w:pPr>
              <w:pBdr>
                <w:top w:val="nil"/>
                <w:left w:val="nil"/>
                <w:bottom w:val="nil"/>
                <w:right w:val="nil"/>
              </w:pBdr>
              <w:rPr>
                <w:del w:id="594" w:author="Kanungo, Kalpak (Cognizant)" w:date="2026-05-19T13:34:00Z" w16du:dateUtc="2026-05-19T08:04:00Z"/>
              </w:rPr>
            </w:pPr>
            <w:del w:id="595" w:author="Kanungo, Kalpak (Cognizant)" w:date="2026-05-19T13:34:00Z" w16du:dateUtc="2026-05-19T08:04:00Z">
              <w:r w:rsidDel="00FF692D">
                <w:rPr>
                  <w:rFonts w:eastAsia="Arial" w:cs="Arial"/>
                  <w:color w:val="000000"/>
                  <w:sz w:val="20"/>
                </w:rPr>
                <w:delText>The system shall be configured to search Technical Product Identifier based on below fields in Complaint record.</w:delText>
              </w:r>
            </w:del>
          </w:p>
          <w:p w14:paraId="2D6C11A6" w14:textId="1803231E" w:rsidR="00F6126C" w:rsidDel="00FF692D" w:rsidRDefault="00F6126C" w:rsidP="00F6126C">
            <w:pPr>
              <w:pBdr>
                <w:top w:val="nil"/>
                <w:left w:val="nil"/>
                <w:bottom w:val="nil"/>
                <w:right w:val="nil"/>
              </w:pBdr>
              <w:rPr>
                <w:del w:id="596" w:author="Kanungo, Kalpak (Cognizant)" w:date="2026-05-19T13:34:00Z" w16du:dateUtc="2026-05-19T08:04:00Z"/>
              </w:rPr>
            </w:pPr>
            <w:del w:id="597" w:author="Kanungo, Kalpak (Cognizant)" w:date="2026-05-19T13:34:00Z" w16du:dateUtc="2026-05-19T08:04:00Z">
              <w:r w:rsidDel="00FF692D">
                <w:rPr>
                  <w:rFonts w:eastAsia="Arial" w:cs="Arial"/>
                  <w:color w:val="000000"/>
                  <w:sz w:val="20"/>
                </w:rPr>
                <w:delText> </w:delText>
              </w:r>
            </w:del>
          </w:p>
          <w:p w14:paraId="2D6C11A7" w14:textId="483EA096" w:rsidR="00F6126C" w:rsidDel="00FF692D" w:rsidRDefault="00F6126C" w:rsidP="00F6126C">
            <w:pPr>
              <w:numPr>
                <w:ilvl w:val="0"/>
                <w:numId w:val="25"/>
              </w:numPr>
              <w:pBdr>
                <w:top w:val="nil"/>
                <w:left w:val="nil"/>
                <w:bottom w:val="nil"/>
                <w:right w:val="nil"/>
              </w:pBdr>
              <w:tabs>
                <w:tab w:val="left" w:pos="720"/>
              </w:tabs>
              <w:rPr>
                <w:del w:id="598" w:author="Kanungo, Kalpak (Cognizant)" w:date="2026-05-19T13:34:00Z" w16du:dateUtc="2026-05-19T08:04:00Z"/>
              </w:rPr>
            </w:pPr>
            <w:del w:id="599" w:author="Kanungo, Kalpak (Cognizant)" w:date="2026-05-19T13:34:00Z" w16du:dateUtc="2026-05-19T08:04:00Z">
              <w:r w:rsidDel="00FF692D">
                <w:rPr>
                  <w:rFonts w:eastAsia="Arial" w:cs="Arial"/>
                  <w:color w:val="000000"/>
                  <w:sz w:val="20"/>
                </w:rPr>
                <w:delText>Trade Item ID</w:delText>
              </w:r>
            </w:del>
          </w:p>
          <w:p w14:paraId="2D6C11A8" w14:textId="0C2B419D" w:rsidR="00F6126C" w:rsidDel="00FF692D" w:rsidRDefault="00F6126C" w:rsidP="00F6126C">
            <w:pPr>
              <w:numPr>
                <w:ilvl w:val="0"/>
                <w:numId w:val="25"/>
              </w:numPr>
              <w:pBdr>
                <w:top w:val="nil"/>
                <w:left w:val="nil"/>
                <w:bottom w:val="nil"/>
                <w:right w:val="nil"/>
              </w:pBdr>
              <w:tabs>
                <w:tab w:val="left" w:pos="720"/>
              </w:tabs>
              <w:rPr>
                <w:del w:id="600" w:author="Kanungo, Kalpak (Cognizant)" w:date="2026-05-19T13:34:00Z" w16du:dateUtc="2026-05-19T08:04:00Z"/>
              </w:rPr>
            </w:pPr>
            <w:del w:id="601" w:author="Kanungo, Kalpak (Cognizant)" w:date="2026-05-19T13:34:00Z" w16du:dateUtc="2026-05-19T08:04:00Z">
              <w:r w:rsidDel="00FF692D">
                <w:rPr>
                  <w:rFonts w:eastAsia="Arial" w:cs="Arial"/>
                  <w:color w:val="000000"/>
                  <w:sz w:val="20"/>
                </w:rPr>
                <w:delText>Catalog Item Identifier</w:delText>
              </w:r>
            </w:del>
          </w:p>
          <w:p w14:paraId="2D6C11A9" w14:textId="535CF3D2" w:rsidR="00F6126C" w:rsidDel="00FF692D" w:rsidRDefault="00F6126C" w:rsidP="00F6126C">
            <w:pPr>
              <w:numPr>
                <w:ilvl w:val="0"/>
                <w:numId w:val="25"/>
              </w:numPr>
              <w:pBdr>
                <w:top w:val="nil"/>
                <w:left w:val="nil"/>
                <w:bottom w:val="nil"/>
                <w:right w:val="nil"/>
              </w:pBdr>
              <w:tabs>
                <w:tab w:val="left" w:pos="720"/>
              </w:tabs>
              <w:rPr>
                <w:del w:id="602" w:author="Kanungo, Kalpak (Cognizant)" w:date="2026-05-19T13:34:00Z" w16du:dateUtc="2026-05-19T08:04:00Z"/>
              </w:rPr>
            </w:pPr>
            <w:del w:id="603" w:author="Kanungo, Kalpak (Cognizant)" w:date="2026-05-19T13:34:00Z" w16du:dateUtc="2026-05-19T08:04:00Z">
              <w:r w:rsidDel="00FF692D">
                <w:rPr>
                  <w:rFonts w:eastAsia="Arial" w:cs="Arial"/>
                  <w:color w:val="000000"/>
                  <w:sz w:val="20"/>
                </w:rPr>
                <w:lastRenderedPageBreak/>
                <w:delText>Technical Product Identifier</w:delText>
              </w:r>
            </w:del>
          </w:p>
          <w:p w14:paraId="2D6C11AA" w14:textId="723A304F" w:rsidR="00F6126C" w:rsidDel="00FF692D" w:rsidRDefault="00F6126C" w:rsidP="00F6126C">
            <w:pPr>
              <w:pBdr>
                <w:top w:val="nil"/>
                <w:left w:val="nil"/>
                <w:bottom w:val="nil"/>
                <w:right w:val="nil"/>
              </w:pBdr>
              <w:rPr>
                <w:del w:id="604" w:author="Kanungo, Kalpak (Cognizant)" w:date="2026-05-19T13:34:00Z" w16du:dateUtc="2026-05-19T08:04:00Z"/>
              </w:rPr>
            </w:pPr>
            <w:del w:id="605" w:author="Kanungo, Kalpak (Cognizant)" w:date="2026-05-19T13:34:00Z" w16du:dateUtc="2026-05-19T08:04:00Z">
              <w:r w:rsidDel="00FF692D">
                <w:rPr>
                  <w:rFonts w:eastAsia="Arial" w:cs="Arial"/>
                  <w:color w:val="000000"/>
                  <w:sz w:val="20"/>
                </w:rPr>
                <w:delText> </w:delText>
              </w:r>
            </w:del>
          </w:p>
          <w:p w14:paraId="2D6C11AB" w14:textId="3EB8F4A3" w:rsidR="00F6126C" w:rsidDel="00FF692D" w:rsidRDefault="00F6126C" w:rsidP="00F6126C">
            <w:pPr>
              <w:pBdr>
                <w:top w:val="nil"/>
                <w:left w:val="nil"/>
                <w:bottom w:val="nil"/>
                <w:right w:val="nil"/>
              </w:pBdr>
              <w:rPr>
                <w:del w:id="606" w:author="Kanungo, Kalpak (Cognizant)" w:date="2026-05-19T13:34:00Z" w16du:dateUtc="2026-05-19T08:04:00Z"/>
              </w:rPr>
            </w:pPr>
            <w:del w:id="607" w:author="Kanungo, Kalpak (Cognizant)" w:date="2026-05-19T13:34:00Z" w16du:dateUtc="2026-05-19T08:04:00Z">
              <w:r w:rsidDel="00FF692D">
                <w:rPr>
                  <w:rFonts w:eastAsia="Arial" w:cs="Arial"/>
                  <w:color w:val="000000"/>
                  <w:sz w:val="20"/>
                </w:rPr>
                <w:delText xml:space="preserve">Refer QCM TW_CH_DS_Interface_Spec Section ‘Product Lookup Interface’ </w:delText>
              </w:r>
            </w:del>
          </w:p>
          <w:p w14:paraId="2D6C11AC" w14:textId="573A4CDC" w:rsidR="00F6126C" w:rsidDel="00FF692D" w:rsidRDefault="00F6126C" w:rsidP="00F6126C">
            <w:pPr>
              <w:pBdr>
                <w:top w:val="nil"/>
                <w:left w:val="nil"/>
                <w:bottom w:val="nil"/>
                <w:right w:val="nil"/>
              </w:pBdr>
              <w:rPr>
                <w:del w:id="608" w:author="Kanungo, Kalpak (Cognizant)" w:date="2026-05-19T13:34:00Z" w16du:dateUtc="2026-05-19T08:04:00Z"/>
              </w:rPr>
            </w:pPr>
            <w:del w:id="609" w:author="Kanungo, Kalpak (Cognizant)" w:date="2026-05-19T13:34:00Z" w16du:dateUtc="2026-05-19T08:04:00Z">
              <w:r w:rsidDel="00FF692D">
                <w:rPr>
                  <w:rFonts w:eastAsia="Arial" w:cs="Arial"/>
                  <w:color w:val="000000"/>
                  <w:sz w:val="20"/>
                </w:rPr>
                <w:delText> </w:delText>
              </w:r>
            </w:del>
          </w:p>
          <w:p w14:paraId="2D6C11AD" w14:textId="05F83E03" w:rsidR="00F6126C" w:rsidDel="00FF692D" w:rsidRDefault="00F6126C" w:rsidP="00F6126C">
            <w:pPr>
              <w:pBdr>
                <w:top w:val="nil"/>
                <w:left w:val="nil"/>
                <w:bottom w:val="nil"/>
                <w:right w:val="nil"/>
              </w:pBdr>
              <w:rPr>
                <w:del w:id="610" w:author="Kanungo, Kalpak (Cognizant)" w:date="2026-05-19T13:34:00Z" w16du:dateUtc="2026-05-19T08:04:00Z"/>
              </w:rPr>
            </w:pPr>
            <w:del w:id="611" w:author="Kanungo, Kalpak (Cognizant)" w:date="2026-05-19T13:34:00Z" w16du:dateUtc="2026-05-19T08:04:00Z">
              <w:r w:rsidDel="00FF692D">
                <w:rPr>
                  <w:rFonts w:eastAsia="Arial" w:cs="Arial"/>
                  <w:color w:val="000000"/>
                  <w:sz w:val="20"/>
                </w:rPr>
                <w:delText>Refer OWS_Input_Params_Export.xls for WS_NAME- Product Structure Look Up</w:delText>
              </w:r>
            </w:del>
          </w:p>
          <w:p w14:paraId="2D6C11AE" w14:textId="194A9337" w:rsidR="00F6126C" w:rsidDel="00FF692D" w:rsidRDefault="00F6126C" w:rsidP="00F6126C">
            <w:pPr>
              <w:pBdr>
                <w:top w:val="nil"/>
                <w:left w:val="nil"/>
                <w:bottom w:val="nil"/>
                <w:right w:val="nil"/>
              </w:pBdr>
              <w:rPr>
                <w:del w:id="612" w:author="Kanungo, Kalpak (Cognizant)" w:date="2026-05-19T13:34:00Z" w16du:dateUtc="2026-05-19T08:04:00Z"/>
              </w:rPr>
            </w:pPr>
            <w:del w:id="613" w:author="Kanungo, Kalpak (Cognizant)" w:date="2026-05-19T13:34:00Z" w16du:dateUtc="2026-05-19T08:04:00Z">
              <w:r w:rsidDel="00FF692D">
                <w:rPr>
                  <w:rFonts w:eastAsia="Arial" w:cs="Arial"/>
                  <w:color w:val="000000"/>
                  <w:sz w:val="20"/>
                </w:rPr>
                <w:delText>Refer OWS_Output_Params_Export.xls for WS_NAME- Product Structure Look Up</w:delText>
              </w:r>
            </w:del>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1AF" w14:textId="24A59167" w:rsidR="00F6126C" w:rsidDel="00FF692D" w:rsidRDefault="00F6126C" w:rsidP="00F6126C">
            <w:pPr>
              <w:pBdr>
                <w:top w:val="nil"/>
                <w:left w:val="nil"/>
                <w:bottom w:val="nil"/>
                <w:right w:val="nil"/>
              </w:pBdr>
              <w:jc w:val="center"/>
              <w:rPr>
                <w:del w:id="614" w:author="Kanungo, Kalpak (Cognizant)" w:date="2026-05-19T13:34:00Z" w16du:dateUtc="2026-05-19T08:04:00Z"/>
              </w:rPr>
            </w:pPr>
            <w:del w:id="615" w:author="Kanungo, Kalpak (Cognizant)" w:date="2026-05-19T13:34:00Z" w16du:dateUtc="2026-05-19T08:04:00Z">
              <w:r w:rsidDel="00FF692D">
                <w:rPr>
                  <w:rFonts w:eastAsia="Arial" w:cs="Arial"/>
                  <w:color w:val="000000"/>
                  <w:sz w:val="20"/>
                </w:rPr>
                <w:lastRenderedPageBreak/>
                <w:delText>N/A*</w:delText>
              </w:r>
            </w:del>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1B0" w14:textId="54793F1A" w:rsidR="00F6126C" w:rsidDel="00FF692D" w:rsidRDefault="00F6126C" w:rsidP="00F6126C">
            <w:pPr>
              <w:pBdr>
                <w:top w:val="nil"/>
                <w:left w:val="nil"/>
                <w:bottom w:val="nil"/>
                <w:right w:val="nil"/>
              </w:pBdr>
              <w:rPr>
                <w:del w:id="616" w:author="Kanungo, Kalpak (Cognizant)" w:date="2026-05-19T13:34:00Z" w16du:dateUtc="2026-05-19T08:04:00Z"/>
              </w:rPr>
            </w:pPr>
            <w:del w:id="617" w:author="Kanungo, Kalpak (Cognizant)" w:date="2026-05-19T13:34:00Z" w16du:dateUtc="2026-05-19T08:04:00Z">
              <w:r w:rsidDel="00FF692D">
                <w:rPr>
                  <w:rFonts w:eastAsia="Arial" w:cs="Arial"/>
                  <w:color w:val="000000"/>
                  <w:sz w:val="20"/>
                </w:rPr>
                <w:delText>FRS-CH-SF-EVAL-056-001</w:delText>
              </w:r>
            </w:del>
          </w:p>
        </w:tc>
      </w:tr>
      <w:tr w:rsidR="00F6126C" w:rsidDel="000065C2" w14:paraId="2D6C11BF" w14:textId="43CAF6F6" w:rsidTr="009F3CFA">
        <w:trPr>
          <w:trHeight w:val="324"/>
          <w:del w:id="618" w:author="Kanungo, Kalpak (Cognizant)" w:date="2026-05-21T15:20:00Z"/>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1B2" w14:textId="25F636E4" w:rsidR="00F6126C" w:rsidDel="000065C2" w:rsidRDefault="00F6126C" w:rsidP="00F6126C">
            <w:pPr>
              <w:pBdr>
                <w:top w:val="nil"/>
                <w:left w:val="nil"/>
                <w:bottom w:val="nil"/>
                <w:right w:val="nil"/>
              </w:pBdr>
              <w:rPr>
                <w:del w:id="619" w:author="Kanungo, Kalpak (Cognizant)" w:date="2026-05-21T15:20:00Z" w16du:dateUtc="2026-05-21T09:50:00Z"/>
              </w:rPr>
            </w:pPr>
            <w:del w:id="620" w:author="Kanungo, Kalpak (Cognizant)" w:date="2026-05-21T15:20:00Z" w16du:dateUtc="2026-05-21T09:50:00Z">
              <w:r w:rsidDel="000065C2">
                <w:rPr>
                  <w:rFonts w:eastAsia="Arial" w:cs="Arial"/>
                  <w:color w:val="000000"/>
                  <w:sz w:val="20"/>
                </w:rPr>
                <w:delText>DS-CH-CS-OWS-021</w:delText>
              </w:r>
            </w:del>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1B3" w14:textId="512CEC62" w:rsidR="00F6126C" w:rsidDel="000065C2" w:rsidRDefault="00F6126C" w:rsidP="00F6126C">
            <w:pPr>
              <w:pBdr>
                <w:top w:val="nil"/>
                <w:left w:val="nil"/>
                <w:bottom w:val="nil"/>
                <w:right w:val="nil"/>
              </w:pBdr>
              <w:rPr>
                <w:del w:id="621" w:author="Kanungo, Kalpak (Cognizant)" w:date="2026-05-21T15:20:00Z" w16du:dateUtc="2026-05-21T09:50:00Z"/>
              </w:rPr>
            </w:pPr>
            <w:del w:id="622" w:author="Kanungo, Kalpak (Cognizant)" w:date="2026-05-21T15:20:00Z" w16du:dateUtc="2026-05-21T09:50:00Z">
              <w:r w:rsidDel="000065C2">
                <w:rPr>
                  <w:rFonts w:eastAsia="Arial" w:cs="Arial"/>
                  <w:color w:val="000000"/>
                  <w:sz w:val="20"/>
                </w:rPr>
                <w:delText>The system shall be configured to populate below fields based on Technical Product Identifieron Complaint record.</w:delText>
              </w:r>
            </w:del>
          </w:p>
          <w:p w14:paraId="2D6C11B4" w14:textId="0551CD97" w:rsidR="00F6126C" w:rsidDel="000065C2" w:rsidRDefault="00F6126C" w:rsidP="00F6126C">
            <w:pPr>
              <w:pBdr>
                <w:top w:val="nil"/>
                <w:left w:val="nil"/>
                <w:bottom w:val="nil"/>
                <w:right w:val="nil"/>
              </w:pBdr>
              <w:ind w:left="720"/>
              <w:rPr>
                <w:del w:id="623" w:author="Kanungo, Kalpak (Cognizant)" w:date="2026-05-21T15:20:00Z" w16du:dateUtc="2026-05-21T09:50:00Z"/>
              </w:rPr>
            </w:pPr>
            <w:del w:id="624" w:author="Kanungo, Kalpak (Cognizant)" w:date="2026-05-21T15:20:00Z" w16du:dateUtc="2026-05-21T09:50:00Z">
              <w:r w:rsidDel="000065C2">
                <w:rPr>
                  <w:rFonts w:eastAsia="Arial" w:cs="Arial"/>
                  <w:color w:val="000000"/>
                  <w:sz w:val="20"/>
                </w:rPr>
                <w:delText> </w:delText>
              </w:r>
            </w:del>
          </w:p>
          <w:p w14:paraId="2D6C11B5" w14:textId="410D3CF5" w:rsidR="00F6126C" w:rsidDel="006718F7" w:rsidRDefault="00F6126C" w:rsidP="00F6126C">
            <w:pPr>
              <w:numPr>
                <w:ilvl w:val="0"/>
                <w:numId w:val="25"/>
              </w:numPr>
              <w:pBdr>
                <w:top w:val="nil"/>
                <w:left w:val="nil"/>
                <w:bottom w:val="nil"/>
                <w:right w:val="nil"/>
              </w:pBdr>
              <w:tabs>
                <w:tab w:val="left" w:pos="720"/>
              </w:tabs>
              <w:jc w:val="both"/>
              <w:rPr>
                <w:del w:id="625" w:author="Kanungo, Kalpak (Cognizant)" w:date="2026-05-19T13:35:00Z" w16du:dateUtc="2026-05-19T08:05:00Z"/>
              </w:rPr>
            </w:pPr>
            <w:del w:id="626" w:author="Kanungo, Kalpak (Cognizant)" w:date="2026-05-19T13:35:00Z" w16du:dateUtc="2026-05-19T08:05:00Z">
              <w:r w:rsidDel="006718F7">
                <w:rPr>
                  <w:rFonts w:eastAsia="Arial" w:cs="Arial"/>
                  <w:color w:val="000000"/>
                  <w:sz w:val="20"/>
                </w:rPr>
                <w:delText>Technical Product Identifier</w:delText>
              </w:r>
            </w:del>
          </w:p>
          <w:p w14:paraId="2D6C11B6" w14:textId="5F6F0B90" w:rsidR="00F6126C" w:rsidDel="00A1052A" w:rsidRDefault="00F6126C" w:rsidP="00F6126C">
            <w:pPr>
              <w:numPr>
                <w:ilvl w:val="0"/>
                <w:numId w:val="25"/>
              </w:numPr>
              <w:pBdr>
                <w:top w:val="nil"/>
                <w:left w:val="nil"/>
                <w:bottom w:val="nil"/>
                <w:right w:val="nil"/>
              </w:pBdr>
              <w:tabs>
                <w:tab w:val="left" w:pos="720"/>
              </w:tabs>
              <w:jc w:val="both"/>
              <w:rPr>
                <w:del w:id="627" w:author="Kanungo, Kalpak (Cognizant)" w:date="2026-05-19T14:24:00Z" w16du:dateUtc="2026-05-19T08:54:00Z"/>
              </w:rPr>
            </w:pPr>
            <w:del w:id="628" w:author="Kanungo, Kalpak (Cognizant)" w:date="2026-05-19T14:24:00Z" w16du:dateUtc="2026-05-19T08:54:00Z">
              <w:r w:rsidDel="00A1052A">
                <w:rPr>
                  <w:rFonts w:eastAsia="Arial" w:cs="Arial"/>
                  <w:color w:val="000000"/>
                  <w:sz w:val="20"/>
                </w:rPr>
                <w:delText>Technical Product Name</w:delText>
              </w:r>
            </w:del>
          </w:p>
          <w:p w14:paraId="2D6C11B7" w14:textId="3764E54C" w:rsidR="00F6126C" w:rsidDel="000065C2" w:rsidRDefault="00F6126C" w:rsidP="00F6126C">
            <w:pPr>
              <w:numPr>
                <w:ilvl w:val="0"/>
                <w:numId w:val="25"/>
              </w:numPr>
              <w:pBdr>
                <w:top w:val="nil"/>
                <w:left w:val="nil"/>
                <w:bottom w:val="nil"/>
                <w:right w:val="nil"/>
              </w:pBdr>
              <w:tabs>
                <w:tab w:val="left" w:pos="720"/>
              </w:tabs>
              <w:rPr>
                <w:del w:id="629" w:author="Kanungo, Kalpak (Cognizant)" w:date="2026-05-21T15:20:00Z" w16du:dateUtc="2026-05-21T09:50:00Z"/>
              </w:rPr>
            </w:pPr>
            <w:del w:id="630" w:author="Kanungo, Kalpak (Cognizant)" w:date="2026-05-21T15:20:00Z" w16du:dateUtc="2026-05-21T09:50:00Z">
              <w:r w:rsidDel="000065C2">
                <w:rPr>
                  <w:rFonts w:eastAsia="Arial" w:cs="Arial"/>
                  <w:color w:val="000000"/>
                  <w:sz w:val="20"/>
                </w:rPr>
                <w:delText> Trade Item Id</w:delText>
              </w:r>
            </w:del>
          </w:p>
          <w:p w14:paraId="2D6C11B8" w14:textId="6082979F" w:rsidR="00F6126C" w:rsidDel="000065C2" w:rsidRDefault="00F6126C" w:rsidP="00F6126C">
            <w:pPr>
              <w:pBdr>
                <w:top w:val="nil"/>
                <w:left w:val="nil"/>
                <w:bottom w:val="nil"/>
                <w:right w:val="nil"/>
              </w:pBdr>
              <w:rPr>
                <w:del w:id="631" w:author="Kanungo, Kalpak (Cognizant)" w:date="2026-05-21T15:20:00Z" w16du:dateUtc="2026-05-21T09:50:00Z"/>
              </w:rPr>
            </w:pPr>
            <w:del w:id="632" w:author="Kanungo, Kalpak (Cognizant)" w:date="2026-05-21T15:20:00Z" w16du:dateUtc="2026-05-21T09:50:00Z">
              <w:r w:rsidDel="000065C2">
                <w:rPr>
                  <w:rFonts w:eastAsia="Arial" w:cs="Arial"/>
                  <w:color w:val="000000"/>
                  <w:sz w:val="20"/>
                </w:rPr>
                <w:delText> </w:delText>
              </w:r>
            </w:del>
          </w:p>
          <w:p w14:paraId="2D6C11B9" w14:textId="46725C37" w:rsidR="00F6126C" w:rsidDel="000065C2" w:rsidRDefault="00F6126C" w:rsidP="00F6126C">
            <w:pPr>
              <w:pBdr>
                <w:top w:val="nil"/>
                <w:left w:val="nil"/>
                <w:bottom w:val="nil"/>
                <w:right w:val="nil"/>
              </w:pBdr>
              <w:rPr>
                <w:del w:id="633" w:author="Kanungo, Kalpak (Cognizant)" w:date="2026-05-21T15:20:00Z" w16du:dateUtc="2026-05-21T09:50:00Z"/>
              </w:rPr>
            </w:pPr>
            <w:del w:id="634" w:author="Kanungo, Kalpak (Cognizant)" w:date="2026-05-21T15:20:00Z" w16du:dateUtc="2026-05-21T09:50:00Z">
              <w:r w:rsidDel="000065C2">
                <w:rPr>
                  <w:rFonts w:eastAsia="Arial" w:cs="Arial"/>
                  <w:color w:val="000000"/>
                  <w:sz w:val="20"/>
                </w:rPr>
                <w:delText xml:space="preserve">Refer QCM TW_CH_DS_Interface_Spec Section ‘Product Lookup Interface’ </w:delText>
              </w:r>
            </w:del>
          </w:p>
          <w:p w14:paraId="2D6C11BA" w14:textId="74B0E410" w:rsidR="00F6126C" w:rsidDel="000065C2" w:rsidRDefault="00F6126C" w:rsidP="00F6126C">
            <w:pPr>
              <w:pBdr>
                <w:top w:val="nil"/>
                <w:left w:val="nil"/>
                <w:bottom w:val="nil"/>
                <w:right w:val="nil"/>
              </w:pBdr>
              <w:rPr>
                <w:del w:id="635" w:author="Kanungo, Kalpak (Cognizant)" w:date="2026-05-21T15:20:00Z" w16du:dateUtc="2026-05-21T09:50:00Z"/>
              </w:rPr>
            </w:pPr>
            <w:del w:id="636" w:author="Kanungo, Kalpak (Cognizant)" w:date="2026-05-21T15:20:00Z" w16du:dateUtc="2026-05-21T09:50:00Z">
              <w:r w:rsidDel="000065C2">
                <w:rPr>
                  <w:rFonts w:eastAsia="Arial" w:cs="Arial"/>
                  <w:color w:val="000000"/>
                  <w:sz w:val="20"/>
                </w:rPr>
                <w:delText> </w:delText>
              </w:r>
            </w:del>
          </w:p>
          <w:p w14:paraId="2D6C11BB" w14:textId="098259EA" w:rsidR="00F6126C" w:rsidDel="000065C2" w:rsidRDefault="00F6126C" w:rsidP="00F6126C">
            <w:pPr>
              <w:pBdr>
                <w:top w:val="nil"/>
                <w:left w:val="nil"/>
                <w:bottom w:val="nil"/>
                <w:right w:val="nil"/>
              </w:pBdr>
              <w:rPr>
                <w:del w:id="637" w:author="Kanungo, Kalpak (Cognizant)" w:date="2026-05-21T15:20:00Z" w16du:dateUtc="2026-05-21T09:50:00Z"/>
              </w:rPr>
            </w:pPr>
            <w:del w:id="638" w:author="Kanungo, Kalpak (Cognizant)" w:date="2026-05-21T15:20:00Z" w16du:dateUtc="2026-05-21T09:50:00Z">
              <w:r w:rsidDel="000065C2">
                <w:rPr>
                  <w:rFonts w:eastAsia="Arial" w:cs="Arial"/>
                  <w:color w:val="000000"/>
                  <w:sz w:val="20"/>
                </w:rPr>
                <w:delText>Refer OWS_Input_Params_Export.xls for WS_NAME- Product Structure Look Up</w:delText>
              </w:r>
            </w:del>
          </w:p>
          <w:p w14:paraId="2D6C11BC" w14:textId="2CB85A8E" w:rsidR="00F6126C" w:rsidDel="000065C2" w:rsidRDefault="00F6126C" w:rsidP="00F6126C">
            <w:pPr>
              <w:pBdr>
                <w:top w:val="nil"/>
                <w:left w:val="nil"/>
                <w:bottom w:val="nil"/>
                <w:right w:val="nil"/>
              </w:pBdr>
              <w:rPr>
                <w:del w:id="639" w:author="Kanungo, Kalpak (Cognizant)" w:date="2026-05-21T15:20:00Z" w16du:dateUtc="2026-05-21T09:50:00Z"/>
              </w:rPr>
            </w:pPr>
            <w:del w:id="640" w:author="Kanungo, Kalpak (Cognizant)" w:date="2026-05-21T15:20:00Z" w16du:dateUtc="2026-05-21T09:50:00Z">
              <w:r w:rsidDel="000065C2">
                <w:rPr>
                  <w:rFonts w:eastAsia="Arial" w:cs="Arial"/>
                  <w:color w:val="000000"/>
                  <w:sz w:val="20"/>
                </w:rPr>
                <w:delText>Refer OWS_Output_Params_Export.xls for WS_NAME-Product Structure Look Up</w:delText>
              </w:r>
            </w:del>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1BD" w14:textId="64B96CD8" w:rsidR="00F6126C" w:rsidDel="000065C2" w:rsidRDefault="00F6126C" w:rsidP="00F6126C">
            <w:pPr>
              <w:pBdr>
                <w:top w:val="nil"/>
                <w:left w:val="nil"/>
                <w:bottom w:val="nil"/>
                <w:right w:val="nil"/>
              </w:pBdr>
              <w:jc w:val="center"/>
              <w:rPr>
                <w:del w:id="641" w:author="Kanungo, Kalpak (Cognizant)" w:date="2026-05-21T15:20:00Z" w16du:dateUtc="2026-05-21T09:50:00Z"/>
              </w:rPr>
            </w:pPr>
            <w:del w:id="642" w:author="Kanungo, Kalpak (Cognizant)" w:date="2026-05-21T15:20:00Z" w16du:dateUtc="2026-05-21T09:50:00Z">
              <w:r w:rsidDel="000065C2">
                <w:rPr>
                  <w:rFonts w:eastAsia="Arial" w:cs="Arial"/>
                  <w:color w:val="000000"/>
                  <w:sz w:val="20"/>
                </w:rPr>
                <w:delText>N/A*</w:delText>
              </w:r>
            </w:del>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1BE" w14:textId="38919341" w:rsidR="00F6126C" w:rsidDel="000065C2" w:rsidRDefault="00F6126C" w:rsidP="00F6126C">
            <w:pPr>
              <w:pBdr>
                <w:top w:val="nil"/>
                <w:left w:val="nil"/>
                <w:bottom w:val="nil"/>
                <w:right w:val="nil"/>
              </w:pBdr>
              <w:rPr>
                <w:del w:id="643" w:author="Kanungo, Kalpak (Cognizant)" w:date="2026-05-21T15:20:00Z" w16du:dateUtc="2026-05-21T09:50:00Z"/>
              </w:rPr>
            </w:pPr>
            <w:del w:id="644" w:author="Kanungo, Kalpak (Cognizant)" w:date="2026-05-21T15:13:00Z" w16du:dateUtc="2026-05-21T09:43:00Z">
              <w:r w:rsidDel="00377656">
                <w:rPr>
                  <w:rFonts w:eastAsia="Arial" w:cs="Arial"/>
                  <w:color w:val="000000"/>
                  <w:sz w:val="20"/>
                </w:rPr>
                <w:delText>FRS-CH-SF-EVAL-056-003</w:delText>
              </w:r>
            </w:del>
          </w:p>
        </w:tc>
      </w:tr>
      <w:tr w:rsidR="00F6126C" w:rsidDel="00945945" w14:paraId="2D6C11CD" w14:textId="5F07BA3D" w:rsidTr="009F3CFA">
        <w:trPr>
          <w:trHeight w:val="324"/>
          <w:del w:id="645" w:author="Kanungo, Kalpak (Cognizant)" w:date="2026-05-29T11:23:00Z"/>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1C0" w14:textId="22FF239F" w:rsidR="00F6126C" w:rsidDel="00945945" w:rsidRDefault="00F6126C" w:rsidP="00F6126C">
            <w:pPr>
              <w:pBdr>
                <w:top w:val="nil"/>
                <w:left w:val="nil"/>
                <w:bottom w:val="nil"/>
                <w:right w:val="nil"/>
              </w:pBdr>
              <w:rPr>
                <w:del w:id="646" w:author="Kanungo, Kalpak (Cognizant)" w:date="2026-05-29T11:23:00Z" w16du:dateUtc="2026-05-29T05:53:00Z"/>
              </w:rPr>
            </w:pPr>
            <w:del w:id="647" w:author="Kanungo, Kalpak (Cognizant)" w:date="2026-05-29T11:23:00Z" w16du:dateUtc="2026-05-29T05:53:00Z">
              <w:r w:rsidDel="00945945">
                <w:rPr>
                  <w:rFonts w:eastAsia="Arial" w:cs="Arial"/>
                  <w:color w:val="000000"/>
                  <w:sz w:val="20"/>
                </w:rPr>
                <w:delText>DS-CH-CS-OWS-022</w:delText>
              </w:r>
            </w:del>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1C1" w14:textId="5AC776B7" w:rsidR="00F6126C" w:rsidDel="00945945" w:rsidRDefault="00F6126C" w:rsidP="00F6126C">
            <w:pPr>
              <w:pBdr>
                <w:top w:val="nil"/>
                <w:left w:val="nil"/>
                <w:bottom w:val="nil"/>
                <w:right w:val="nil"/>
              </w:pBdr>
              <w:rPr>
                <w:del w:id="648" w:author="Kanungo, Kalpak (Cognizant)" w:date="2026-05-29T11:23:00Z" w16du:dateUtc="2026-05-29T05:53:00Z"/>
              </w:rPr>
            </w:pPr>
            <w:del w:id="649" w:author="Kanungo, Kalpak (Cognizant)" w:date="2026-05-29T11:23:00Z" w16du:dateUtc="2026-05-29T05:53:00Z">
              <w:r w:rsidDel="00945945">
                <w:rPr>
                  <w:rFonts w:eastAsia="Arial" w:cs="Arial"/>
                  <w:color w:val="000000"/>
                  <w:sz w:val="20"/>
                </w:rPr>
                <w:delText>The system shall be configured to search Technical Product Identifier based on below fields in intake record.</w:delText>
              </w:r>
            </w:del>
          </w:p>
          <w:p w14:paraId="2D6C11C2" w14:textId="06C104FD" w:rsidR="00F6126C" w:rsidDel="00945945" w:rsidRDefault="00F6126C" w:rsidP="00F6126C">
            <w:pPr>
              <w:pBdr>
                <w:top w:val="nil"/>
                <w:left w:val="nil"/>
                <w:bottom w:val="nil"/>
                <w:right w:val="nil"/>
              </w:pBdr>
              <w:rPr>
                <w:del w:id="650" w:author="Kanungo, Kalpak (Cognizant)" w:date="2026-05-29T11:23:00Z" w16du:dateUtc="2026-05-29T05:53:00Z"/>
              </w:rPr>
            </w:pPr>
            <w:del w:id="651" w:author="Kanungo, Kalpak (Cognizant)" w:date="2026-05-29T11:23:00Z" w16du:dateUtc="2026-05-29T05:53:00Z">
              <w:r w:rsidDel="00945945">
                <w:rPr>
                  <w:rFonts w:eastAsia="Arial" w:cs="Arial"/>
                  <w:color w:val="000000"/>
                  <w:sz w:val="20"/>
                </w:rPr>
                <w:delText> </w:delText>
              </w:r>
            </w:del>
          </w:p>
          <w:p w14:paraId="2D6C11C3" w14:textId="4AF361A0" w:rsidR="00F6126C" w:rsidDel="00945945" w:rsidRDefault="00F6126C" w:rsidP="00F6126C">
            <w:pPr>
              <w:numPr>
                <w:ilvl w:val="0"/>
                <w:numId w:val="25"/>
              </w:numPr>
              <w:pBdr>
                <w:top w:val="nil"/>
                <w:left w:val="nil"/>
                <w:bottom w:val="nil"/>
                <w:right w:val="nil"/>
              </w:pBdr>
              <w:tabs>
                <w:tab w:val="left" w:pos="720"/>
              </w:tabs>
              <w:jc w:val="both"/>
              <w:rPr>
                <w:del w:id="652" w:author="Kanungo, Kalpak (Cognizant)" w:date="2026-05-29T11:23:00Z" w16du:dateUtc="2026-05-29T05:53:00Z"/>
              </w:rPr>
            </w:pPr>
            <w:del w:id="653" w:author="Kanungo, Kalpak (Cognizant)" w:date="2026-05-29T11:23:00Z" w16du:dateUtc="2026-05-29T05:53:00Z">
              <w:r w:rsidDel="00945945">
                <w:rPr>
                  <w:rFonts w:eastAsia="Arial" w:cs="Arial"/>
                  <w:color w:val="000000"/>
                  <w:sz w:val="20"/>
                </w:rPr>
                <w:delText>Trade Item ID</w:delText>
              </w:r>
            </w:del>
          </w:p>
          <w:p w14:paraId="2D6C11C4" w14:textId="56BAF857" w:rsidR="00F6126C" w:rsidDel="00945945" w:rsidRDefault="00F6126C" w:rsidP="00F6126C">
            <w:pPr>
              <w:numPr>
                <w:ilvl w:val="0"/>
                <w:numId w:val="25"/>
              </w:numPr>
              <w:pBdr>
                <w:top w:val="nil"/>
                <w:left w:val="nil"/>
                <w:bottom w:val="nil"/>
                <w:right w:val="nil"/>
              </w:pBdr>
              <w:tabs>
                <w:tab w:val="left" w:pos="720"/>
              </w:tabs>
              <w:rPr>
                <w:del w:id="654" w:author="Kanungo, Kalpak (Cognizant)" w:date="2026-05-29T11:23:00Z" w16du:dateUtc="2026-05-29T05:53:00Z"/>
              </w:rPr>
            </w:pPr>
            <w:del w:id="655" w:author="Kanungo, Kalpak (Cognizant)" w:date="2026-05-29T11:23:00Z" w16du:dateUtc="2026-05-29T05:53:00Z">
              <w:r w:rsidDel="00945945">
                <w:rPr>
                  <w:rFonts w:eastAsia="Arial" w:cs="Arial"/>
                  <w:color w:val="000000"/>
                  <w:sz w:val="20"/>
                </w:rPr>
                <w:delText>Catalog Item Identifier</w:delText>
              </w:r>
            </w:del>
          </w:p>
          <w:p w14:paraId="2D6C11C5" w14:textId="75EB0CC5" w:rsidR="00F6126C" w:rsidDel="00945945" w:rsidRDefault="00F6126C" w:rsidP="00F6126C">
            <w:pPr>
              <w:numPr>
                <w:ilvl w:val="0"/>
                <w:numId w:val="25"/>
              </w:numPr>
              <w:pBdr>
                <w:top w:val="nil"/>
                <w:left w:val="nil"/>
                <w:bottom w:val="nil"/>
                <w:right w:val="nil"/>
              </w:pBdr>
              <w:tabs>
                <w:tab w:val="left" w:pos="720"/>
              </w:tabs>
              <w:rPr>
                <w:del w:id="656" w:author="Kanungo, Kalpak (Cognizant)" w:date="2026-05-29T11:23:00Z" w16du:dateUtc="2026-05-29T05:53:00Z"/>
              </w:rPr>
            </w:pPr>
            <w:del w:id="657" w:author="Kanungo, Kalpak (Cognizant)" w:date="2026-05-29T11:23:00Z" w16du:dateUtc="2026-05-29T05:53:00Z">
              <w:r w:rsidDel="00945945">
                <w:rPr>
                  <w:rFonts w:eastAsia="Arial" w:cs="Arial"/>
                  <w:color w:val="000000"/>
                  <w:sz w:val="20"/>
                </w:rPr>
                <w:delText>Technical Product Identifier</w:delText>
              </w:r>
            </w:del>
          </w:p>
          <w:p w14:paraId="2D6C11C6" w14:textId="5C38C380" w:rsidR="00F6126C" w:rsidDel="00945945" w:rsidRDefault="00F6126C" w:rsidP="00F6126C">
            <w:pPr>
              <w:pBdr>
                <w:top w:val="nil"/>
                <w:left w:val="nil"/>
                <w:bottom w:val="nil"/>
                <w:right w:val="nil"/>
              </w:pBdr>
              <w:rPr>
                <w:del w:id="658" w:author="Kanungo, Kalpak (Cognizant)" w:date="2026-05-29T11:23:00Z" w16du:dateUtc="2026-05-29T05:53:00Z"/>
              </w:rPr>
            </w:pPr>
            <w:del w:id="659" w:author="Kanungo, Kalpak (Cognizant)" w:date="2026-05-29T11:23:00Z" w16du:dateUtc="2026-05-29T05:53:00Z">
              <w:r w:rsidDel="00945945">
                <w:rPr>
                  <w:rFonts w:eastAsia="Arial" w:cs="Arial"/>
                  <w:color w:val="000000"/>
                  <w:sz w:val="20"/>
                </w:rPr>
                <w:delText> </w:delText>
              </w:r>
            </w:del>
          </w:p>
          <w:p w14:paraId="2D6C11C7" w14:textId="05A2B0B4" w:rsidR="00F6126C" w:rsidDel="00945945" w:rsidRDefault="00F6126C" w:rsidP="00F6126C">
            <w:pPr>
              <w:pBdr>
                <w:top w:val="nil"/>
                <w:left w:val="nil"/>
                <w:bottom w:val="nil"/>
                <w:right w:val="nil"/>
              </w:pBdr>
              <w:rPr>
                <w:del w:id="660" w:author="Kanungo, Kalpak (Cognizant)" w:date="2026-05-29T11:23:00Z" w16du:dateUtc="2026-05-29T05:53:00Z"/>
              </w:rPr>
            </w:pPr>
            <w:del w:id="661" w:author="Kanungo, Kalpak (Cognizant)" w:date="2026-05-29T11:23:00Z" w16du:dateUtc="2026-05-29T05:53:00Z">
              <w:r w:rsidDel="00945945">
                <w:rPr>
                  <w:rFonts w:eastAsia="Arial" w:cs="Arial"/>
                  <w:color w:val="000000"/>
                  <w:sz w:val="20"/>
                </w:rPr>
                <w:delText xml:space="preserve">Refer QCM TW_CH_DS_Interface_Spec Section ‘Product Lookup Interface’ </w:delText>
              </w:r>
            </w:del>
          </w:p>
          <w:p w14:paraId="2D6C11C8" w14:textId="331F7597" w:rsidR="00F6126C" w:rsidDel="00945945" w:rsidRDefault="00F6126C" w:rsidP="00F6126C">
            <w:pPr>
              <w:pBdr>
                <w:top w:val="nil"/>
                <w:left w:val="nil"/>
                <w:bottom w:val="nil"/>
                <w:right w:val="nil"/>
              </w:pBdr>
              <w:rPr>
                <w:del w:id="662" w:author="Kanungo, Kalpak (Cognizant)" w:date="2026-05-29T11:23:00Z" w16du:dateUtc="2026-05-29T05:53:00Z"/>
              </w:rPr>
            </w:pPr>
            <w:del w:id="663" w:author="Kanungo, Kalpak (Cognizant)" w:date="2026-05-29T11:23:00Z" w16du:dateUtc="2026-05-29T05:53:00Z">
              <w:r w:rsidDel="00945945">
                <w:rPr>
                  <w:rFonts w:eastAsia="Arial" w:cs="Arial"/>
                  <w:color w:val="000000"/>
                  <w:sz w:val="20"/>
                </w:rPr>
                <w:delText> </w:delText>
              </w:r>
            </w:del>
          </w:p>
          <w:p w14:paraId="2D6C11C9" w14:textId="63320DB9" w:rsidR="00F6126C" w:rsidDel="00945945" w:rsidRDefault="00F6126C" w:rsidP="00F6126C">
            <w:pPr>
              <w:pBdr>
                <w:top w:val="nil"/>
                <w:left w:val="nil"/>
                <w:bottom w:val="nil"/>
                <w:right w:val="nil"/>
              </w:pBdr>
              <w:rPr>
                <w:del w:id="664" w:author="Kanungo, Kalpak (Cognizant)" w:date="2026-05-29T11:23:00Z" w16du:dateUtc="2026-05-29T05:53:00Z"/>
              </w:rPr>
            </w:pPr>
            <w:del w:id="665" w:author="Kanungo, Kalpak (Cognizant)" w:date="2026-05-29T11:23:00Z" w16du:dateUtc="2026-05-29T05:53:00Z">
              <w:r w:rsidDel="00945945">
                <w:rPr>
                  <w:rFonts w:eastAsia="Arial" w:cs="Arial"/>
                  <w:color w:val="000000"/>
                  <w:sz w:val="20"/>
                </w:rPr>
                <w:delText>Refer OWS_Input_Params_Export.xls for WS_NAME- Product Structure Look Up</w:delText>
              </w:r>
            </w:del>
          </w:p>
          <w:p w14:paraId="2D6C11CA" w14:textId="094C4579" w:rsidR="00F6126C" w:rsidDel="00945945" w:rsidRDefault="00F6126C" w:rsidP="00F6126C">
            <w:pPr>
              <w:pBdr>
                <w:top w:val="nil"/>
                <w:left w:val="nil"/>
                <w:bottom w:val="nil"/>
                <w:right w:val="nil"/>
              </w:pBdr>
              <w:rPr>
                <w:del w:id="666" w:author="Kanungo, Kalpak (Cognizant)" w:date="2026-05-29T11:23:00Z" w16du:dateUtc="2026-05-29T05:53:00Z"/>
              </w:rPr>
            </w:pPr>
            <w:del w:id="667" w:author="Kanungo, Kalpak (Cognizant)" w:date="2026-05-29T11:23:00Z" w16du:dateUtc="2026-05-29T05:53:00Z">
              <w:r w:rsidDel="00945945">
                <w:rPr>
                  <w:rFonts w:eastAsia="Arial" w:cs="Arial"/>
                  <w:color w:val="000000"/>
                  <w:sz w:val="20"/>
                </w:rPr>
                <w:delText>Refer OWS_Output_Params_Export.xls for WS_NAME- Product Structure Look Up</w:delText>
              </w:r>
            </w:del>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1CB" w14:textId="1F3AE814" w:rsidR="00F6126C" w:rsidDel="00945945" w:rsidRDefault="00F6126C" w:rsidP="00F6126C">
            <w:pPr>
              <w:pBdr>
                <w:top w:val="nil"/>
                <w:left w:val="nil"/>
                <w:bottom w:val="nil"/>
                <w:right w:val="nil"/>
              </w:pBdr>
              <w:jc w:val="center"/>
              <w:rPr>
                <w:del w:id="668" w:author="Kanungo, Kalpak (Cognizant)" w:date="2026-05-29T11:23:00Z" w16du:dateUtc="2026-05-29T05:53:00Z"/>
              </w:rPr>
            </w:pPr>
            <w:del w:id="669" w:author="Kanungo, Kalpak (Cognizant)" w:date="2026-05-29T11:23:00Z" w16du:dateUtc="2026-05-29T05:53:00Z">
              <w:r w:rsidDel="00945945">
                <w:rPr>
                  <w:rFonts w:eastAsia="Arial" w:cs="Arial"/>
                  <w:color w:val="000000"/>
                  <w:sz w:val="20"/>
                </w:rPr>
                <w:delText>N/A*</w:delText>
              </w:r>
            </w:del>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1CC" w14:textId="31E5FC2B" w:rsidR="00F6126C" w:rsidDel="00945945" w:rsidRDefault="00F6126C" w:rsidP="00F6126C">
            <w:pPr>
              <w:pBdr>
                <w:top w:val="nil"/>
                <w:left w:val="nil"/>
                <w:bottom w:val="nil"/>
                <w:right w:val="nil"/>
              </w:pBdr>
              <w:rPr>
                <w:del w:id="670" w:author="Kanungo, Kalpak (Cognizant)" w:date="2026-05-29T11:23:00Z" w16du:dateUtc="2026-05-29T05:53:00Z"/>
              </w:rPr>
            </w:pPr>
            <w:del w:id="671" w:author="Kanungo, Kalpak (Cognizant)" w:date="2026-05-29T11:23:00Z" w16du:dateUtc="2026-05-29T05:53:00Z">
              <w:r w:rsidDel="00D44B70">
                <w:rPr>
                  <w:rFonts w:eastAsia="Arial" w:cs="Arial"/>
                  <w:color w:val="000000"/>
                  <w:sz w:val="20"/>
                </w:rPr>
                <w:delText>FRS-CH-SF-INTK-028-001</w:delText>
              </w:r>
            </w:del>
          </w:p>
        </w:tc>
      </w:tr>
      <w:tr w:rsidR="00F6126C" w:rsidDel="009C1C85" w14:paraId="2D6C11DB" w14:textId="64C87C89" w:rsidTr="009F3CFA">
        <w:trPr>
          <w:trHeight w:val="324"/>
          <w:del w:id="672" w:author="Kanungo, Kalpak (Cognizant)" w:date="2026-05-21T15:57:00Z"/>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1CE" w14:textId="1B218F00" w:rsidR="00F6126C" w:rsidDel="009C1C85" w:rsidRDefault="00F6126C" w:rsidP="00F6126C">
            <w:pPr>
              <w:pBdr>
                <w:top w:val="nil"/>
                <w:left w:val="nil"/>
                <w:bottom w:val="nil"/>
                <w:right w:val="nil"/>
              </w:pBdr>
              <w:rPr>
                <w:del w:id="673" w:author="Kanungo, Kalpak (Cognizant)" w:date="2026-05-21T15:57:00Z" w16du:dateUtc="2026-05-21T10:27:00Z"/>
              </w:rPr>
            </w:pPr>
            <w:del w:id="674" w:author="Kanungo, Kalpak (Cognizant)" w:date="2026-05-21T15:57:00Z" w16du:dateUtc="2026-05-21T10:27:00Z">
              <w:r w:rsidDel="009C1C85">
                <w:rPr>
                  <w:rFonts w:eastAsia="Arial" w:cs="Arial"/>
                  <w:color w:val="000000"/>
                  <w:sz w:val="20"/>
                </w:rPr>
                <w:delText>DS-CH-CS-OWS-023</w:delText>
              </w:r>
            </w:del>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1CF" w14:textId="16098A32" w:rsidR="00F6126C" w:rsidDel="009C1C85" w:rsidRDefault="00F6126C" w:rsidP="00F6126C">
            <w:pPr>
              <w:pBdr>
                <w:top w:val="nil"/>
                <w:left w:val="nil"/>
                <w:bottom w:val="nil"/>
                <w:right w:val="nil"/>
              </w:pBdr>
              <w:rPr>
                <w:del w:id="675" w:author="Kanungo, Kalpak (Cognizant)" w:date="2026-05-21T15:57:00Z" w16du:dateUtc="2026-05-21T10:27:00Z"/>
              </w:rPr>
            </w:pPr>
            <w:del w:id="676" w:author="Kanungo, Kalpak (Cognizant)" w:date="2026-05-21T15:57:00Z" w16du:dateUtc="2026-05-21T10:27:00Z">
              <w:r w:rsidDel="009C1C85">
                <w:rPr>
                  <w:rFonts w:eastAsia="Arial" w:cs="Arial"/>
                  <w:color w:val="000000"/>
                  <w:sz w:val="20"/>
                </w:rPr>
                <w:delText>The system shall be configured to populate below fields based on Technical Product Identifier on Intake record.</w:delText>
              </w:r>
            </w:del>
          </w:p>
          <w:p w14:paraId="2D6C11D0" w14:textId="3E125868" w:rsidR="00F6126C" w:rsidDel="009C1C85" w:rsidRDefault="00F6126C" w:rsidP="00F6126C">
            <w:pPr>
              <w:pBdr>
                <w:top w:val="nil"/>
                <w:left w:val="nil"/>
                <w:bottom w:val="nil"/>
                <w:right w:val="nil"/>
              </w:pBdr>
              <w:ind w:left="720"/>
              <w:rPr>
                <w:del w:id="677" w:author="Kanungo, Kalpak (Cognizant)" w:date="2026-05-21T15:57:00Z" w16du:dateUtc="2026-05-21T10:27:00Z"/>
              </w:rPr>
            </w:pPr>
            <w:del w:id="678" w:author="Kanungo, Kalpak (Cognizant)" w:date="2026-05-21T15:57:00Z" w16du:dateUtc="2026-05-21T10:27:00Z">
              <w:r w:rsidDel="009C1C85">
                <w:rPr>
                  <w:rFonts w:eastAsia="Arial" w:cs="Arial"/>
                  <w:color w:val="000000"/>
                  <w:sz w:val="20"/>
                </w:rPr>
                <w:delText> </w:delText>
              </w:r>
            </w:del>
          </w:p>
          <w:p w14:paraId="2D6C11D1" w14:textId="1CD08ABF" w:rsidR="00F6126C" w:rsidDel="009C1C85" w:rsidRDefault="00F6126C" w:rsidP="00F6126C">
            <w:pPr>
              <w:numPr>
                <w:ilvl w:val="0"/>
                <w:numId w:val="25"/>
              </w:numPr>
              <w:pBdr>
                <w:top w:val="nil"/>
                <w:left w:val="nil"/>
                <w:bottom w:val="nil"/>
                <w:right w:val="nil"/>
              </w:pBdr>
              <w:tabs>
                <w:tab w:val="left" w:pos="720"/>
              </w:tabs>
              <w:jc w:val="both"/>
              <w:rPr>
                <w:del w:id="679" w:author="Kanungo, Kalpak (Cognizant)" w:date="2026-05-21T15:57:00Z" w16du:dateUtc="2026-05-21T10:27:00Z"/>
              </w:rPr>
            </w:pPr>
            <w:del w:id="680" w:author="Kanungo, Kalpak (Cognizant)" w:date="2026-05-21T15:57:00Z" w16du:dateUtc="2026-05-21T10:27:00Z">
              <w:r w:rsidDel="009C1C85">
                <w:rPr>
                  <w:rFonts w:eastAsia="Arial" w:cs="Arial"/>
                  <w:color w:val="000000"/>
                  <w:sz w:val="20"/>
                </w:rPr>
                <w:delText>Technical Product Identifier</w:delText>
              </w:r>
            </w:del>
          </w:p>
          <w:p w14:paraId="2D6C11D2" w14:textId="287C42A1" w:rsidR="00F6126C" w:rsidDel="009C1C85" w:rsidRDefault="00F6126C" w:rsidP="00F6126C">
            <w:pPr>
              <w:numPr>
                <w:ilvl w:val="0"/>
                <w:numId w:val="25"/>
              </w:numPr>
              <w:pBdr>
                <w:top w:val="nil"/>
                <w:left w:val="nil"/>
                <w:bottom w:val="nil"/>
                <w:right w:val="nil"/>
              </w:pBdr>
              <w:tabs>
                <w:tab w:val="left" w:pos="720"/>
              </w:tabs>
              <w:jc w:val="both"/>
              <w:rPr>
                <w:del w:id="681" w:author="Kanungo, Kalpak (Cognizant)" w:date="2026-05-21T15:57:00Z" w16du:dateUtc="2026-05-21T10:27:00Z"/>
              </w:rPr>
            </w:pPr>
            <w:del w:id="682" w:author="Kanungo, Kalpak (Cognizant)" w:date="2026-05-21T15:57:00Z" w16du:dateUtc="2026-05-21T10:27:00Z">
              <w:r w:rsidDel="009C1C85">
                <w:rPr>
                  <w:rFonts w:eastAsia="Arial" w:cs="Arial"/>
                  <w:color w:val="000000"/>
                  <w:sz w:val="20"/>
                </w:rPr>
                <w:lastRenderedPageBreak/>
                <w:delText>Technical Product Name</w:delText>
              </w:r>
            </w:del>
          </w:p>
          <w:p w14:paraId="2D6C11D3" w14:textId="36982717" w:rsidR="00F6126C" w:rsidDel="009C1C85" w:rsidRDefault="00F6126C" w:rsidP="00F6126C">
            <w:pPr>
              <w:numPr>
                <w:ilvl w:val="0"/>
                <w:numId w:val="25"/>
              </w:numPr>
              <w:pBdr>
                <w:top w:val="nil"/>
                <w:left w:val="nil"/>
                <w:bottom w:val="nil"/>
                <w:right w:val="nil"/>
              </w:pBdr>
              <w:tabs>
                <w:tab w:val="left" w:pos="720"/>
              </w:tabs>
              <w:rPr>
                <w:del w:id="683" w:author="Kanungo, Kalpak (Cognizant)" w:date="2026-05-21T15:57:00Z" w16du:dateUtc="2026-05-21T10:27:00Z"/>
              </w:rPr>
            </w:pPr>
            <w:del w:id="684" w:author="Kanungo, Kalpak (Cognizant)" w:date="2026-05-21T15:57:00Z" w16du:dateUtc="2026-05-21T10:27:00Z">
              <w:r w:rsidDel="009C1C85">
                <w:rPr>
                  <w:rFonts w:eastAsia="Arial" w:cs="Arial"/>
                  <w:color w:val="000000"/>
                  <w:sz w:val="20"/>
                </w:rPr>
                <w:delText>Trade Item Id</w:delText>
              </w:r>
            </w:del>
          </w:p>
          <w:p w14:paraId="2D6C11D4" w14:textId="22B27711" w:rsidR="00F6126C" w:rsidDel="009C1C85" w:rsidRDefault="00F6126C" w:rsidP="00F6126C">
            <w:pPr>
              <w:pBdr>
                <w:top w:val="nil"/>
                <w:left w:val="nil"/>
                <w:bottom w:val="nil"/>
                <w:right w:val="nil"/>
              </w:pBdr>
              <w:rPr>
                <w:del w:id="685" w:author="Kanungo, Kalpak (Cognizant)" w:date="2026-05-21T15:57:00Z" w16du:dateUtc="2026-05-21T10:27:00Z"/>
              </w:rPr>
            </w:pPr>
            <w:del w:id="686" w:author="Kanungo, Kalpak (Cognizant)" w:date="2026-05-21T15:57:00Z" w16du:dateUtc="2026-05-21T10:27:00Z">
              <w:r w:rsidDel="009C1C85">
                <w:rPr>
                  <w:rFonts w:eastAsia="Arial" w:cs="Arial"/>
                  <w:color w:val="000000"/>
                  <w:sz w:val="20"/>
                </w:rPr>
                <w:delText> </w:delText>
              </w:r>
            </w:del>
          </w:p>
          <w:p w14:paraId="2D6C11D5" w14:textId="00317A3C" w:rsidR="00F6126C" w:rsidDel="009C1C85" w:rsidRDefault="00F6126C" w:rsidP="00F6126C">
            <w:pPr>
              <w:pBdr>
                <w:top w:val="nil"/>
                <w:left w:val="nil"/>
                <w:bottom w:val="nil"/>
                <w:right w:val="nil"/>
              </w:pBdr>
              <w:rPr>
                <w:del w:id="687" w:author="Kanungo, Kalpak (Cognizant)" w:date="2026-05-21T15:57:00Z" w16du:dateUtc="2026-05-21T10:27:00Z"/>
              </w:rPr>
            </w:pPr>
            <w:del w:id="688" w:author="Kanungo, Kalpak (Cognizant)" w:date="2026-05-21T15:57:00Z" w16du:dateUtc="2026-05-21T10:27:00Z">
              <w:r w:rsidDel="009C1C85">
                <w:rPr>
                  <w:rFonts w:eastAsia="Arial" w:cs="Arial"/>
                  <w:color w:val="000000"/>
                  <w:sz w:val="20"/>
                </w:rPr>
                <w:delText xml:space="preserve">Refer QCM TW_CH_DS_Interface_Spec Section ‘Product Lookup Interface’ </w:delText>
              </w:r>
            </w:del>
          </w:p>
          <w:p w14:paraId="2D6C11D6" w14:textId="5E51A44A" w:rsidR="00F6126C" w:rsidDel="009C1C85" w:rsidRDefault="00F6126C" w:rsidP="00F6126C">
            <w:pPr>
              <w:pBdr>
                <w:top w:val="nil"/>
                <w:left w:val="nil"/>
                <w:bottom w:val="nil"/>
                <w:right w:val="nil"/>
              </w:pBdr>
              <w:rPr>
                <w:del w:id="689" w:author="Kanungo, Kalpak (Cognizant)" w:date="2026-05-21T15:57:00Z" w16du:dateUtc="2026-05-21T10:27:00Z"/>
              </w:rPr>
            </w:pPr>
            <w:del w:id="690" w:author="Kanungo, Kalpak (Cognizant)" w:date="2026-05-21T15:57:00Z" w16du:dateUtc="2026-05-21T10:27:00Z">
              <w:r w:rsidDel="009C1C85">
                <w:rPr>
                  <w:rFonts w:eastAsia="Arial" w:cs="Arial"/>
                  <w:color w:val="000000"/>
                  <w:sz w:val="20"/>
                </w:rPr>
                <w:delText> </w:delText>
              </w:r>
            </w:del>
          </w:p>
          <w:p w14:paraId="2D6C11D7" w14:textId="3598BC09" w:rsidR="00F6126C" w:rsidDel="009C1C85" w:rsidRDefault="00F6126C" w:rsidP="00F6126C">
            <w:pPr>
              <w:pBdr>
                <w:top w:val="nil"/>
                <w:left w:val="nil"/>
                <w:bottom w:val="nil"/>
                <w:right w:val="nil"/>
              </w:pBdr>
              <w:rPr>
                <w:del w:id="691" w:author="Kanungo, Kalpak (Cognizant)" w:date="2026-05-21T15:57:00Z" w16du:dateUtc="2026-05-21T10:27:00Z"/>
              </w:rPr>
            </w:pPr>
            <w:del w:id="692" w:author="Kanungo, Kalpak (Cognizant)" w:date="2026-05-21T15:57:00Z" w16du:dateUtc="2026-05-21T10:27:00Z">
              <w:r w:rsidDel="009C1C85">
                <w:rPr>
                  <w:rFonts w:eastAsia="Arial" w:cs="Arial"/>
                  <w:color w:val="000000"/>
                  <w:sz w:val="20"/>
                </w:rPr>
                <w:delText>Refer OWS_Input_Params_Export.xls for WS_NAME- Product Structure Look Up</w:delText>
              </w:r>
            </w:del>
          </w:p>
          <w:p w14:paraId="2D6C11D8" w14:textId="22A09398" w:rsidR="00F6126C" w:rsidDel="009C1C85" w:rsidRDefault="00F6126C" w:rsidP="00F6126C">
            <w:pPr>
              <w:pBdr>
                <w:top w:val="nil"/>
                <w:left w:val="nil"/>
                <w:bottom w:val="nil"/>
                <w:right w:val="nil"/>
              </w:pBdr>
              <w:rPr>
                <w:del w:id="693" w:author="Kanungo, Kalpak (Cognizant)" w:date="2026-05-21T15:57:00Z" w16du:dateUtc="2026-05-21T10:27:00Z"/>
              </w:rPr>
            </w:pPr>
            <w:del w:id="694" w:author="Kanungo, Kalpak (Cognizant)" w:date="2026-05-21T15:57:00Z" w16du:dateUtc="2026-05-21T10:27:00Z">
              <w:r w:rsidDel="009C1C85">
                <w:rPr>
                  <w:rFonts w:eastAsia="Arial" w:cs="Arial"/>
                  <w:color w:val="000000"/>
                  <w:sz w:val="20"/>
                </w:rPr>
                <w:delText>Refer OWS_Output_Params_Export.xls for WS_NAME- Product Structure Look Up</w:delText>
              </w:r>
            </w:del>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1D9" w14:textId="25A730FE" w:rsidR="00F6126C" w:rsidDel="009C1C85" w:rsidRDefault="00F6126C" w:rsidP="00F6126C">
            <w:pPr>
              <w:pBdr>
                <w:top w:val="nil"/>
                <w:left w:val="nil"/>
                <w:bottom w:val="nil"/>
                <w:right w:val="nil"/>
              </w:pBdr>
              <w:jc w:val="center"/>
              <w:rPr>
                <w:del w:id="695" w:author="Kanungo, Kalpak (Cognizant)" w:date="2026-05-21T15:57:00Z" w16du:dateUtc="2026-05-21T10:27:00Z"/>
              </w:rPr>
            </w:pPr>
            <w:del w:id="696" w:author="Kanungo, Kalpak (Cognizant)" w:date="2026-05-21T15:57:00Z" w16du:dateUtc="2026-05-21T10:27:00Z">
              <w:r w:rsidDel="009C1C85">
                <w:rPr>
                  <w:rFonts w:eastAsia="Arial" w:cs="Arial"/>
                  <w:color w:val="000000"/>
                  <w:sz w:val="20"/>
                </w:rPr>
                <w:lastRenderedPageBreak/>
                <w:delText>N/A*</w:delText>
              </w:r>
            </w:del>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1DA" w14:textId="5685C44C" w:rsidR="00F6126C" w:rsidDel="009C1C85" w:rsidRDefault="00F6126C" w:rsidP="00F6126C">
            <w:pPr>
              <w:pBdr>
                <w:top w:val="nil"/>
                <w:left w:val="nil"/>
                <w:bottom w:val="nil"/>
                <w:right w:val="nil"/>
              </w:pBdr>
              <w:rPr>
                <w:del w:id="697" w:author="Kanungo, Kalpak (Cognizant)" w:date="2026-05-21T15:57:00Z" w16du:dateUtc="2026-05-21T10:27:00Z"/>
              </w:rPr>
            </w:pPr>
            <w:del w:id="698" w:author="Kanungo, Kalpak (Cognizant)" w:date="2026-05-21T15:57:00Z" w16du:dateUtc="2026-05-21T10:27:00Z">
              <w:r w:rsidDel="009C1C85">
                <w:rPr>
                  <w:rFonts w:eastAsia="Arial" w:cs="Arial"/>
                  <w:color w:val="000000"/>
                  <w:sz w:val="20"/>
                </w:rPr>
                <w:delText>FRS-CH-SF-INTK-028-003</w:delText>
              </w:r>
            </w:del>
          </w:p>
        </w:tc>
      </w:tr>
      <w:tr w:rsidR="00F6126C" w:rsidDel="00937F73" w14:paraId="2D6C11EB" w14:textId="45A0F5DD" w:rsidTr="009F3CFA">
        <w:trPr>
          <w:trHeight w:val="324"/>
          <w:del w:id="699" w:author="Kanungo, Kalpak (Cognizant)" w:date="2026-05-19T14:25:00Z"/>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1DC" w14:textId="0244D02F" w:rsidR="00F6126C" w:rsidDel="00937F73" w:rsidRDefault="00F6126C" w:rsidP="00F6126C">
            <w:pPr>
              <w:pBdr>
                <w:top w:val="nil"/>
                <w:left w:val="nil"/>
                <w:bottom w:val="nil"/>
                <w:right w:val="nil"/>
              </w:pBdr>
              <w:rPr>
                <w:del w:id="700" w:author="Kanungo, Kalpak (Cognizant)" w:date="2026-05-19T14:25:00Z" w16du:dateUtc="2026-05-19T08:55:00Z"/>
              </w:rPr>
            </w:pPr>
            <w:commentRangeStart w:id="701"/>
            <w:del w:id="702" w:author="Kanungo, Kalpak (Cognizant)" w:date="2026-05-19T14:25:00Z" w16du:dateUtc="2026-05-19T08:55:00Z">
              <w:r w:rsidDel="00937F73">
                <w:rPr>
                  <w:rFonts w:eastAsia="Arial" w:cs="Arial"/>
                  <w:color w:val="000000"/>
                  <w:sz w:val="20"/>
                </w:rPr>
                <w:delText>DS-CH-CS-OWS-024</w:delText>
              </w:r>
            </w:del>
            <w:commentRangeEnd w:id="701"/>
            <w:r>
              <w:rPr>
                <w:rStyle w:val="CommentReference"/>
                <w:sz w:val="18"/>
                <w:szCs w:val="24"/>
              </w:rPr>
              <w:commentReference w:id="701"/>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1DD" w14:textId="23531D55" w:rsidR="00F6126C" w:rsidDel="00937F73" w:rsidRDefault="00F6126C" w:rsidP="00F6126C">
            <w:pPr>
              <w:pBdr>
                <w:top w:val="nil"/>
                <w:left w:val="nil"/>
                <w:bottom w:val="nil"/>
                <w:right w:val="nil"/>
              </w:pBdr>
              <w:rPr>
                <w:del w:id="703" w:author="Kanungo, Kalpak (Cognizant)" w:date="2026-05-19T14:25:00Z" w16du:dateUtc="2026-05-19T08:55:00Z"/>
              </w:rPr>
            </w:pPr>
            <w:del w:id="704" w:author="Kanungo, Kalpak (Cognizant)" w:date="2026-05-19T14:25:00Z" w16du:dateUtc="2026-05-19T08:55:00Z">
              <w:r w:rsidDel="00937F73">
                <w:rPr>
                  <w:rFonts w:eastAsia="Arial" w:cs="Arial"/>
                  <w:color w:val="000000"/>
                  <w:sz w:val="20"/>
                </w:rPr>
                <w:delText>The system shall be configured to search Technical Product Name based on below fields in Complaint record.</w:delText>
              </w:r>
            </w:del>
          </w:p>
          <w:p w14:paraId="2D6C11DE" w14:textId="78DBE49C" w:rsidR="00F6126C" w:rsidDel="00937F73" w:rsidRDefault="00F6126C" w:rsidP="00F6126C">
            <w:pPr>
              <w:pBdr>
                <w:top w:val="nil"/>
                <w:left w:val="nil"/>
                <w:bottom w:val="nil"/>
                <w:right w:val="nil"/>
              </w:pBdr>
              <w:rPr>
                <w:del w:id="705" w:author="Kanungo, Kalpak (Cognizant)" w:date="2026-05-19T14:25:00Z" w16du:dateUtc="2026-05-19T08:55:00Z"/>
              </w:rPr>
            </w:pPr>
            <w:del w:id="706" w:author="Kanungo, Kalpak (Cognizant)" w:date="2026-05-19T14:25:00Z" w16du:dateUtc="2026-05-19T08:55:00Z">
              <w:r w:rsidDel="00937F73">
                <w:rPr>
                  <w:rFonts w:eastAsia="Arial" w:cs="Arial"/>
                  <w:color w:val="000000"/>
                  <w:sz w:val="20"/>
                </w:rPr>
                <w:delText> </w:delText>
              </w:r>
            </w:del>
          </w:p>
          <w:p w14:paraId="2D6C11DF" w14:textId="2EB888E7" w:rsidR="00F6126C" w:rsidDel="0012091B" w:rsidRDefault="00F6126C" w:rsidP="00F6126C">
            <w:pPr>
              <w:numPr>
                <w:ilvl w:val="0"/>
                <w:numId w:val="25"/>
              </w:numPr>
              <w:pBdr>
                <w:top w:val="nil"/>
                <w:left w:val="nil"/>
                <w:bottom w:val="nil"/>
                <w:right w:val="nil"/>
              </w:pBdr>
              <w:tabs>
                <w:tab w:val="left" w:pos="720"/>
              </w:tabs>
              <w:jc w:val="both"/>
              <w:rPr>
                <w:del w:id="707" w:author="Kanungo, Kalpak (Cognizant)" w:date="2026-05-19T13:29:00Z" w16du:dateUtc="2026-05-19T07:59:00Z"/>
              </w:rPr>
            </w:pPr>
            <w:del w:id="708" w:author="Kanungo, Kalpak (Cognizant)" w:date="2026-05-19T13:29:00Z" w16du:dateUtc="2026-05-19T07:59:00Z">
              <w:r w:rsidDel="0012091B">
                <w:rPr>
                  <w:rFonts w:eastAsia="Arial" w:cs="Arial"/>
                  <w:color w:val="000000"/>
                  <w:sz w:val="20"/>
                </w:rPr>
                <w:delText>Technical Product Name Search</w:delText>
              </w:r>
            </w:del>
          </w:p>
          <w:p w14:paraId="2D6C11E0" w14:textId="36881C93" w:rsidR="00F6126C" w:rsidDel="00937F73" w:rsidRDefault="00F6126C" w:rsidP="00F6126C">
            <w:pPr>
              <w:numPr>
                <w:ilvl w:val="0"/>
                <w:numId w:val="25"/>
              </w:numPr>
              <w:pBdr>
                <w:top w:val="nil"/>
                <w:left w:val="nil"/>
                <w:bottom w:val="nil"/>
                <w:right w:val="nil"/>
              </w:pBdr>
              <w:tabs>
                <w:tab w:val="left" w:pos="720"/>
              </w:tabs>
              <w:jc w:val="both"/>
              <w:rPr>
                <w:del w:id="709" w:author="Kanungo, Kalpak (Cognizant)" w:date="2026-05-19T14:25:00Z" w16du:dateUtc="2026-05-19T08:55:00Z"/>
              </w:rPr>
            </w:pPr>
            <w:del w:id="710" w:author="Kanungo, Kalpak (Cognizant)" w:date="2026-05-19T14:25:00Z" w16du:dateUtc="2026-05-19T08:55:00Z">
              <w:r w:rsidDel="00937F73">
                <w:rPr>
                  <w:rFonts w:eastAsia="Arial" w:cs="Arial"/>
                  <w:color w:val="000000"/>
                  <w:sz w:val="20"/>
                </w:rPr>
                <w:delText>Trade Item ID</w:delText>
              </w:r>
            </w:del>
          </w:p>
          <w:p w14:paraId="2D6C11E1" w14:textId="5198A466" w:rsidR="00F6126C" w:rsidDel="00937F73" w:rsidRDefault="00F6126C" w:rsidP="00F6126C">
            <w:pPr>
              <w:numPr>
                <w:ilvl w:val="0"/>
                <w:numId w:val="25"/>
              </w:numPr>
              <w:pBdr>
                <w:top w:val="nil"/>
                <w:left w:val="nil"/>
                <w:bottom w:val="nil"/>
                <w:right w:val="nil"/>
              </w:pBdr>
              <w:tabs>
                <w:tab w:val="left" w:pos="720"/>
              </w:tabs>
              <w:jc w:val="both"/>
              <w:rPr>
                <w:del w:id="711" w:author="Kanungo, Kalpak (Cognizant)" w:date="2026-05-19T14:25:00Z" w16du:dateUtc="2026-05-19T08:55:00Z"/>
              </w:rPr>
            </w:pPr>
            <w:del w:id="712" w:author="Kanungo, Kalpak (Cognizant)" w:date="2026-05-19T14:25:00Z" w16du:dateUtc="2026-05-19T08:55:00Z">
              <w:r w:rsidDel="00937F73">
                <w:rPr>
                  <w:rFonts w:eastAsia="Arial" w:cs="Arial"/>
                  <w:color w:val="000000"/>
                  <w:sz w:val="20"/>
                </w:rPr>
                <w:delText>Catalog Item Identifier</w:delText>
              </w:r>
            </w:del>
          </w:p>
          <w:p w14:paraId="2D6C11E2" w14:textId="408293CD" w:rsidR="00F6126C" w:rsidDel="00937F73" w:rsidRDefault="00F6126C" w:rsidP="00F6126C">
            <w:pPr>
              <w:pBdr>
                <w:top w:val="nil"/>
                <w:left w:val="nil"/>
                <w:bottom w:val="nil"/>
                <w:right w:val="nil"/>
              </w:pBdr>
              <w:rPr>
                <w:del w:id="713" w:author="Kanungo, Kalpak (Cognizant)" w:date="2026-05-19T14:25:00Z" w16du:dateUtc="2026-05-19T08:55:00Z"/>
              </w:rPr>
            </w:pPr>
            <w:del w:id="714" w:author="Kanungo, Kalpak (Cognizant)" w:date="2026-05-19T14:25:00Z" w16du:dateUtc="2026-05-19T08:55:00Z">
              <w:r w:rsidDel="00937F73">
                <w:rPr>
                  <w:rFonts w:eastAsia="Arial" w:cs="Arial"/>
                  <w:color w:val="000000"/>
                  <w:sz w:val="20"/>
                </w:rPr>
                <w:delText> </w:delText>
              </w:r>
            </w:del>
          </w:p>
          <w:p w14:paraId="2D6C11E3" w14:textId="13ABBB00" w:rsidR="00F6126C" w:rsidDel="00937F73" w:rsidRDefault="00F6126C" w:rsidP="00F6126C">
            <w:pPr>
              <w:pBdr>
                <w:top w:val="nil"/>
                <w:left w:val="nil"/>
                <w:bottom w:val="nil"/>
                <w:right w:val="nil"/>
              </w:pBdr>
              <w:rPr>
                <w:del w:id="715" w:author="Kanungo, Kalpak (Cognizant)" w:date="2026-05-19T14:25:00Z" w16du:dateUtc="2026-05-19T08:55:00Z"/>
              </w:rPr>
            </w:pPr>
            <w:del w:id="716" w:author="Kanungo, Kalpak (Cognizant)" w:date="2026-05-19T14:25:00Z" w16du:dateUtc="2026-05-19T08:55:00Z">
              <w:r w:rsidDel="00937F73">
                <w:rPr>
                  <w:rFonts w:eastAsia="Arial" w:cs="Arial"/>
                  <w:color w:val="000000"/>
                  <w:sz w:val="20"/>
                </w:rPr>
                <w:delText xml:space="preserve">Refer QCM TW_CH_DS_Interface_Spec Section ‘Product Lookup Interface’ </w:delText>
              </w:r>
            </w:del>
          </w:p>
          <w:p w14:paraId="2D6C11E4" w14:textId="147D2E1A" w:rsidR="00F6126C" w:rsidDel="00937F73" w:rsidRDefault="00F6126C" w:rsidP="00F6126C">
            <w:pPr>
              <w:pBdr>
                <w:top w:val="nil"/>
                <w:left w:val="nil"/>
                <w:bottom w:val="nil"/>
                <w:right w:val="nil"/>
              </w:pBdr>
              <w:rPr>
                <w:del w:id="717" w:author="Kanungo, Kalpak (Cognizant)" w:date="2026-05-19T14:25:00Z" w16du:dateUtc="2026-05-19T08:55:00Z"/>
              </w:rPr>
            </w:pPr>
            <w:del w:id="718" w:author="Kanungo, Kalpak (Cognizant)" w:date="2026-05-19T14:25:00Z" w16du:dateUtc="2026-05-19T08:55:00Z">
              <w:r w:rsidDel="00937F73">
                <w:rPr>
                  <w:rFonts w:eastAsia="Arial" w:cs="Arial"/>
                  <w:color w:val="000000"/>
                  <w:sz w:val="20"/>
                </w:rPr>
                <w:delText> </w:delText>
              </w:r>
            </w:del>
          </w:p>
          <w:p w14:paraId="2D6C11E5" w14:textId="3CFA8365" w:rsidR="00F6126C" w:rsidDel="00937F73" w:rsidRDefault="00F6126C" w:rsidP="00F6126C">
            <w:pPr>
              <w:pBdr>
                <w:top w:val="nil"/>
                <w:left w:val="nil"/>
                <w:bottom w:val="nil"/>
                <w:right w:val="nil"/>
              </w:pBdr>
              <w:rPr>
                <w:del w:id="719" w:author="Kanungo, Kalpak (Cognizant)" w:date="2026-05-19T14:25:00Z" w16du:dateUtc="2026-05-19T08:55:00Z"/>
              </w:rPr>
            </w:pPr>
            <w:del w:id="720" w:author="Kanungo, Kalpak (Cognizant)" w:date="2026-05-19T14:25:00Z" w16du:dateUtc="2026-05-19T08:55:00Z">
              <w:r w:rsidDel="00937F73">
                <w:rPr>
                  <w:rFonts w:eastAsia="Arial" w:cs="Arial"/>
                  <w:color w:val="000000"/>
                  <w:sz w:val="20"/>
                </w:rPr>
                <w:delText>Refer OWS_Input_Params_Export.xls for WS_NAME- Product Structure Look Up</w:delText>
              </w:r>
            </w:del>
          </w:p>
          <w:p w14:paraId="2D6C11E6" w14:textId="2A978B8A" w:rsidR="00F6126C" w:rsidDel="00937F73" w:rsidRDefault="00F6126C" w:rsidP="00F6126C">
            <w:pPr>
              <w:pBdr>
                <w:top w:val="nil"/>
                <w:left w:val="nil"/>
                <w:bottom w:val="nil"/>
                <w:right w:val="nil"/>
              </w:pBdr>
              <w:rPr>
                <w:del w:id="721" w:author="Kanungo, Kalpak (Cognizant)" w:date="2026-05-19T14:25:00Z" w16du:dateUtc="2026-05-19T08:55:00Z"/>
              </w:rPr>
            </w:pPr>
            <w:del w:id="722" w:author="Kanungo, Kalpak (Cognizant)" w:date="2026-05-19T14:25:00Z" w16du:dateUtc="2026-05-19T08:55:00Z">
              <w:r w:rsidDel="00937F73">
                <w:rPr>
                  <w:rFonts w:eastAsia="Arial" w:cs="Arial"/>
                  <w:color w:val="000000"/>
                  <w:sz w:val="20"/>
                </w:rPr>
                <w:delText> </w:delText>
              </w:r>
            </w:del>
          </w:p>
          <w:p w14:paraId="2D6C11E7" w14:textId="7519F1C0" w:rsidR="00F6126C" w:rsidDel="00937F73" w:rsidRDefault="00F6126C" w:rsidP="00F6126C">
            <w:pPr>
              <w:pBdr>
                <w:top w:val="nil"/>
                <w:left w:val="nil"/>
                <w:bottom w:val="nil"/>
                <w:right w:val="nil"/>
              </w:pBdr>
              <w:rPr>
                <w:del w:id="723" w:author="Kanungo, Kalpak (Cognizant)" w:date="2026-05-19T14:25:00Z" w16du:dateUtc="2026-05-19T08:55:00Z"/>
              </w:rPr>
            </w:pPr>
            <w:del w:id="724" w:author="Kanungo, Kalpak (Cognizant)" w:date="2026-05-19T14:25:00Z" w16du:dateUtc="2026-05-19T08:55:00Z">
              <w:r w:rsidDel="00937F73">
                <w:rPr>
                  <w:rFonts w:eastAsia="Arial" w:cs="Arial"/>
                  <w:color w:val="000000"/>
                  <w:sz w:val="20"/>
                </w:rPr>
                <w:delText>Refer OWS_Output_Params_Export.xls for WS_NAME- Product Structure Look Up</w:delText>
              </w:r>
            </w:del>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1E8" w14:textId="136E71D2" w:rsidR="00F6126C" w:rsidDel="00937F73" w:rsidRDefault="00F6126C" w:rsidP="00F6126C">
            <w:pPr>
              <w:pBdr>
                <w:top w:val="nil"/>
                <w:left w:val="nil"/>
                <w:bottom w:val="nil"/>
                <w:right w:val="nil"/>
              </w:pBdr>
              <w:jc w:val="center"/>
              <w:rPr>
                <w:del w:id="725" w:author="Kanungo, Kalpak (Cognizant)" w:date="2026-05-19T14:25:00Z" w16du:dateUtc="2026-05-19T08:55:00Z"/>
              </w:rPr>
            </w:pPr>
            <w:del w:id="726" w:author="Kanungo, Kalpak (Cognizant)" w:date="2026-05-19T14:25:00Z" w16du:dateUtc="2026-05-19T08:55:00Z">
              <w:r w:rsidDel="00937F73">
                <w:rPr>
                  <w:rFonts w:eastAsia="Arial" w:cs="Arial"/>
                  <w:color w:val="000000"/>
                  <w:sz w:val="20"/>
                </w:rPr>
                <w:delText>N/A*</w:delText>
              </w:r>
            </w:del>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1E9" w14:textId="26A99B9D" w:rsidR="00F6126C" w:rsidDel="00937F73" w:rsidRDefault="00F6126C" w:rsidP="00F6126C">
            <w:pPr>
              <w:pBdr>
                <w:top w:val="nil"/>
                <w:left w:val="nil"/>
                <w:bottom w:val="nil"/>
                <w:right w:val="nil"/>
              </w:pBdr>
              <w:rPr>
                <w:del w:id="727" w:author="Kanungo, Kalpak (Cognizant)" w:date="2026-05-19T14:25:00Z" w16du:dateUtc="2026-05-19T08:55:00Z"/>
              </w:rPr>
            </w:pPr>
            <w:del w:id="728" w:author="Kanungo, Kalpak (Cognizant)" w:date="2026-05-19T14:25:00Z" w16du:dateUtc="2026-05-19T08:55:00Z">
              <w:r w:rsidDel="00937F73">
                <w:rPr>
                  <w:rFonts w:eastAsia="Arial" w:cs="Arial"/>
                  <w:color w:val="000000"/>
                  <w:sz w:val="20"/>
                </w:rPr>
                <w:delText>FRS-CH-SF-EVAL-057-001</w:delText>
              </w:r>
            </w:del>
          </w:p>
          <w:p w14:paraId="2D6C11EA" w14:textId="11BE1E66" w:rsidR="00F6126C" w:rsidDel="00937F73" w:rsidRDefault="00F6126C" w:rsidP="00F6126C">
            <w:pPr>
              <w:pBdr>
                <w:top w:val="nil"/>
                <w:left w:val="nil"/>
                <w:bottom w:val="nil"/>
                <w:right w:val="nil"/>
              </w:pBdr>
              <w:rPr>
                <w:del w:id="729" w:author="Kanungo, Kalpak (Cognizant)" w:date="2026-05-19T14:25:00Z" w16du:dateUtc="2026-05-19T08:55:00Z"/>
              </w:rPr>
            </w:pPr>
            <w:del w:id="730" w:author="Kanungo, Kalpak (Cognizant)" w:date="2026-05-19T14:25:00Z" w16du:dateUtc="2026-05-19T08:55:00Z">
              <w:r w:rsidDel="00937F73">
                <w:rPr>
                  <w:rFonts w:eastAsia="Arial" w:cs="Arial"/>
                  <w:color w:val="000000"/>
                  <w:sz w:val="20"/>
                </w:rPr>
                <w:delText> </w:delText>
              </w:r>
            </w:del>
          </w:p>
        </w:tc>
      </w:tr>
      <w:tr w:rsidR="00F6126C" w:rsidDel="00554D40" w14:paraId="2D6C11F5" w14:textId="411215D0" w:rsidTr="009F3CFA">
        <w:trPr>
          <w:trHeight w:val="324"/>
          <w:del w:id="731" w:author="Kanungo, Kalpak (Cognizant)" w:date="2026-05-19T13:29:00Z"/>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1EC" w14:textId="4237599C" w:rsidR="00F6126C" w:rsidDel="00554D40" w:rsidRDefault="00F6126C" w:rsidP="00F6126C">
            <w:pPr>
              <w:pBdr>
                <w:top w:val="nil"/>
                <w:left w:val="nil"/>
                <w:bottom w:val="nil"/>
                <w:right w:val="nil"/>
              </w:pBdr>
              <w:rPr>
                <w:del w:id="732" w:author="Kanungo, Kalpak (Cognizant)" w:date="2026-05-19T13:29:00Z" w16du:dateUtc="2026-05-19T07:59:00Z"/>
              </w:rPr>
            </w:pPr>
            <w:commentRangeStart w:id="733"/>
            <w:del w:id="734" w:author="Kanungo, Kalpak (Cognizant)" w:date="2026-05-19T13:29:00Z" w16du:dateUtc="2026-05-19T07:59:00Z">
              <w:r w:rsidDel="00554D40">
                <w:rPr>
                  <w:rFonts w:eastAsia="Arial" w:cs="Arial"/>
                  <w:color w:val="000000"/>
                  <w:sz w:val="20"/>
                </w:rPr>
                <w:delText>DS-CH-CS-OWS-025</w:delText>
              </w:r>
            </w:del>
            <w:commentRangeEnd w:id="733"/>
            <w:r>
              <w:rPr>
                <w:rStyle w:val="CommentReference"/>
                <w:sz w:val="18"/>
                <w:szCs w:val="24"/>
              </w:rPr>
              <w:commentReference w:id="733"/>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1ED" w14:textId="1751DA4F" w:rsidR="00F6126C" w:rsidDel="00554D40" w:rsidRDefault="00F6126C" w:rsidP="00F6126C">
            <w:pPr>
              <w:pBdr>
                <w:top w:val="nil"/>
                <w:left w:val="nil"/>
                <w:bottom w:val="nil"/>
                <w:right w:val="nil"/>
              </w:pBdr>
              <w:rPr>
                <w:del w:id="735" w:author="Kanungo, Kalpak (Cognizant)" w:date="2026-05-19T13:29:00Z" w16du:dateUtc="2026-05-19T07:59:00Z"/>
              </w:rPr>
            </w:pPr>
            <w:del w:id="736" w:author="Kanungo, Kalpak (Cognizant)" w:date="2026-05-19T13:29:00Z" w16du:dateUtc="2026-05-19T07:59:00Z">
              <w:r w:rsidDel="00554D40">
                <w:rPr>
                  <w:rFonts w:eastAsia="Arial" w:cs="Arial"/>
                  <w:color w:val="000000"/>
                  <w:sz w:val="20"/>
                </w:rPr>
                <w:delText>The system shall be configured to populate Technical Product Name and Technical Product Identifier based on Technical Product Name Search inComplaint record.</w:delText>
              </w:r>
            </w:del>
          </w:p>
          <w:p w14:paraId="2D6C11EE" w14:textId="7E5BD1BA" w:rsidR="00F6126C" w:rsidDel="00554D40" w:rsidRDefault="00F6126C" w:rsidP="00F6126C">
            <w:pPr>
              <w:pBdr>
                <w:top w:val="nil"/>
                <w:left w:val="nil"/>
                <w:bottom w:val="nil"/>
                <w:right w:val="nil"/>
              </w:pBdr>
              <w:rPr>
                <w:del w:id="737" w:author="Kanungo, Kalpak (Cognizant)" w:date="2026-05-19T13:29:00Z" w16du:dateUtc="2026-05-19T07:59:00Z"/>
              </w:rPr>
            </w:pPr>
            <w:del w:id="738" w:author="Kanungo, Kalpak (Cognizant)" w:date="2026-05-19T13:29:00Z" w16du:dateUtc="2026-05-19T07:59:00Z">
              <w:r w:rsidDel="00554D40">
                <w:rPr>
                  <w:rFonts w:eastAsia="Arial" w:cs="Arial"/>
                  <w:color w:val="000000"/>
                  <w:sz w:val="20"/>
                </w:rPr>
                <w:delText> </w:delText>
              </w:r>
            </w:del>
          </w:p>
          <w:p w14:paraId="2D6C11EF" w14:textId="77B582C8" w:rsidR="00F6126C" w:rsidDel="00554D40" w:rsidRDefault="00F6126C" w:rsidP="00F6126C">
            <w:pPr>
              <w:pBdr>
                <w:top w:val="nil"/>
                <w:left w:val="nil"/>
                <w:bottom w:val="nil"/>
                <w:right w:val="nil"/>
              </w:pBdr>
              <w:rPr>
                <w:del w:id="739" w:author="Kanungo, Kalpak (Cognizant)" w:date="2026-05-19T13:29:00Z" w16du:dateUtc="2026-05-19T07:59:00Z"/>
              </w:rPr>
            </w:pPr>
            <w:del w:id="740" w:author="Kanungo, Kalpak (Cognizant)" w:date="2026-05-19T13:29:00Z" w16du:dateUtc="2026-05-19T07:59:00Z">
              <w:r w:rsidDel="00554D40">
                <w:rPr>
                  <w:rFonts w:eastAsia="Arial" w:cs="Arial"/>
                  <w:color w:val="000000"/>
                  <w:sz w:val="20"/>
                </w:rPr>
                <w:delText xml:space="preserve">Refer QCM TW_CH_DS_Interface_Spec Section ‘Product Lookup Interface’ </w:delText>
              </w:r>
            </w:del>
          </w:p>
          <w:p w14:paraId="2D6C11F0" w14:textId="54E0AD38" w:rsidR="00F6126C" w:rsidDel="00554D40" w:rsidRDefault="00F6126C" w:rsidP="00F6126C">
            <w:pPr>
              <w:pBdr>
                <w:top w:val="nil"/>
                <w:left w:val="nil"/>
                <w:bottom w:val="nil"/>
                <w:right w:val="nil"/>
              </w:pBdr>
              <w:rPr>
                <w:del w:id="741" w:author="Kanungo, Kalpak (Cognizant)" w:date="2026-05-19T13:29:00Z" w16du:dateUtc="2026-05-19T07:59:00Z"/>
              </w:rPr>
            </w:pPr>
            <w:del w:id="742" w:author="Kanungo, Kalpak (Cognizant)" w:date="2026-05-19T13:29:00Z" w16du:dateUtc="2026-05-19T07:59:00Z">
              <w:r w:rsidDel="00554D40">
                <w:rPr>
                  <w:rFonts w:eastAsia="Arial" w:cs="Arial"/>
                  <w:color w:val="000000"/>
                  <w:sz w:val="20"/>
                </w:rPr>
                <w:delText> </w:delText>
              </w:r>
            </w:del>
          </w:p>
          <w:p w14:paraId="2D6C11F1" w14:textId="331435BC" w:rsidR="00F6126C" w:rsidDel="00554D40" w:rsidRDefault="00F6126C" w:rsidP="00F6126C">
            <w:pPr>
              <w:pBdr>
                <w:top w:val="nil"/>
                <w:left w:val="nil"/>
                <w:bottom w:val="nil"/>
                <w:right w:val="nil"/>
              </w:pBdr>
              <w:rPr>
                <w:del w:id="743" w:author="Kanungo, Kalpak (Cognizant)" w:date="2026-05-19T13:29:00Z" w16du:dateUtc="2026-05-19T07:59:00Z"/>
              </w:rPr>
            </w:pPr>
            <w:del w:id="744" w:author="Kanungo, Kalpak (Cognizant)" w:date="2026-05-19T13:29:00Z" w16du:dateUtc="2026-05-19T07:59:00Z">
              <w:r w:rsidDel="00554D40">
                <w:rPr>
                  <w:rFonts w:eastAsia="Arial" w:cs="Arial"/>
                  <w:color w:val="000000"/>
                  <w:sz w:val="20"/>
                </w:rPr>
                <w:delText>Refer OWS_Input_Params_Export.xls for WS_NAME- Product Structure Look Up</w:delText>
              </w:r>
            </w:del>
          </w:p>
          <w:p w14:paraId="2D6C11F2" w14:textId="1F57CCD9" w:rsidR="00F6126C" w:rsidDel="00554D40" w:rsidRDefault="00F6126C" w:rsidP="00F6126C">
            <w:pPr>
              <w:pBdr>
                <w:top w:val="nil"/>
                <w:left w:val="nil"/>
                <w:bottom w:val="nil"/>
                <w:right w:val="nil"/>
              </w:pBdr>
              <w:rPr>
                <w:del w:id="745" w:author="Kanungo, Kalpak (Cognizant)" w:date="2026-05-19T13:29:00Z" w16du:dateUtc="2026-05-19T07:59:00Z"/>
              </w:rPr>
            </w:pPr>
            <w:del w:id="746" w:author="Kanungo, Kalpak (Cognizant)" w:date="2026-05-19T13:29:00Z" w16du:dateUtc="2026-05-19T07:59:00Z">
              <w:r w:rsidDel="00554D40">
                <w:rPr>
                  <w:rFonts w:eastAsia="Arial" w:cs="Arial"/>
                  <w:color w:val="000000"/>
                  <w:sz w:val="20"/>
                </w:rPr>
                <w:delText>Refer OWS_Output_Params_Export.xls for WS_NAME- Product Structure Look Up</w:delText>
              </w:r>
            </w:del>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1F3" w14:textId="5532ABE9" w:rsidR="00F6126C" w:rsidDel="00554D40" w:rsidRDefault="00F6126C" w:rsidP="00F6126C">
            <w:pPr>
              <w:pBdr>
                <w:top w:val="nil"/>
                <w:left w:val="nil"/>
                <w:bottom w:val="nil"/>
                <w:right w:val="nil"/>
              </w:pBdr>
              <w:jc w:val="center"/>
              <w:rPr>
                <w:del w:id="747" w:author="Kanungo, Kalpak (Cognizant)" w:date="2026-05-19T13:29:00Z" w16du:dateUtc="2026-05-19T07:59:00Z"/>
              </w:rPr>
            </w:pPr>
            <w:del w:id="748" w:author="Kanungo, Kalpak (Cognizant)" w:date="2026-05-19T13:29:00Z" w16du:dateUtc="2026-05-19T07:59:00Z">
              <w:r w:rsidDel="00554D40">
                <w:rPr>
                  <w:rFonts w:eastAsia="Arial" w:cs="Arial"/>
                  <w:color w:val="000000"/>
                  <w:sz w:val="20"/>
                </w:rPr>
                <w:delText>N/A*</w:delText>
              </w:r>
            </w:del>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1F4" w14:textId="74BE3C09" w:rsidR="00F6126C" w:rsidDel="00554D40" w:rsidRDefault="00F6126C" w:rsidP="00F6126C">
            <w:pPr>
              <w:pBdr>
                <w:top w:val="nil"/>
                <w:left w:val="nil"/>
                <w:bottom w:val="nil"/>
                <w:right w:val="nil"/>
              </w:pBdr>
              <w:rPr>
                <w:del w:id="749" w:author="Kanungo, Kalpak (Cognizant)" w:date="2026-05-19T13:29:00Z" w16du:dateUtc="2026-05-19T07:59:00Z"/>
              </w:rPr>
            </w:pPr>
            <w:del w:id="750" w:author="Kanungo, Kalpak (Cognizant)" w:date="2026-05-19T13:29:00Z" w16du:dateUtc="2026-05-19T07:59:00Z">
              <w:r w:rsidDel="00554D40">
                <w:rPr>
                  <w:rFonts w:eastAsia="Arial" w:cs="Arial"/>
                  <w:color w:val="000000"/>
                  <w:sz w:val="20"/>
                </w:rPr>
                <w:delText>FRS-CH-SF-EVAL-057-003</w:delText>
              </w:r>
            </w:del>
          </w:p>
        </w:tc>
      </w:tr>
      <w:tr w:rsidR="00F6126C" w:rsidDel="003950D8" w14:paraId="2D6C1203" w14:textId="2E5756AE" w:rsidTr="009F3CFA">
        <w:trPr>
          <w:trHeight w:val="324"/>
          <w:del w:id="751" w:author="Kanungo, Kalpak (Cognizant)" w:date="2026-05-21T15:58:00Z"/>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1F6" w14:textId="7B48659E" w:rsidR="00F6126C" w:rsidDel="003950D8" w:rsidRDefault="00F6126C" w:rsidP="00F6126C">
            <w:pPr>
              <w:pBdr>
                <w:top w:val="nil"/>
                <w:left w:val="nil"/>
                <w:bottom w:val="nil"/>
                <w:right w:val="nil"/>
              </w:pBdr>
              <w:rPr>
                <w:del w:id="752" w:author="Kanungo, Kalpak (Cognizant)" w:date="2026-05-21T15:58:00Z" w16du:dateUtc="2026-05-21T10:28:00Z"/>
              </w:rPr>
            </w:pPr>
            <w:del w:id="753" w:author="Kanungo, Kalpak (Cognizant)" w:date="2026-05-21T15:58:00Z" w16du:dateUtc="2026-05-21T10:28:00Z">
              <w:r w:rsidDel="003950D8">
                <w:rPr>
                  <w:rFonts w:eastAsia="Arial" w:cs="Arial"/>
                  <w:color w:val="000000"/>
                  <w:sz w:val="20"/>
                </w:rPr>
                <w:delText>DS-CH-CS-OWS-026</w:delText>
              </w:r>
            </w:del>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1F7" w14:textId="0173585F" w:rsidR="00F6126C" w:rsidDel="003950D8" w:rsidRDefault="00F6126C" w:rsidP="00F6126C">
            <w:pPr>
              <w:pBdr>
                <w:top w:val="nil"/>
                <w:left w:val="nil"/>
                <w:bottom w:val="nil"/>
                <w:right w:val="nil"/>
              </w:pBdr>
              <w:rPr>
                <w:del w:id="754" w:author="Kanungo, Kalpak (Cognizant)" w:date="2026-05-21T15:58:00Z" w16du:dateUtc="2026-05-21T10:28:00Z"/>
              </w:rPr>
            </w:pPr>
            <w:del w:id="755" w:author="Kanungo, Kalpak (Cognizant)" w:date="2026-05-21T15:58:00Z" w16du:dateUtc="2026-05-21T10:28:00Z">
              <w:r w:rsidDel="003950D8">
                <w:rPr>
                  <w:rFonts w:eastAsia="Arial" w:cs="Arial"/>
                  <w:color w:val="000000"/>
                  <w:sz w:val="20"/>
                </w:rPr>
                <w:delText>The system shall be configured to search Technical Product Name based on below fields in Intake record.</w:delText>
              </w:r>
            </w:del>
          </w:p>
          <w:p w14:paraId="2D6C11F8" w14:textId="65401AA0" w:rsidR="00F6126C" w:rsidDel="003950D8" w:rsidRDefault="00F6126C" w:rsidP="00F6126C">
            <w:pPr>
              <w:pBdr>
                <w:top w:val="nil"/>
                <w:left w:val="nil"/>
                <w:bottom w:val="nil"/>
                <w:right w:val="nil"/>
              </w:pBdr>
              <w:rPr>
                <w:del w:id="756" w:author="Kanungo, Kalpak (Cognizant)" w:date="2026-05-21T15:58:00Z" w16du:dateUtc="2026-05-21T10:28:00Z"/>
              </w:rPr>
            </w:pPr>
            <w:del w:id="757" w:author="Kanungo, Kalpak (Cognizant)" w:date="2026-05-21T15:58:00Z" w16du:dateUtc="2026-05-21T10:28:00Z">
              <w:r w:rsidDel="003950D8">
                <w:rPr>
                  <w:rFonts w:eastAsia="Arial" w:cs="Arial"/>
                  <w:color w:val="000000"/>
                  <w:sz w:val="20"/>
                </w:rPr>
                <w:delText> </w:delText>
              </w:r>
            </w:del>
          </w:p>
          <w:p w14:paraId="2D6C11F9" w14:textId="2CCEA854" w:rsidR="00F6126C" w:rsidDel="003950D8" w:rsidRDefault="00F6126C" w:rsidP="00F6126C">
            <w:pPr>
              <w:numPr>
                <w:ilvl w:val="0"/>
                <w:numId w:val="25"/>
              </w:numPr>
              <w:pBdr>
                <w:top w:val="nil"/>
                <w:left w:val="nil"/>
                <w:bottom w:val="nil"/>
                <w:right w:val="nil"/>
              </w:pBdr>
              <w:tabs>
                <w:tab w:val="left" w:pos="720"/>
              </w:tabs>
              <w:jc w:val="both"/>
              <w:rPr>
                <w:del w:id="758" w:author="Kanungo, Kalpak (Cognizant)" w:date="2026-05-21T15:58:00Z" w16du:dateUtc="2026-05-21T10:28:00Z"/>
              </w:rPr>
            </w:pPr>
            <w:del w:id="759" w:author="Kanungo, Kalpak (Cognizant)" w:date="2026-05-21T15:58:00Z" w16du:dateUtc="2026-05-21T10:28:00Z">
              <w:r w:rsidDel="003950D8">
                <w:rPr>
                  <w:rFonts w:eastAsia="Arial" w:cs="Arial"/>
                  <w:color w:val="000000"/>
                  <w:sz w:val="20"/>
                </w:rPr>
                <w:delText>Technical Product Name Search</w:delText>
              </w:r>
            </w:del>
          </w:p>
          <w:p w14:paraId="2D6C11FA" w14:textId="4EF4F2C0" w:rsidR="00F6126C" w:rsidDel="003950D8" w:rsidRDefault="00F6126C" w:rsidP="00F6126C">
            <w:pPr>
              <w:numPr>
                <w:ilvl w:val="0"/>
                <w:numId w:val="25"/>
              </w:numPr>
              <w:pBdr>
                <w:top w:val="nil"/>
                <w:left w:val="nil"/>
                <w:bottom w:val="nil"/>
                <w:right w:val="nil"/>
              </w:pBdr>
              <w:tabs>
                <w:tab w:val="left" w:pos="720"/>
              </w:tabs>
              <w:jc w:val="both"/>
              <w:rPr>
                <w:del w:id="760" w:author="Kanungo, Kalpak (Cognizant)" w:date="2026-05-21T15:58:00Z" w16du:dateUtc="2026-05-21T10:28:00Z"/>
              </w:rPr>
            </w:pPr>
            <w:del w:id="761" w:author="Kanungo, Kalpak (Cognizant)" w:date="2026-05-21T15:58:00Z" w16du:dateUtc="2026-05-21T10:28:00Z">
              <w:r w:rsidDel="003950D8">
                <w:rPr>
                  <w:rFonts w:eastAsia="Arial" w:cs="Arial"/>
                  <w:color w:val="000000"/>
                  <w:sz w:val="20"/>
                </w:rPr>
                <w:delText>Trade Item ID</w:delText>
              </w:r>
            </w:del>
          </w:p>
          <w:p w14:paraId="2D6C11FB" w14:textId="0D1F91C5" w:rsidR="00F6126C" w:rsidDel="003950D8" w:rsidRDefault="00F6126C" w:rsidP="00F6126C">
            <w:pPr>
              <w:numPr>
                <w:ilvl w:val="0"/>
                <w:numId w:val="25"/>
              </w:numPr>
              <w:pBdr>
                <w:top w:val="nil"/>
                <w:left w:val="nil"/>
                <w:bottom w:val="nil"/>
                <w:right w:val="nil"/>
              </w:pBdr>
              <w:tabs>
                <w:tab w:val="left" w:pos="720"/>
              </w:tabs>
              <w:jc w:val="both"/>
              <w:rPr>
                <w:del w:id="762" w:author="Kanungo, Kalpak (Cognizant)" w:date="2026-05-21T15:58:00Z" w16du:dateUtc="2026-05-21T10:28:00Z"/>
              </w:rPr>
            </w:pPr>
            <w:del w:id="763" w:author="Kanungo, Kalpak (Cognizant)" w:date="2026-05-21T15:58:00Z" w16du:dateUtc="2026-05-21T10:28:00Z">
              <w:r w:rsidDel="003950D8">
                <w:rPr>
                  <w:rFonts w:eastAsia="Arial" w:cs="Arial"/>
                  <w:color w:val="000000"/>
                  <w:sz w:val="20"/>
                </w:rPr>
                <w:lastRenderedPageBreak/>
                <w:delText>Catalog Item Identifier</w:delText>
              </w:r>
            </w:del>
          </w:p>
          <w:p w14:paraId="2D6C11FC" w14:textId="06835EC3" w:rsidR="00F6126C" w:rsidDel="003950D8" w:rsidRDefault="00F6126C" w:rsidP="00F6126C">
            <w:pPr>
              <w:pBdr>
                <w:top w:val="nil"/>
                <w:left w:val="nil"/>
                <w:bottom w:val="nil"/>
                <w:right w:val="nil"/>
              </w:pBdr>
              <w:rPr>
                <w:del w:id="764" w:author="Kanungo, Kalpak (Cognizant)" w:date="2026-05-21T15:58:00Z" w16du:dateUtc="2026-05-21T10:28:00Z"/>
              </w:rPr>
            </w:pPr>
            <w:del w:id="765" w:author="Kanungo, Kalpak (Cognizant)" w:date="2026-05-21T15:58:00Z" w16du:dateUtc="2026-05-21T10:28:00Z">
              <w:r w:rsidDel="003950D8">
                <w:rPr>
                  <w:rFonts w:eastAsia="Arial" w:cs="Arial"/>
                  <w:color w:val="000000"/>
                  <w:sz w:val="20"/>
                </w:rPr>
                <w:delText> </w:delText>
              </w:r>
            </w:del>
          </w:p>
          <w:p w14:paraId="2D6C11FD" w14:textId="6CE98A7A" w:rsidR="00F6126C" w:rsidDel="003950D8" w:rsidRDefault="00F6126C" w:rsidP="00F6126C">
            <w:pPr>
              <w:pBdr>
                <w:top w:val="nil"/>
                <w:left w:val="nil"/>
                <w:bottom w:val="nil"/>
                <w:right w:val="nil"/>
              </w:pBdr>
              <w:rPr>
                <w:del w:id="766" w:author="Kanungo, Kalpak (Cognizant)" w:date="2026-05-21T15:58:00Z" w16du:dateUtc="2026-05-21T10:28:00Z"/>
              </w:rPr>
            </w:pPr>
            <w:del w:id="767" w:author="Kanungo, Kalpak (Cognizant)" w:date="2026-05-21T15:58:00Z" w16du:dateUtc="2026-05-21T10:28:00Z">
              <w:r w:rsidDel="003950D8">
                <w:rPr>
                  <w:rFonts w:eastAsia="Arial" w:cs="Arial"/>
                  <w:color w:val="000000"/>
                  <w:sz w:val="20"/>
                </w:rPr>
                <w:delText xml:space="preserve">Refer QCM TW_CH_DS_Interface_Spec Section ‘Product Lookup Interface’ </w:delText>
              </w:r>
            </w:del>
          </w:p>
          <w:p w14:paraId="2D6C11FE" w14:textId="7B3D0D27" w:rsidR="00F6126C" w:rsidDel="003950D8" w:rsidRDefault="00F6126C" w:rsidP="00F6126C">
            <w:pPr>
              <w:pBdr>
                <w:top w:val="nil"/>
                <w:left w:val="nil"/>
                <w:bottom w:val="nil"/>
                <w:right w:val="nil"/>
              </w:pBdr>
              <w:rPr>
                <w:del w:id="768" w:author="Kanungo, Kalpak (Cognizant)" w:date="2026-05-21T15:58:00Z" w16du:dateUtc="2026-05-21T10:28:00Z"/>
              </w:rPr>
            </w:pPr>
            <w:del w:id="769" w:author="Kanungo, Kalpak (Cognizant)" w:date="2026-05-21T15:58:00Z" w16du:dateUtc="2026-05-21T10:28:00Z">
              <w:r w:rsidDel="003950D8">
                <w:rPr>
                  <w:rFonts w:eastAsia="Arial" w:cs="Arial"/>
                  <w:color w:val="000000"/>
                  <w:sz w:val="20"/>
                </w:rPr>
                <w:delText> </w:delText>
              </w:r>
            </w:del>
          </w:p>
          <w:p w14:paraId="2D6C11FF" w14:textId="43B170AC" w:rsidR="00F6126C" w:rsidDel="003950D8" w:rsidRDefault="00F6126C" w:rsidP="00F6126C">
            <w:pPr>
              <w:pBdr>
                <w:top w:val="nil"/>
                <w:left w:val="nil"/>
                <w:bottom w:val="nil"/>
                <w:right w:val="nil"/>
              </w:pBdr>
              <w:rPr>
                <w:del w:id="770" w:author="Kanungo, Kalpak (Cognizant)" w:date="2026-05-21T15:58:00Z" w16du:dateUtc="2026-05-21T10:28:00Z"/>
              </w:rPr>
            </w:pPr>
            <w:del w:id="771" w:author="Kanungo, Kalpak (Cognizant)" w:date="2026-05-21T15:58:00Z" w16du:dateUtc="2026-05-21T10:28:00Z">
              <w:r w:rsidDel="003950D8">
                <w:rPr>
                  <w:rFonts w:eastAsia="Arial" w:cs="Arial"/>
                  <w:color w:val="000000"/>
                  <w:sz w:val="20"/>
                </w:rPr>
                <w:delText>Refer OWS_Input_Params_Export.xls for WS_NAME- Product Structure Look Up</w:delText>
              </w:r>
            </w:del>
          </w:p>
          <w:p w14:paraId="2D6C1200" w14:textId="6A554CA6" w:rsidR="00F6126C" w:rsidDel="003950D8" w:rsidRDefault="00F6126C" w:rsidP="00F6126C">
            <w:pPr>
              <w:pBdr>
                <w:top w:val="nil"/>
                <w:left w:val="nil"/>
                <w:bottom w:val="nil"/>
                <w:right w:val="nil"/>
              </w:pBdr>
              <w:rPr>
                <w:del w:id="772" w:author="Kanungo, Kalpak (Cognizant)" w:date="2026-05-21T15:58:00Z" w16du:dateUtc="2026-05-21T10:28:00Z"/>
              </w:rPr>
            </w:pPr>
            <w:del w:id="773" w:author="Kanungo, Kalpak (Cognizant)" w:date="2026-05-21T15:58:00Z" w16du:dateUtc="2026-05-21T10:28:00Z">
              <w:r w:rsidDel="003950D8">
                <w:rPr>
                  <w:rFonts w:eastAsia="Arial" w:cs="Arial"/>
                  <w:color w:val="000000"/>
                  <w:sz w:val="20"/>
                </w:rPr>
                <w:delText>Refer OWS_Output_Params_Export.xls for WS_NAME-Product Structure Look Up</w:delText>
              </w:r>
            </w:del>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201" w14:textId="3F712D55" w:rsidR="00F6126C" w:rsidDel="003950D8" w:rsidRDefault="00F6126C" w:rsidP="00F6126C">
            <w:pPr>
              <w:pBdr>
                <w:top w:val="nil"/>
                <w:left w:val="nil"/>
                <w:bottom w:val="nil"/>
                <w:right w:val="nil"/>
              </w:pBdr>
              <w:jc w:val="center"/>
              <w:rPr>
                <w:del w:id="774" w:author="Kanungo, Kalpak (Cognizant)" w:date="2026-05-21T15:58:00Z" w16du:dateUtc="2026-05-21T10:28:00Z"/>
              </w:rPr>
            </w:pPr>
            <w:del w:id="775" w:author="Kanungo, Kalpak (Cognizant)" w:date="2026-05-21T15:58:00Z" w16du:dateUtc="2026-05-21T10:28:00Z">
              <w:r w:rsidDel="003950D8">
                <w:rPr>
                  <w:rFonts w:eastAsia="Arial" w:cs="Arial"/>
                  <w:color w:val="000000"/>
                  <w:sz w:val="20"/>
                </w:rPr>
                <w:lastRenderedPageBreak/>
                <w:delText>N/A*</w:delText>
              </w:r>
            </w:del>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202" w14:textId="3093BA1A" w:rsidR="00F6126C" w:rsidDel="003950D8" w:rsidRDefault="00F6126C" w:rsidP="00F6126C">
            <w:pPr>
              <w:pBdr>
                <w:top w:val="nil"/>
                <w:left w:val="nil"/>
                <w:bottom w:val="nil"/>
                <w:right w:val="nil"/>
              </w:pBdr>
              <w:rPr>
                <w:del w:id="776" w:author="Kanungo, Kalpak (Cognizant)" w:date="2026-05-21T15:58:00Z" w16du:dateUtc="2026-05-21T10:28:00Z"/>
              </w:rPr>
            </w:pPr>
            <w:del w:id="777" w:author="Kanungo, Kalpak (Cognizant)" w:date="2026-05-21T15:58:00Z" w16du:dateUtc="2026-05-21T10:28:00Z">
              <w:r w:rsidDel="003950D8">
                <w:rPr>
                  <w:rFonts w:eastAsia="Arial" w:cs="Arial"/>
                  <w:color w:val="000000"/>
                  <w:sz w:val="20"/>
                </w:rPr>
                <w:delText>FRS-CH-SF-INTK-029-001</w:delText>
              </w:r>
            </w:del>
          </w:p>
        </w:tc>
      </w:tr>
      <w:tr w:rsidR="00F6126C" w:rsidDel="00E80957" w14:paraId="2D6C120D" w14:textId="61C843B6" w:rsidTr="009F3CFA">
        <w:trPr>
          <w:trHeight w:val="324"/>
          <w:del w:id="778" w:author="Kanungo, Kalpak (Cognizant)" w:date="2026-05-28T09:24:00Z"/>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204" w14:textId="0474F24C" w:rsidR="00F6126C" w:rsidDel="00E80957" w:rsidRDefault="00F6126C" w:rsidP="00F6126C">
            <w:pPr>
              <w:pBdr>
                <w:top w:val="nil"/>
                <w:left w:val="nil"/>
                <w:bottom w:val="nil"/>
                <w:right w:val="nil"/>
              </w:pBdr>
              <w:rPr>
                <w:del w:id="779" w:author="Kanungo, Kalpak (Cognizant)" w:date="2026-05-28T09:24:00Z" w16du:dateUtc="2026-05-28T03:54:00Z"/>
              </w:rPr>
            </w:pPr>
            <w:del w:id="780" w:author="Kanungo, Kalpak (Cognizant)" w:date="2026-05-28T09:24:00Z" w16du:dateUtc="2026-05-28T03:54:00Z">
              <w:r w:rsidDel="00E80957">
                <w:rPr>
                  <w:rFonts w:eastAsia="Arial" w:cs="Arial"/>
                  <w:color w:val="000000"/>
                  <w:sz w:val="20"/>
                </w:rPr>
                <w:delText>DS-CH-CS-OWS-027</w:delText>
              </w:r>
            </w:del>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205" w14:textId="6D00E047" w:rsidR="00F6126C" w:rsidDel="00E80957" w:rsidRDefault="00F6126C" w:rsidP="00F6126C">
            <w:pPr>
              <w:pBdr>
                <w:top w:val="nil"/>
                <w:left w:val="nil"/>
                <w:bottom w:val="nil"/>
                <w:right w:val="nil"/>
              </w:pBdr>
              <w:rPr>
                <w:del w:id="781" w:author="Kanungo, Kalpak (Cognizant)" w:date="2026-05-28T09:24:00Z" w16du:dateUtc="2026-05-28T03:54:00Z"/>
              </w:rPr>
            </w:pPr>
            <w:del w:id="782" w:author="Kanungo, Kalpak (Cognizant)" w:date="2026-05-28T09:24:00Z" w16du:dateUtc="2026-05-28T03:54:00Z">
              <w:r w:rsidDel="00E80957">
                <w:rPr>
                  <w:rFonts w:eastAsia="Arial" w:cs="Arial"/>
                  <w:color w:val="000000"/>
                  <w:sz w:val="20"/>
                </w:rPr>
                <w:delText>The system shall be configured to populate Technical Product Name and Technical Product Identifier based on Technical Product Name Search in Intake record.</w:delText>
              </w:r>
            </w:del>
          </w:p>
          <w:p w14:paraId="2D6C1206" w14:textId="50785A78" w:rsidR="00F6126C" w:rsidDel="00E80957" w:rsidRDefault="00F6126C" w:rsidP="00F6126C">
            <w:pPr>
              <w:pBdr>
                <w:top w:val="nil"/>
                <w:left w:val="nil"/>
                <w:bottom w:val="nil"/>
                <w:right w:val="nil"/>
              </w:pBdr>
              <w:rPr>
                <w:del w:id="783" w:author="Kanungo, Kalpak (Cognizant)" w:date="2026-05-28T09:24:00Z" w16du:dateUtc="2026-05-28T03:54:00Z"/>
              </w:rPr>
            </w:pPr>
            <w:del w:id="784" w:author="Kanungo, Kalpak (Cognizant)" w:date="2026-05-28T09:24:00Z" w16du:dateUtc="2026-05-28T03:54:00Z">
              <w:r w:rsidDel="00E80957">
                <w:rPr>
                  <w:rFonts w:eastAsia="Arial" w:cs="Arial"/>
                  <w:color w:val="000000"/>
                  <w:sz w:val="20"/>
                </w:rPr>
                <w:delText> </w:delText>
              </w:r>
            </w:del>
          </w:p>
          <w:p w14:paraId="2D6C1207" w14:textId="3860D92D" w:rsidR="00F6126C" w:rsidDel="00E80957" w:rsidRDefault="00F6126C" w:rsidP="00F6126C">
            <w:pPr>
              <w:pBdr>
                <w:top w:val="nil"/>
                <w:left w:val="nil"/>
                <w:bottom w:val="nil"/>
                <w:right w:val="nil"/>
              </w:pBdr>
              <w:rPr>
                <w:del w:id="785" w:author="Kanungo, Kalpak (Cognizant)" w:date="2026-05-28T09:24:00Z" w16du:dateUtc="2026-05-28T03:54:00Z"/>
              </w:rPr>
            </w:pPr>
            <w:del w:id="786" w:author="Kanungo, Kalpak (Cognizant)" w:date="2026-05-28T09:24:00Z" w16du:dateUtc="2026-05-28T03:54:00Z">
              <w:r w:rsidDel="00E80957">
                <w:rPr>
                  <w:rFonts w:eastAsia="Arial" w:cs="Arial"/>
                  <w:color w:val="000000"/>
                  <w:sz w:val="20"/>
                </w:rPr>
                <w:delText xml:space="preserve">Refer QCM TW_CH_DS_Interface_Spec Section ‘Product Lookup Interface’ </w:delText>
              </w:r>
            </w:del>
          </w:p>
          <w:p w14:paraId="2D6C1208" w14:textId="05E4B1E5" w:rsidR="00F6126C" w:rsidDel="00E80957" w:rsidRDefault="00F6126C" w:rsidP="00F6126C">
            <w:pPr>
              <w:pBdr>
                <w:top w:val="nil"/>
                <w:left w:val="nil"/>
                <w:bottom w:val="nil"/>
                <w:right w:val="nil"/>
              </w:pBdr>
              <w:rPr>
                <w:del w:id="787" w:author="Kanungo, Kalpak (Cognizant)" w:date="2026-05-28T09:24:00Z" w16du:dateUtc="2026-05-28T03:54:00Z"/>
              </w:rPr>
            </w:pPr>
            <w:del w:id="788" w:author="Kanungo, Kalpak (Cognizant)" w:date="2026-05-28T09:24:00Z" w16du:dateUtc="2026-05-28T03:54:00Z">
              <w:r w:rsidDel="00E80957">
                <w:rPr>
                  <w:rFonts w:eastAsia="Arial" w:cs="Arial"/>
                  <w:color w:val="000000"/>
                  <w:sz w:val="20"/>
                </w:rPr>
                <w:delText> </w:delText>
              </w:r>
            </w:del>
          </w:p>
          <w:p w14:paraId="2D6C1209" w14:textId="7EF47D6C" w:rsidR="00F6126C" w:rsidDel="00E80957" w:rsidRDefault="00F6126C" w:rsidP="00F6126C">
            <w:pPr>
              <w:pBdr>
                <w:top w:val="nil"/>
                <w:left w:val="nil"/>
                <w:bottom w:val="nil"/>
                <w:right w:val="nil"/>
              </w:pBdr>
              <w:rPr>
                <w:del w:id="789" w:author="Kanungo, Kalpak (Cognizant)" w:date="2026-05-28T09:24:00Z" w16du:dateUtc="2026-05-28T03:54:00Z"/>
              </w:rPr>
            </w:pPr>
            <w:del w:id="790" w:author="Kanungo, Kalpak (Cognizant)" w:date="2026-05-28T09:24:00Z" w16du:dateUtc="2026-05-28T03:54:00Z">
              <w:r w:rsidDel="00E80957">
                <w:rPr>
                  <w:rFonts w:eastAsia="Arial" w:cs="Arial"/>
                  <w:color w:val="000000"/>
                  <w:sz w:val="20"/>
                </w:rPr>
                <w:delText>Refer OWS_Input_Params_Export.xls for WS_NAME- Product Structure Look Up</w:delText>
              </w:r>
            </w:del>
          </w:p>
          <w:p w14:paraId="2D6C120A" w14:textId="3C834054" w:rsidR="00F6126C" w:rsidDel="00E80957" w:rsidRDefault="00F6126C" w:rsidP="00F6126C">
            <w:pPr>
              <w:pBdr>
                <w:top w:val="nil"/>
                <w:left w:val="nil"/>
                <w:bottom w:val="nil"/>
                <w:right w:val="nil"/>
              </w:pBdr>
              <w:rPr>
                <w:del w:id="791" w:author="Kanungo, Kalpak (Cognizant)" w:date="2026-05-28T09:24:00Z" w16du:dateUtc="2026-05-28T03:54:00Z"/>
              </w:rPr>
            </w:pPr>
            <w:del w:id="792" w:author="Kanungo, Kalpak (Cognizant)" w:date="2026-05-28T09:24:00Z" w16du:dateUtc="2026-05-28T03:54:00Z">
              <w:r w:rsidDel="00E80957">
                <w:rPr>
                  <w:rFonts w:eastAsia="Arial" w:cs="Arial"/>
                  <w:color w:val="000000"/>
                  <w:sz w:val="20"/>
                </w:rPr>
                <w:delText>Refer OWS_Output_Params_Export.xls for WS_NAME- Product Structure Look Up</w:delText>
              </w:r>
            </w:del>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20B" w14:textId="6405FC10" w:rsidR="00F6126C" w:rsidDel="00E80957" w:rsidRDefault="00F6126C" w:rsidP="00F6126C">
            <w:pPr>
              <w:pBdr>
                <w:top w:val="nil"/>
                <w:left w:val="nil"/>
                <w:bottom w:val="nil"/>
                <w:right w:val="nil"/>
              </w:pBdr>
              <w:jc w:val="center"/>
              <w:rPr>
                <w:del w:id="793" w:author="Kanungo, Kalpak (Cognizant)" w:date="2026-05-28T09:24:00Z" w16du:dateUtc="2026-05-28T03:54:00Z"/>
              </w:rPr>
            </w:pPr>
            <w:del w:id="794" w:author="Kanungo, Kalpak (Cognizant)" w:date="2026-05-28T09:24:00Z" w16du:dateUtc="2026-05-28T03:54:00Z">
              <w:r w:rsidDel="00E80957">
                <w:rPr>
                  <w:rFonts w:eastAsia="Arial" w:cs="Arial"/>
                  <w:color w:val="000000"/>
                  <w:sz w:val="20"/>
                </w:rPr>
                <w:delText>N/A*</w:delText>
              </w:r>
            </w:del>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20C" w14:textId="2F54C2F7" w:rsidR="00F6126C" w:rsidDel="00E80957" w:rsidRDefault="00F6126C" w:rsidP="00F6126C">
            <w:pPr>
              <w:pBdr>
                <w:top w:val="nil"/>
                <w:left w:val="nil"/>
                <w:bottom w:val="nil"/>
                <w:right w:val="nil"/>
              </w:pBdr>
              <w:rPr>
                <w:del w:id="795" w:author="Kanungo, Kalpak (Cognizant)" w:date="2026-05-28T09:24:00Z" w16du:dateUtc="2026-05-28T03:54:00Z"/>
              </w:rPr>
            </w:pPr>
            <w:del w:id="796" w:author="Kanungo, Kalpak (Cognizant)" w:date="2026-05-28T09:24:00Z" w16du:dateUtc="2026-05-28T03:54:00Z">
              <w:r w:rsidDel="00E80957">
                <w:rPr>
                  <w:rFonts w:eastAsia="Arial" w:cs="Arial"/>
                  <w:color w:val="000000"/>
                  <w:sz w:val="20"/>
                </w:rPr>
                <w:delText>FRS-CH-SF-INTK-029-003</w:delText>
              </w:r>
            </w:del>
          </w:p>
        </w:tc>
      </w:tr>
      <w:tr w:rsidR="00F6126C" w14:paraId="2D6C121B"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20E" w14:textId="77777777" w:rsidR="00F6126C" w:rsidRDefault="00F6126C" w:rsidP="00F6126C">
            <w:pPr>
              <w:pBdr>
                <w:top w:val="nil"/>
                <w:left w:val="nil"/>
                <w:bottom w:val="nil"/>
                <w:right w:val="nil"/>
              </w:pBdr>
            </w:pPr>
            <w:r>
              <w:rPr>
                <w:rFonts w:eastAsia="Arial" w:cs="Arial"/>
                <w:color w:val="000000"/>
                <w:sz w:val="20"/>
              </w:rPr>
              <w:t>DS-CH-CS-OWS-028</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20F" w14:textId="77777777" w:rsidR="00F6126C" w:rsidRDefault="00F6126C" w:rsidP="00F6126C">
            <w:pPr>
              <w:pBdr>
                <w:top w:val="nil"/>
                <w:left w:val="nil"/>
                <w:bottom w:val="nil"/>
                <w:right w:val="nil"/>
              </w:pBdr>
            </w:pPr>
            <w:r>
              <w:rPr>
                <w:rFonts w:eastAsia="Arial" w:cs="Arial"/>
                <w:color w:val="000000"/>
                <w:sz w:val="20"/>
              </w:rPr>
              <w:t>The system shall be configured to search Catalog Item Identifier based on below fields in Intake record.</w:t>
            </w:r>
          </w:p>
          <w:p w14:paraId="2D6C1210" w14:textId="77777777" w:rsidR="00F6126C" w:rsidRDefault="00F6126C" w:rsidP="00F6126C">
            <w:pPr>
              <w:pBdr>
                <w:top w:val="nil"/>
                <w:left w:val="nil"/>
                <w:bottom w:val="nil"/>
                <w:right w:val="nil"/>
              </w:pBdr>
            </w:pPr>
            <w:r>
              <w:rPr>
                <w:rFonts w:eastAsia="Arial" w:cs="Arial"/>
                <w:color w:val="000000"/>
                <w:sz w:val="20"/>
              </w:rPr>
              <w:t> </w:t>
            </w:r>
          </w:p>
          <w:p w14:paraId="2D6C1211"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Trade Item ID</w:t>
            </w:r>
          </w:p>
          <w:p w14:paraId="2D6C1212"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Catalog Item Identifier</w:t>
            </w:r>
          </w:p>
          <w:p w14:paraId="2D6C1213"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Technical Product Identifier</w:t>
            </w:r>
          </w:p>
          <w:p w14:paraId="2D6C1214" w14:textId="77777777" w:rsidR="00F6126C" w:rsidRDefault="00F6126C" w:rsidP="00F6126C">
            <w:pPr>
              <w:pBdr>
                <w:top w:val="nil"/>
                <w:left w:val="nil"/>
                <w:bottom w:val="nil"/>
                <w:right w:val="nil"/>
              </w:pBdr>
            </w:pPr>
            <w:r>
              <w:rPr>
                <w:rFonts w:eastAsia="Arial" w:cs="Arial"/>
                <w:color w:val="000000"/>
                <w:sz w:val="20"/>
              </w:rPr>
              <w:t> </w:t>
            </w:r>
          </w:p>
          <w:p w14:paraId="2D6C1215" w14:textId="77777777" w:rsidR="00F6126C" w:rsidRDefault="00F6126C" w:rsidP="00F6126C">
            <w:pPr>
              <w:pBdr>
                <w:top w:val="nil"/>
                <w:left w:val="nil"/>
                <w:bottom w:val="nil"/>
                <w:right w:val="nil"/>
              </w:pBdr>
            </w:pPr>
            <w:r>
              <w:rPr>
                <w:rFonts w:eastAsia="Arial" w:cs="Arial"/>
                <w:color w:val="000000"/>
                <w:sz w:val="20"/>
              </w:rPr>
              <w:t xml:space="preserve">Refer QCM TW_CH_DS_Interface_Spec Section ‘Product Lookup Interface’ </w:t>
            </w:r>
          </w:p>
          <w:p w14:paraId="2D6C1216" w14:textId="77777777" w:rsidR="00F6126C" w:rsidRDefault="00F6126C" w:rsidP="00F6126C">
            <w:pPr>
              <w:pBdr>
                <w:top w:val="nil"/>
                <w:left w:val="nil"/>
                <w:bottom w:val="nil"/>
                <w:right w:val="nil"/>
              </w:pBdr>
            </w:pPr>
            <w:r>
              <w:rPr>
                <w:rFonts w:eastAsia="Arial" w:cs="Arial"/>
                <w:color w:val="000000"/>
                <w:sz w:val="20"/>
              </w:rPr>
              <w:t> </w:t>
            </w:r>
          </w:p>
          <w:p w14:paraId="2D6C1217" w14:textId="77777777" w:rsidR="00F6126C" w:rsidRDefault="00F6126C" w:rsidP="00F6126C">
            <w:pPr>
              <w:pBdr>
                <w:top w:val="nil"/>
                <w:left w:val="nil"/>
                <w:bottom w:val="nil"/>
                <w:right w:val="nil"/>
              </w:pBdr>
            </w:pPr>
            <w:r>
              <w:rPr>
                <w:rFonts w:eastAsia="Arial" w:cs="Arial"/>
                <w:color w:val="000000"/>
                <w:sz w:val="20"/>
              </w:rPr>
              <w:t>Refer OWS_Input_Params_Export.xls for WS_NAME- Product Structure Look Up</w:t>
            </w:r>
          </w:p>
          <w:p w14:paraId="2D6C1218" w14:textId="77777777" w:rsidR="00F6126C" w:rsidRDefault="00F6126C" w:rsidP="00F6126C">
            <w:pPr>
              <w:pBdr>
                <w:top w:val="nil"/>
                <w:left w:val="nil"/>
                <w:bottom w:val="nil"/>
                <w:right w:val="nil"/>
              </w:pBdr>
            </w:pPr>
            <w:r>
              <w:rPr>
                <w:rFonts w:eastAsia="Arial" w:cs="Arial"/>
                <w:color w:val="000000"/>
                <w:sz w:val="20"/>
              </w:rPr>
              <w:t>Refer OWS_Output_Params_Export.xls for WS_NAME- Product Structure Look Up</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219"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21A" w14:textId="77777777" w:rsidR="00F6126C" w:rsidRDefault="00F6126C" w:rsidP="00F6126C">
            <w:pPr>
              <w:pBdr>
                <w:top w:val="nil"/>
                <w:left w:val="nil"/>
                <w:bottom w:val="nil"/>
                <w:right w:val="nil"/>
              </w:pBdr>
            </w:pPr>
            <w:r>
              <w:rPr>
                <w:rFonts w:eastAsia="Arial" w:cs="Arial"/>
                <w:color w:val="000000"/>
                <w:sz w:val="20"/>
              </w:rPr>
              <w:t>FRS-CH-SF-INTK-030-001</w:t>
            </w:r>
          </w:p>
        </w:tc>
      </w:tr>
      <w:tr w:rsidR="00F6126C" w14:paraId="2D6C1226"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21C" w14:textId="77777777" w:rsidR="00F6126C" w:rsidRDefault="00F6126C" w:rsidP="00F6126C">
            <w:pPr>
              <w:pBdr>
                <w:top w:val="nil"/>
                <w:left w:val="nil"/>
                <w:bottom w:val="nil"/>
                <w:right w:val="nil"/>
              </w:pBdr>
            </w:pPr>
            <w:r>
              <w:rPr>
                <w:rFonts w:eastAsia="Arial" w:cs="Arial"/>
                <w:color w:val="000000"/>
                <w:sz w:val="20"/>
              </w:rPr>
              <w:t>DS-CH-CS-OWS-029</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21D" w14:textId="77777777" w:rsidR="00F6126C" w:rsidRDefault="00F6126C" w:rsidP="00F6126C">
            <w:pPr>
              <w:pBdr>
                <w:top w:val="nil"/>
                <w:left w:val="nil"/>
                <w:bottom w:val="nil"/>
                <w:right w:val="nil"/>
              </w:pBdr>
            </w:pPr>
            <w:r>
              <w:rPr>
                <w:rFonts w:eastAsia="Arial" w:cs="Arial"/>
                <w:color w:val="000000"/>
                <w:sz w:val="20"/>
              </w:rPr>
              <w:t>The system shall be configured to populate list of fields based on Catalog Item Identifier or Trade Item Id in intake record.</w:t>
            </w:r>
          </w:p>
          <w:p w14:paraId="2D6C121E" w14:textId="77777777" w:rsidR="00F6126C" w:rsidRDefault="00F6126C" w:rsidP="00F6126C">
            <w:pPr>
              <w:pBdr>
                <w:top w:val="nil"/>
                <w:left w:val="nil"/>
                <w:bottom w:val="nil"/>
                <w:right w:val="nil"/>
              </w:pBdr>
            </w:pPr>
            <w:r>
              <w:rPr>
                <w:rFonts w:eastAsia="Arial" w:cs="Arial"/>
                <w:color w:val="000000"/>
                <w:sz w:val="20"/>
              </w:rPr>
              <w:t> </w:t>
            </w:r>
          </w:p>
          <w:p w14:paraId="2D6C121F" w14:textId="77777777" w:rsidR="00F6126C" w:rsidRDefault="00F6126C" w:rsidP="00F6126C">
            <w:pPr>
              <w:pBdr>
                <w:top w:val="nil"/>
                <w:left w:val="nil"/>
                <w:bottom w:val="nil"/>
                <w:right w:val="nil"/>
              </w:pBdr>
            </w:pPr>
            <w:r>
              <w:rPr>
                <w:rFonts w:eastAsia="Arial" w:cs="Arial"/>
                <w:color w:val="000000"/>
                <w:sz w:val="20"/>
              </w:rPr>
              <w:t xml:space="preserve">Refer QCM TW_CH_DS_Interface_Spec Section ‘Product Lookup Interface’ </w:t>
            </w:r>
          </w:p>
          <w:p w14:paraId="2D6C1220" w14:textId="77777777" w:rsidR="00F6126C" w:rsidRDefault="00F6126C" w:rsidP="00F6126C">
            <w:pPr>
              <w:pBdr>
                <w:top w:val="nil"/>
                <w:left w:val="nil"/>
                <w:bottom w:val="nil"/>
                <w:right w:val="nil"/>
              </w:pBdr>
            </w:pPr>
            <w:r>
              <w:rPr>
                <w:rFonts w:eastAsia="Arial" w:cs="Arial"/>
                <w:color w:val="000000"/>
                <w:sz w:val="20"/>
              </w:rPr>
              <w:t>Section 7.2.4.18 populateByCatalogItemId</w:t>
            </w:r>
          </w:p>
          <w:p w14:paraId="2D6C1221" w14:textId="77777777" w:rsidR="00F6126C" w:rsidRDefault="00F6126C" w:rsidP="00F6126C">
            <w:pPr>
              <w:pBdr>
                <w:top w:val="nil"/>
                <w:left w:val="nil"/>
                <w:bottom w:val="nil"/>
                <w:right w:val="nil"/>
              </w:pBdr>
            </w:pPr>
            <w:r>
              <w:rPr>
                <w:rFonts w:eastAsia="Arial" w:cs="Arial"/>
                <w:color w:val="000000"/>
                <w:sz w:val="20"/>
              </w:rPr>
              <w:t> </w:t>
            </w:r>
          </w:p>
          <w:p w14:paraId="2D6C1222" w14:textId="77777777" w:rsidR="00F6126C" w:rsidRDefault="00F6126C" w:rsidP="00F6126C">
            <w:pPr>
              <w:pBdr>
                <w:top w:val="nil"/>
                <w:left w:val="nil"/>
                <w:bottom w:val="nil"/>
                <w:right w:val="nil"/>
              </w:pBdr>
            </w:pPr>
            <w:r>
              <w:rPr>
                <w:rFonts w:eastAsia="Arial" w:cs="Arial"/>
                <w:color w:val="000000"/>
                <w:sz w:val="20"/>
              </w:rPr>
              <w:lastRenderedPageBreak/>
              <w:t>Refer OWS_Input_Params_Export.xls for WS_NAME- Product Structure Look Up</w:t>
            </w:r>
          </w:p>
          <w:p w14:paraId="2D6C1223" w14:textId="77777777" w:rsidR="00F6126C" w:rsidRDefault="00F6126C" w:rsidP="00F6126C">
            <w:pPr>
              <w:pBdr>
                <w:top w:val="nil"/>
                <w:left w:val="nil"/>
                <w:bottom w:val="nil"/>
                <w:right w:val="nil"/>
              </w:pBdr>
            </w:pPr>
            <w:r>
              <w:rPr>
                <w:rFonts w:eastAsia="Arial" w:cs="Arial"/>
                <w:color w:val="000000"/>
                <w:sz w:val="20"/>
              </w:rPr>
              <w:t>Refer OWS_Output_Params_Export.xls for WS_NAME- Product Structure Look Up</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224" w14:textId="77777777" w:rsidR="00F6126C" w:rsidRDefault="00F6126C" w:rsidP="00F6126C">
            <w:pPr>
              <w:pBdr>
                <w:top w:val="nil"/>
                <w:left w:val="nil"/>
                <w:bottom w:val="nil"/>
                <w:right w:val="nil"/>
              </w:pBdr>
              <w:jc w:val="center"/>
            </w:pPr>
            <w:r>
              <w:rPr>
                <w:rFonts w:eastAsia="Arial" w:cs="Arial"/>
                <w:color w:val="000000"/>
                <w:sz w:val="20"/>
              </w:rPr>
              <w:lastRenderedPageBreak/>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225" w14:textId="77777777" w:rsidR="00F6126C" w:rsidRDefault="00F6126C" w:rsidP="00F6126C">
            <w:pPr>
              <w:pBdr>
                <w:top w:val="nil"/>
                <w:left w:val="nil"/>
                <w:bottom w:val="nil"/>
                <w:right w:val="nil"/>
              </w:pBdr>
            </w:pPr>
            <w:r>
              <w:rPr>
                <w:rFonts w:eastAsia="Arial" w:cs="Arial"/>
                <w:color w:val="000000"/>
                <w:sz w:val="20"/>
              </w:rPr>
              <w:t>FRS-CH-SF-INTK-030-003,FRS-CH-SF-INTK-032-001,FRS-CH-SF-INTK-032-002,FRS-CH-SF-INTK-032-003,FRS-CH-SF-INTK-030-004,</w:t>
            </w:r>
            <w:r>
              <w:rPr>
                <w:rFonts w:eastAsia="Arial" w:cs="Arial"/>
                <w:color w:val="000000"/>
                <w:sz w:val="20"/>
                <w:highlight w:val="white"/>
              </w:rPr>
              <w:t>FRS-CH-INT-UI-011-01</w:t>
            </w:r>
            <w:r>
              <w:rPr>
                <w:rFonts w:eastAsia="Arial" w:cs="Arial"/>
                <w:color w:val="000000"/>
                <w:sz w:val="20"/>
              </w:rPr>
              <w:t xml:space="preserve">, FRS-CH-SF-16.2.8.1-04-01, </w:t>
            </w:r>
            <w:r>
              <w:rPr>
                <w:rFonts w:eastAsia="Arial" w:cs="Arial"/>
                <w:color w:val="000000"/>
                <w:sz w:val="20"/>
              </w:rPr>
              <w:lastRenderedPageBreak/>
              <w:t>FRS-CH-SF-16.2.8.1-04-02</w:t>
            </w:r>
            <w:r>
              <w:rPr>
                <w:rFonts w:eastAsia="Arial" w:cs="Arial"/>
                <w:color w:val="000000"/>
                <w:sz w:val="20"/>
              </w:rPr>
              <w:br/>
              <w:t xml:space="preserve">  </w:t>
            </w:r>
          </w:p>
        </w:tc>
      </w:tr>
      <w:tr w:rsidR="00F6126C" w14:paraId="2D6C1234"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227" w14:textId="77777777" w:rsidR="00F6126C" w:rsidRDefault="00F6126C" w:rsidP="00F6126C">
            <w:pPr>
              <w:pBdr>
                <w:top w:val="nil"/>
                <w:left w:val="nil"/>
                <w:bottom w:val="nil"/>
                <w:right w:val="nil"/>
              </w:pBdr>
            </w:pPr>
            <w:r>
              <w:rPr>
                <w:rFonts w:eastAsia="Arial" w:cs="Arial"/>
                <w:color w:val="000000"/>
                <w:sz w:val="20"/>
              </w:rPr>
              <w:lastRenderedPageBreak/>
              <w:t>DS-CH-CS-OWS-030</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228" w14:textId="77777777" w:rsidR="00F6126C" w:rsidRDefault="00F6126C" w:rsidP="00F6126C">
            <w:pPr>
              <w:pBdr>
                <w:top w:val="nil"/>
                <w:left w:val="nil"/>
                <w:bottom w:val="nil"/>
                <w:right w:val="nil"/>
              </w:pBdr>
            </w:pPr>
            <w:r>
              <w:rPr>
                <w:rFonts w:eastAsia="Arial" w:cs="Arial"/>
                <w:color w:val="000000"/>
                <w:sz w:val="20"/>
              </w:rPr>
              <w:t>The system shall be configured to search Catalog Item Identifierbased on below fields in Complaint record.</w:t>
            </w:r>
          </w:p>
          <w:p w14:paraId="2D6C1229" w14:textId="77777777" w:rsidR="00F6126C" w:rsidRDefault="00F6126C" w:rsidP="00F6126C">
            <w:pPr>
              <w:pBdr>
                <w:top w:val="nil"/>
                <w:left w:val="nil"/>
                <w:bottom w:val="nil"/>
                <w:right w:val="nil"/>
              </w:pBdr>
            </w:pPr>
            <w:r>
              <w:rPr>
                <w:rFonts w:eastAsia="Arial" w:cs="Arial"/>
                <w:color w:val="000000"/>
                <w:sz w:val="20"/>
              </w:rPr>
              <w:t> </w:t>
            </w:r>
          </w:p>
          <w:p w14:paraId="2D6C122A"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Trade Item ID</w:t>
            </w:r>
          </w:p>
          <w:p w14:paraId="2D6C122B"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Catalog Item Identifier</w:t>
            </w:r>
          </w:p>
          <w:p w14:paraId="2D6C122C" w14:textId="25B2A278" w:rsidR="00F6126C" w:rsidDel="0088430D" w:rsidRDefault="00F6126C" w:rsidP="00F6126C">
            <w:pPr>
              <w:numPr>
                <w:ilvl w:val="0"/>
                <w:numId w:val="25"/>
              </w:numPr>
              <w:pBdr>
                <w:top w:val="nil"/>
                <w:left w:val="nil"/>
                <w:bottom w:val="nil"/>
                <w:right w:val="nil"/>
              </w:pBdr>
              <w:tabs>
                <w:tab w:val="left" w:pos="720"/>
              </w:tabs>
              <w:jc w:val="both"/>
              <w:rPr>
                <w:del w:id="797" w:author="Kanungo, Kalpak (Cognizant)" w:date="2026-05-19T13:35:00Z" w16du:dateUtc="2026-05-19T08:05:00Z"/>
              </w:rPr>
            </w:pPr>
            <w:del w:id="798" w:author="Kanungo, Kalpak (Cognizant)" w:date="2026-05-19T13:35:00Z" w16du:dateUtc="2026-05-19T08:05:00Z">
              <w:r w:rsidDel="0088430D">
                <w:rPr>
                  <w:rFonts w:eastAsia="Arial" w:cs="Arial"/>
                  <w:color w:val="000000"/>
                  <w:sz w:val="20"/>
                </w:rPr>
                <w:delText>Technical Product Identifier</w:delText>
              </w:r>
            </w:del>
          </w:p>
          <w:p w14:paraId="2D6C122D" w14:textId="77777777" w:rsidR="00F6126C" w:rsidRDefault="00F6126C" w:rsidP="00F6126C">
            <w:pPr>
              <w:pBdr>
                <w:top w:val="nil"/>
                <w:left w:val="nil"/>
                <w:bottom w:val="nil"/>
                <w:right w:val="nil"/>
              </w:pBdr>
            </w:pPr>
            <w:r>
              <w:rPr>
                <w:rFonts w:eastAsia="Arial" w:cs="Arial"/>
                <w:color w:val="000000"/>
                <w:sz w:val="20"/>
              </w:rPr>
              <w:t> </w:t>
            </w:r>
          </w:p>
          <w:p w14:paraId="2D6C122E" w14:textId="77777777" w:rsidR="00F6126C" w:rsidRDefault="00F6126C" w:rsidP="00F6126C">
            <w:pPr>
              <w:pBdr>
                <w:top w:val="nil"/>
                <w:left w:val="nil"/>
                <w:bottom w:val="nil"/>
                <w:right w:val="nil"/>
              </w:pBdr>
            </w:pPr>
            <w:r>
              <w:rPr>
                <w:rFonts w:eastAsia="Arial" w:cs="Arial"/>
                <w:color w:val="000000"/>
                <w:sz w:val="20"/>
              </w:rPr>
              <w:t xml:space="preserve">Refer QCM TW_CH_DS_Interface_Spec Section ‘Product Lookup Interface’ </w:t>
            </w:r>
          </w:p>
          <w:p w14:paraId="2D6C122F" w14:textId="77777777" w:rsidR="00F6126C" w:rsidRDefault="00F6126C" w:rsidP="00F6126C">
            <w:pPr>
              <w:pBdr>
                <w:top w:val="nil"/>
                <w:left w:val="nil"/>
                <w:bottom w:val="nil"/>
                <w:right w:val="nil"/>
              </w:pBdr>
            </w:pPr>
            <w:r>
              <w:rPr>
                <w:rFonts w:eastAsia="Arial" w:cs="Arial"/>
                <w:color w:val="000000"/>
                <w:sz w:val="20"/>
              </w:rPr>
              <w:t> </w:t>
            </w:r>
          </w:p>
          <w:p w14:paraId="2D6C1230" w14:textId="77777777" w:rsidR="00F6126C" w:rsidRDefault="00F6126C" w:rsidP="00F6126C">
            <w:pPr>
              <w:pBdr>
                <w:top w:val="nil"/>
                <w:left w:val="nil"/>
                <w:bottom w:val="nil"/>
                <w:right w:val="nil"/>
              </w:pBdr>
            </w:pPr>
            <w:r>
              <w:rPr>
                <w:rFonts w:eastAsia="Arial" w:cs="Arial"/>
                <w:color w:val="000000"/>
                <w:sz w:val="20"/>
              </w:rPr>
              <w:t>Refer OWS_Input_Params_Export.xls for WS_NAME- Product Structure Look Up</w:t>
            </w:r>
          </w:p>
          <w:p w14:paraId="2D6C1231" w14:textId="77777777" w:rsidR="00F6126C" w:rsidRDefault="00F6126C" w:rsidP="00F6126C">
            <w:pPr>
              <w:pBdr>
                <w:top w:val="nil"/>
                <w:left w:val="nil"/>
                <w:bottom w:val="nil"/>
                <w:right w:val="nil"/>
              </w:pBdr>
            </w:pPr>
            <w:r>
              <w:rPr>
                <w:rFonts w:eastAsia="Arial" w:cs="Arial"/>
                <w:color w:val="000000"/>
                <w:sz w:val="20"/>
              </w:rPr>
              <w:t>Refer OWS_Output_Params_Export.xls for WS_NAME- Product Structure Look Up</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232"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233" w14:textId="77777777" w:rsidR="00F6126C" w:rsidRDefault="00F6126C" w:rsidP="00F6126C">
            <w:pPr>
              <w:pBdr>
                <w:top w:val="nil"/>
                <w:left w:val="nil"/>
                <w:bottom w:val="nil"/>
                <w:right w:val="nil"/>
              </w:pBdr>
            </w:pPr>
            <w:r>
              <w:rPr>
                <w:rFonts w:eastAsia="Arial" w:cs="Arial"/>
                <w:color w:val="000000"/>
                <w:sz w:val="20"/>
              </w:rPr>
              <w:t>FRS-CH-SF-EVAL-058-001</w:t>
            </w:r>
          </w:p>
        </w:tc>
      </w:tr>
      <w:tr w:rsidR="00F6126C" w14:paraId="2D6C123F"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235" w14:textId="77777777" w:rsidR="00F6126C" w:rsidRDefault="00F6126C" w:rsidP="00F6126C">
            <w:pPr>
              <w:pBdr>
                <w:top w:val="nil"/>
                <w:left w:val="nil"/>
                <w:bottom w:val="nil"/>
                <w:right w:val="nil"/>
              </w:pBdr>
            </w:pPr>
            <w:r>
              <w:rPr>
                <w:rFonts w:eastAsia="Arial" w:cs="Arial"/>
                <w:color w:val="000000"/>
                <w:sz w:val="20"/>
              </w:rPr>
              <w:t>DS-CH-CS-OWS-031</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236" w14:textId="77777777" w:rsidR="00F6126C" w:rsidRDefault="00F6126C" w:rsidP="00F6126C">
            <w:pPr>
              <w:pBdr>
                <w:top w:val="nil"/>
                <w:left w:val="nil"/>
                <w:bottom w:val="nil"/>
                <w:right w:val="nil"/>
              </w:pBdr>
            </w:pPr>
            <w:r>
              <w:rPr>
                <w:rFonts w:eastAsia="Arial" w:cs="Arial"/>
                <w:color w:val="000000"/>
                <w:sz w:val="20"/>
              </w:rPr>
              <w:t>The system shall be configured to populate list of fields based on Catalog Item Identifier or Trade Item Id in Complaint record.</w:t>
            </w:r>
          </w:p>
          <w:p w14:paraId="2D6C1237" w14:textId="77777777" w:rsidR="00F6126C" w:rsidRDefault="00F6126C" w:rsidP="00F6126C">
            <w:pPr>
              <w:pBdr>
                <w:top w:val="nil"/>
                <w:left w:val="nil"/>
                <w:bottom w:val="nil"/>
                <w:right w:val="nil"/>
              </w:pBdr>
            </w:pPr>
            <w:r>
              <w:rPr>
                <w:rFonts w:eastAsia="Arial" w:cs="Arial"/>
                <w:color w:val="000000"/>
                <w:sz w:val="20"/>
              </w:rPr>
              <w:t> </w:t>
            </w:r>
          </w:p>
          <w:p w14:paraId="2D6C1238" w14:textId="77777777" w:rsidR="00F6126C" w:rsidRDefault="00F6126C" w:rsidP="00F6126C">
            <w:pPr>
              <w:pBdr>
                <w:top w:val="nil"/>
                <w:left w:val="nil"/>
                <w:bottom w:val="nil"/>
                <w:right w:val="nil"/>
              </w:pBdr>
            </w:pPr>
            <w:r>
              <w:rPr>
                <w:rFonts w:eastAsia="Arial" w:cs="Arial"/>
                <w:color w:val="000000"/>
                <w:sz w:val="20"/>
              </w:rPr>
              <w:t xml:space="preserve">Refer QCM TW_CH_DS_Interface_Spec Section ‘Product Lookup Interface’ </w:t>
            </w:r>
          </w:p>
          <w:p w14:paraId="2D6C1239" w14:textId="77777777" w:rsidR="00F6126C" w:rsidRDefault="00F6126C" w:rsidP="00F6126C">
            <w:pPr>
              <w:pBdr>
                <w:top w:val="nil"/>
                <w:left w:val="nil"/>
                <w:bottom w:val="nil"/>
                <w:right w:val="nil"/>
              </w:pBdr>
            </w:pPr>
            <w:r>
              <w:rPr>
                <w:rFonts w:eastAsia="Arial" w:cs="Arial"/>
                <w:color w:val="000000"/>
                <w:sz w:val="20"/>
              </w:rPr>
              <w:t>Section  7.2.4.18 populateByCatalogItemId</w:t>
            </w:r>
          </w:p>
          <w:p w14:paraId="2D6C123A" w14:textId="77777777" w:rsidR="00F6126C" w:rsidRDefault="00F6126C" w:rsidP="00F6126C">
            <w:pPr>
              <w:pBdr>
                <w:top w:val="nil"/>
                <w:left w:val="nil"/>
                <w:bottom w:val="nil"/>
                <w:right w:val="nil"/>
              </w:pBdr>
            </w:pPr>
            <w:r>
              <w:rPr>
                <w:rFonts w:eastAsia="Arial" w:cs="Arial"/>
                <w:color w:val="000000"/>
                <w:sz w:val="20"/>
              </w:rPr>
              <w:t> </w:t>
            </w:r>
          </w:p>
          <w:p w14:paraId="2D6C123B" w14:textId="77777777" w:rsidR="00F6126C" w:rsidRDefault="00F6126C" w:rsidP="00F6126C">
            <w:pPr>
              <w:pBdr>
                <w:top w:val="nil"/>
                <w:left w:val="nil"/>
                <w:bottom w:val="nil"/>
                <w:right w:val="nil"/>
              </w:pBdr>
            </w:pPr>
            <w:r>
              <w:rPr>
                <w:rFonts w:eastAsia="Arial" w:cs="Arial"/>
                <w:color w:val="000000"/>
                <w:sz w:val="20"/>
              </w:rPr>
              <w:t>Refer OWS_Input_Params_Export.xls for WS_NAME- Product Structure Look Up</w:t>
            </w:r>
          </w:p>
          <w:p w14:paraId="2D6C123C" w14:textId="77777777" w:rsidR="00F6126C" w:rsidRDefault="00F6126C" w:rsidP="00F6126C">
            <w:pPr>
              <w:pBdr>
                <w:top w:val="nil"/>
                <w:left w:val="nil"/>
                <w:bottom w:val="nil"/>
                <w:right w:val="nil"/>
              </w:pBdr>
            </w:pPr>
            <w:r>
              <w:rPr>
                <w:rFonts w:eastAsia="Arial" w:cs="Arial"/>
                <w:color w:val="000000"/>
                <w:sz w:val="20"/>
              </w:rPr>
              <w:t>Refer OWS_Output_Params_Export.xls for WS_NAME- Product Structure Look Up</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23D" w14:textId="77777777" w:rsidR="00F6126C" w:rsidRDefault="00F6126C" w:rsidP="00F6126C">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23E" w14:textId="77777777" w:rsidR="00F6126C" w:rsidRDefault="00F6126C" w:rsidP="00F6126C">
            <w:pPr>
              <w:pBdr>
                <w:top w:val="nil"/>
                <w:left w:val="nil"/>
                <w:bottom w:val="nil"/>
                <w:right w:val="nil"/>
              </w:pBdr>
            </w:pPr>
            <w:r>
              <w:rPr>
                <w:rFonts w:eastAsia="Arial" w:cs="Arial"/>
                <w:color w:val="000000"/>
                <w:sz w:val="20"/>
              </w:rPr>
              <w:t>FRS-CH-SF-EVAL-058-003,FRS-CH-SF-EVAL-067-001,FRS-CH-SF-EVAL-067-002,FRS-CH-SF-EVAL-067-003,FRS-CH-INT-SMX-002-001,FRS-CH-SF-EVAL-058-004,</w:t>
            </w:r>
            <w:r>
              <w:rPr>
                <w:rFonts w:eastAsia="Arial" w:cs="Arial"/>
                <w:color w:val="000000"/>
                <w:sz w:val="20"/>
                <w:highlight w:val="white"/>
              </w:rPr>
              <w:t>FRS-CH-INT-UI-011-01</w:t>
            </w:r>
            <w:r>
              <w:rPr>
                <w:rFonts w:eastAsia="Arial" w:cs="Arial"/>
                <w:color w:val="000000"/>
                <w:sz w:val="20"/>
              </w:rPr>
              <w:t>, FRS-CH-SF-16.2.8.1-04-01, FRS-CH-SF-16.2.8.1-04-02</w:t>
            </w:r>
          </w:p>
        </w:tc>
      </w:tr>
      <w:tr w:rsidR="00F6126C" w14:paraId="2D6C124D"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240" w14:textId="77777777" w:rsidR="00F6126C" w:rsidRDefault="00F6126C" w:rsidP="00F6126C">
            <w:pPr>
              <w:pBdr>
                <w:top w:val="nil"/>
                <w:left w:val="nil"/>
                <w:bottom w:val="nil"/>
                <w:right w:val="nil"/>
              </w:pBdr>
            </w:pPr>
            <w:r>
              <w:rPr>
                <w:rFonts w:eastAsia="Arial" w:cs="Arial"/>
                <w:color w:val="000000"/>
                <w:sz w:val="20"/>
              </w:rPr>
              <w:t>DS-CH-CS-OWS-032</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241" w14:textId="77777777" w:rsidR="00F6126C" w:rsidRDefault="00F6126C" w:rsidP="00F6126C">
            <w:pPr>
              <w:pBdr>
                <w:top w:val="nil"/>
                <w:left w:val="nil"/>
                <w:bottom w:val="nil"/>
                <w:right w:val="nil"/>
              </w:pBdr>
            </w:pPr>
            <w:r>
              <w:rPr>
                <w:rFonts w:eastAsia="Arial" w:cs="Arial"/>
                <w:color w:val="000000"/>
                <w:sz w:val="20"/>
              </w:rPr>
              <w:t>The system shall be configured to search Catalog Item Name based on below fields in Complaint record.</w:t>
            </w:r>
          </w:p>
          <w:p w14:paraId="2D6C1242" w14:textId="77777777" w:rsidR="00F6126C" w:rsidRDefault="00F6126C" w:rsidP="00F6126C">
            <w:pPr>
              <w:pBdr>
                <w:top w:val="nil"/>
                <w:left w:val="nil"/>
                <w:bottom w:val="nil"/>
                <w:right w:val="nil"/>
              </w:pBdr>
            </w:pPr>
            <w:r>
              <w:rPr>
                <w:rFonts w:eastAsia="Arial" w:cs="Arial"/>
                <w:color w:val="000000"/>
                <w:sz w:val="20"/>
              </w:rPr>
              <w:t> </w:t>
            </w:r>
          </w:p>
          <w:p w14:paraId="2D6C1243"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Catalog Item Name Search</w:t>
            </w:r>
          </w:p>
          <w:p w14:paraId="2D6C1244"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Trade Item ID</w:t>
            </w:r>
          </w:p>
          <w:p w14:paraId="2D6C1245" w14:textId="6F079237" w:rsidR="00F6126C" w:rsidDel="0088430D" w:rsidRDefault="00F6126C" w:rsidP="00F6126C">
            <w:pPr>
              <w:numPr>
                <w:ilvl w:val="0"/>
                <w:numId w:val="25"/>
              </w:numPr>
              <w:pBdr>
                <w:top w:val="nil"/>
                <w:left w:val="nil"/>
                <w:bottom w:val="nil"/>
                <w:right w:val="nil"/>
              </w:pBdr>
              <w:tabs>
                <w:tab w:val="left" w:pos="720"/>
              </w:tabs>
              <w:jc w:val="both"/>
              <w:rPr>
                <w:del w:id="799" w:author="Kanungo, Kalpak (Cognizant)" w:date="2026-05-19T13:35:00Z" w16du:dateUtc="2026-05-19T08:05:00Z"/>
              </w:rPr>
            </w:pPr>
            <w:del w:id="800" w:author="Kanungo, Kalpak (Cognizant)" w:date="2026-05-19T13:35:00Z" w16du:dateUtc="2026-05-19T08:05:00Z">
              <w:r w:rsidDel="0088430D">
                <w:rPr>
                  <w:rFonts w:eastAsia="Arial" w:cs="Arial"/>
                  <w:color w:val="000000"/>
                  <w:sz w:val="20"/>
                </w:rPr>
                <w:delText>Technical Product Identifier</w:delText>
              </w:r>
            </w:del>
          </w:p>
          <w:p w14:paraId="2D6C1246" w14:textId="77777777" w:rsidR="00F6126C" w:rsidRDefault="00F6126C" w:rsidP="00F6126C">
            <w:pPr>
              <w:pBdr>
                <w:top w:val="nil"/>
                <w:left w:val="nil"/>
                <w:bottom w:val="nil"/>
                <w:right w:val="nil"/>
              </w:pBdr>
              <w:ind w:left="720"/>
            </w:pPr>
            <w:r>
              <w:rPr>
                <w:rFonts w:eastAsia="Arial" w:cs="Arial"/>
                <w:color w:val="000000"/>
                <w:sz w:val="20"/>
              </w:rPr>
              <w:t> </w:t>
            </w:r>
          </w:p>
          <w:p w14:paraId="2D6C1247" w14:textId="77777777" w:rsidR="00F6126C" w:rsidRDefault="00F6126C" w:rsidP="00F6126C">
            <w:pPr>
              <w:pBdr>
                <w:top w:val="nil"/>
                <w:left w:val="nil"/>
                <w:bottom w:val="nil"/>
                <w:right w:val="nil"/>
              </w:pBdr>
            </w:pPr>
            <w:r>
              <w:rPr>
                <w:rFonts w:eastAsia="Arial" w:cs="Arial"/>
                <w:color w:val="000000"/>
                <w:sz w:val="20"/>
              </w:rPr>
              <w:t xml:space="preserve">Refer QCM TW_CH_DS_Interface_Spec Section ‘Product Lookup Interface’ </w:t>
            </w:r>
          </w:p>
          <w:p w14:paraId="2D6C1248" w14:textId="77777777" w:rsidR="00F6126C" w:rsidRDefault="00F6126C" w:rsidP="00F6126C">
            <w:pPr>
              <w:pBdr>
                <w:top w:val="nil"/>
                <w:left w:val="nil"/>
                <w:bottom w:val="nil"/>
                <w:right w:val="nil"/>
              </w:pBdr>
            </w:pPr>
            <w:r>
              <w:rPr>
                <w:rFonts w:eastAsia="Arial" w:cs="Arial"/>
                <w:color w:val="000000"/>
                <w:sz w:val="20"/>
              </w:rPr>
              <w:t> </w:t>
            </w:r>
          </w:p>
          <w:p w14:paraId="2D6C1249" w14:textId="77777777" w:rsidR="00F6126C" w:rsidRDefault="00F6126C" w:rsidP="00F6126C">
            <w:pPr>
              <w:pBdr>
                <w:top w:val="nil"/>
                <w:left w:val="nil"/>
                <w:bottom w:val="nil"/>
                <w:right w:val="nil"/>
              </w:pBdr>
            </w:pPr>
            <w:r>
              <w:rPr>
                <w:rFonts w:eastAsia="Arial" w:cs="Arial"/>
                <w:color w:val="000000"/>
                <w:sz w:val="20"/>
              </w:rPr>
              <w:t>Refer OWS_Input_Params_Export.xls for WS_NAME- Product Structure Look Up</w:t>
            </w:r>
          </w:p>
          <w:p w14:paraId="2D6C124A" w14:textId="77777777" w:rsidR="00F6126C" w:rsidRDefault="00F6126C" w:rsidP="00F6126C">
            <w:pPr>
              <w:pBdr>
                <w:top w:val="nil"/>
                <w:left w:val="nil"/>
                <w:bottom w:val="nil"/>
                <w:right w:val="nil"/>
              </w:pBdr>
            </w:pPr>
            <w:r>
              <w:rPr>
                <w:rFonts w:eastAsia="Arial" w:cs="Arial"/>
                <w:color w:val="000000"/>
                <w:sz w:val="20"/>
              </w:rPr>
              <w:lastRenderedPageBreak/>
              <w:t>Refer OWS_Output_Params_Export.xls for WS_NAME- Product Structure Look Up</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24B" w14:textId="77777777" w:rsidR="00F6126C" w:rsidRDefault="00F6126C" w:rsidP="00F6126C">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24C" w14:textId="77777777" w:rsidR="00F6126C" w:rsidRDefault="00F6126C" w:rsidP="00F6126C">
            <w:pPr>
              <w:pBdr>
                <w:top w:val="nil"/>
                <w:left w:val="nil"/>
                <w:bottom w:val="nil"/>
                <w:right w:val="nil"/>
              </w:pBdr>
            </w:pPr>
            <w:r>
              <w:rPr>
                <w:rFonts w:eastAsia="Arial" w:cs="Arial"/>
                <w:color w:val="000000"/>
                <w:sz w:val="20"/>
              </w:rPr>
              <w:t>FRS-CH-SF-EVAL-059-001</w:t>
            </w:r>
          </w:p>
        </w:tc>
      </w:tr>
      <w:tr w:rsidR="00F6126C" w14:paraId="2D6C1257"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24E" w14:textId="77777777" w:rsidR="00F6126C" w:rsidRDefault="00F6126C" w:rsidP="00F6126C">
            <w:pPr>
              <w:pBdr>
                <w:top w:val="nil"/>
                <w:left w:val="nil"/>
                <w:bottom w:val="nil"/>
                <w:right w:val="nil"/>
              </w:pBdr>
            </w:pPr>
            <w:r>
              <w:rPr>
                <w:rFonts w:eastAsia="Arial" w:cs="Arial"/>
                <w:color w:val="000000"/>
                <w:sz w:val="20"/>
              </w:rPr>
              <w:t>DS-CH-CS-OWS-033</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24F" w14:textId="77777777" w:rsidR="00F6126C" w:rsidRDefault="00F6126C" w:rsidP="00F6126C">
            <w:pPr>
              <w:pBdr>
                <w:top w:val="nil"/>
                <w:left w:val="nil"/>
                <w:bottom w:val="nil"/>
                <w:right w:val="nil"/>
              </w:pBdr>
            </w:pPr>
            <w:r>
              <w:rPr>
                <w:rFonts w:eastAsia="Arial" w:cs="Arial"/>
                <w:color w:val="000000"/>
                <w:sz w:val="20"/>
              </w:rPr>
              <w:t>The system shall be configured to populate Catalog Item Name and Catalog Item Identifier based on Catalog Item Name Search in Complaint record.</w:t>
            </w:r>
          </w:p>
          <w:p w14:paraId="2D6C1250" w14:textId="77777777" w:rsidR="00F6126C" w:rsidRDefault="00F6126C" w:rsidP="00F6126C">
            <w:pPr>
              <w:pBdr>
                <w:top w:val="nil"/>
                <w:left w:val="nil"/>
                <w:bottom w:val="nil"/>
                <w:right w:val="nil"/>
              </w:pBdr>
            </w:pPr>
            <w:r>
              <w:rPr>
                <w:rFonts w:eastAsia="Arial" w:cs="Arial"/>
                <w:color w:val="000000"/>
                <w:sz w:val="20"/>
              </w:rPr>
              <w:t> </w:t>
            </w:r>
          </w:p>
          <w:p w14:paraId="2D6C1251" w14:textId="77777777" w:rsidR="00F6126C" w:rsidRDefault="00F6126C" w:rsidP="00F6126C">
            <w:pPr>
              <w:pBdr>
                <w:top w:val="nil"/>
                <w:left w:val="nil"/>
                <w:bottom w:val="nil"/>
                <w:right w:val="nil"/>
              </w:pBdr>
            </w:pPr>
            <w:r>
              <w:rPr>
                <w:rFonts w:eastAsia="Arial" w:cs="Arial"/>
                <w:color w:val="000000"/>
                <w:sz w:val="20"/>
              </w:rPr>
              <w:t xml:space="preserve">Refer QCM TW_CH_DS_Interface_Spec Section ‘Product Lookup Interface’ </w:t>
            </w:r>
          </w:p>
          <w:p w14:paraId="2D6C1252" w14:textId="77777777" w:rsidR="00F6126C" w:rsidRDefault="00F6126C" w:rsidP="00F6126C">
            <w:pPr>
              <w:pBdr>
                <w:top w:val="nil"/>
                <w:left w:val="nil"/>
                <w:bottom w:val="nil"/>
                <w:right w:val="nil"/>
              </w:pBdr>
            </w:pPr>
            <w:r>
              <w:rPr>
                <w:rFonts w:eastAsia="Arial" w:cs="Arial"/>
                <w:color w:val="000000"/>
                <w:sz w:val="20"/>
              </w:rPr>
              <w:t> </w:t>
            </w:r>
          </w:p>
          <w:p w14:paraId="2D6C1253" w14:textId="77777777" w:rsidR="00F6126C" w:rsidRDefault="00F6126C" w:rsidP="00F6126C">
            <w:pPr>
              <w:pBdr>
                <w:top w:val="nil"/>
                <w:left w:val="nil"/>
                <w:bottom w:val="nil"/>
                <w:right w:val="nil"/>
              </w:pBdr>
            </w:pPr>
            <w:r>
              <w:rPr>
                <w:rFonts w:eastAsia="Arial" w:cs="Arial"/>
                <w:color w:val="000000"/>
                <w:sz w:val="20"/>
              </w:rPr>
              <w:t>Refer OWS_Input_Params_Export.xls for WS_NAME- Product Structure Look Up</w:t>
            </w:r>
          </w:p>
          <w:p w14:paraId="2D6C1254" w14:textId="77777777" w:rsidR="00F6126C" w:rsidRDefault="00F6126C" w:rsidP="00F6126C">
            <w:pPr>
              <w:pBdr>
                <w:top w:val="nil"/>
                <w:left w:val="nil"/>
                <w:bottom w:val="nil"/>
                <w:right w:val="nil"/>
              </w:pBdr>
            </w:pPr>
            <w:r>
              <w:rPr>
                <w:rFonts w:eastAsia="Arial" w:cs="Arial"/>
                <w:color w:val="000000"/>
                <w:sz w:val="20"/>
              </w:rPr>
              <w:t>Refer OWS_Output_Params_Export.xls for WS_NAME- Product Structure Look Up</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255"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256" w14:textId="77777777" w:rsidR="00F6126C" w:rsidRDefault="00F6126C" w:rsidP="00F6126C">
            <w:pPr>
              <w:pBdr>
                <w:top w:val="nil"/>
                <w:left w:val="nil"/>
                <w:bottom w:val="nil"/>
                <w:right w:val="nil"/>
              </w:pBdr>
            </w:pPr>
            <w:r>
              <w:rPr>
                <w:rFonts w:eastAsia="Arial" w:cs="Arial"/>
                <w:color w:val="000000"/>
                <w:sz w:val="20"/>
              </w:rPr>
              <w:t>FRS-CH-SF-EVAL-059-003</w:t>
            </w:r>
          </w:p>
        </w:tc>
      </w:tr>
      <w:tr w:rsidR="00F6126C" w14:paraId="2D6C1265"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258" w14:textId="77777777" w:rsidR="00F6126C" w:rsidRDefault="00F6126C" w:rsidP="00F6126C">
            <w:pPr>
              <w:pBdr>
                <w:top w:val="nil"/>
                <w:left w:val="nil"/>
                <w:bottom w:val="nil"/>
                <w:right w:val="nil"/>
              </w:pBdr>
            </w:pPr>
            <w:r>
              <w:rPr>
                <w:rFonts w:eastAsia="Arial" w:cs="Arial"/>
                <w:color w:val="000000"/>
                <w:sz w:val="20"/>
              </w:rPr>
              <w:t>DS-CH-CS-OWS-034</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259" w14:textId="77777777" w:rsidR="00F6126C" w:rsidRDefault="00F6126C" w:rsidP="00F6126C">
            <w:pPr>
              <w:pBdr>
                <w:top w:val="nil"/>
                <w:left w:val="nil"/>
                <w:bottom w:val="nil"/>
                <w:right w:val="nil"/>
              </w:pBdr>
            </w:pPr>
            <w:r>
              <w:rPr>
                <w:rFonts w:eastAsia="Arial" w:cs="Arial"/>
                <w:color w:val="000000"/>
                <w:sz w:val="20"/>
              </w:rPr>
              <w:t>The system shall be configured to search Catalog Item Namebased on below fields in Intake record.</w:t>
            </w:r>
          </w:p>
          <w:p w14:paraId="2D6C125A" w14:textId="77777777" w:rsidR="00F6126C" w:rsidRDefault="00F6126C" w:rsidP="00F6126C">
            <w:pPr>
              <w:pBdr>
                <w:top w:val="nil"/>
                <w:left w:val="nil"/>
                <w:bottom w:val="nil"/>
                <w:right w:val="nil"/>
              </w:pBdr>
            </w:pPr>
            <w:r>
              <w:rPr>
                <w:rFonts w:eastAsia="Arial" w:cs="Arial"/>
                <w:color w:val="000000"/>
                <w:sz w:val="20"/>
              </w:rPr>
              <w:t> </w:t>
            </w:r>
          </w:p>
          <w:p w14:paraId="2D6C125B"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Catalog Item Name Search</w:t>
            </w:r>
          </w:p>
          <w:p w14:paraId="2D6C125C"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Trade Item ID</w:t>
            </w:r>
          </w:p>
          <w:p w14:paraId="2D6C125D"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Technical Product Identifier</w:t>
            </w:r>
          </w:p>
          <w:p w14:paraId="2D6C125E" w14:textId="77777777" w:rsidR="00F6126C" w:rsidRDefault="00F6126C" w:rsidP="00F6126C">
            <w:pPr>
              <w:pBdr>
                <w:top w:val="nil"/>
                <w:left w:val="nil"/>
                <w:bottom w:val="nil"/>
                <w:right w:val="nil"/>
              </w:pBdr>
              <w:ind w:left="720"/>
            </w:pPr>
            <w:r>
              <w:rPr>
                <w:rFonts w:eastAsia="Arial" w:cs="Arial"/>
                <w:color w:val="000000"/>
                <w:sz w:val="20"/>
              </w:rPr>
              <w:t> </w:t>
            </w:r>
          </w:p>
          <w:p w14:paraId="2D6C125F" w14:textId="77777777" w:rsidR="00F6126C" w:rsidRDefault="00F6126C" w:rsidP="00F6126C">
            <w:pPr>
              <w:pBdr>
                <w:top w:val="nil"/>
                <w:left w:val="nil"/>
                <w:bottom w:val="nil"/>
                <w:right w:val="nil"/>
              </w:pBdr>
            </w:pPr>
            <w:r>
              <w:rPr>
                <w:rFonts w:eastAsia="Arial" w:cs="Arial"/>
                <w:color w:val="000000"/>
                <w:sz w:val="20"/>
              </w:rPr>
              <w:t xml:space="preserve">Refer QCM TW_CH_DS_Interface_Spec Section ‘Product Lookup Interface’ </w:t>
            </w:r>
          </w:p>
          <w:p w14:paraId="2D6C1260" w14:textId="77777777" w:rsidR="00F6126C" w:rsidRDefault="00F6126C" w:rsidP="00F6126C">
            <w:pPr>
              <w:pBdr>
                <w:top w:val="nil"/>
                <w:left w:val="nil"/>
                <w:bottom w:val="nil"/>
                <w:right w:val="nil"/>
              </w:pBdr>
            </w:pPr>
            <w:r>
              <w:rPr>
                <w:rFonts w:eastAsia="Arial" w:cs="Arial"/>
                <w:color w:val="000000"/>
                <w:sz w:val="20"/>
              </w:rPr>
              <w:t> </w:t>
            </w:r>
          </w:p>
          <w:p w14:paraId="2D6C1261" w14:textId="77777777" w:rsidR="00F6126C" w:rsidRDefault="00F6126C" w:rsidP="00F6126C">
            <w:pPr>
              <w:pBdr>
                <w:top w:val="nil"/>
                <w:left w:val="nil"/>
                <w:bottom w:val="nil"/>
                <w:right w:val="nil"/>
              </w:pBdr>
            </w:pPr>
            <w:r>
              <w:rPr>
                <w:rFonts w:eastAsia="Arial" w:cs="Arial"/>
                <w:color w:val="000000"/>
                <w:sz w:val="20"/>
              </w:rPr>
              <w:t>Refer OWS_Input_Params_Export.xls for WS_NAME- Product Structure Look Up</w:t>
            </w:r>
          </w:p>
          <w:p w14:paraId="2D6C1262" w14:textId="77777777" w:rsidR="00F6126C" w:rsidRDefault="00F6126C" w:rsidP="00F6126C">
            <w:pPr>
              <w:pBdr>
                <w:top w:val="nil"/>
                <w:left w:val="nil"/>
                <w:bottom w:val="nil"/>
                <w:right w:val="nil"/>
              </w:pBdr>
            </w:pPr>
            <w:r>
              <w:rPr>
                <w:rFonts w:eastAsia="Arial" w:cs="Arial"/>
                <w:color w:val="000000"/>
                <w:sz w:val="20"/>
              </w:rPr>
              <w:t>Refer OWS_Output_Params_Export.xls for WS_NAME- Product Structure Look Up</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263"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264" w14:textId="77777777" w:rsidR="00F6126C" w:rsidRDefault="00F6126C" w:rsidP="00F6126C">
            <w:pPr>
              <w:pBdr>
                <w:top w:val="nil"/>
                <w:left w:val="nil"/>
                <w:bottom w:val="nil"/>
                <w:right w:val="nil"/>
              </w:pBdr>
            </w:pPr>
            <w:r>
              <w:rPr>
                <w:rFonts w:eastAsia="Arial" w:cs="Arial"/>
                <w:color w:val="000000"/>
                <w:sz w:val="20"/>
              </w:rPr>
              <w:t>FRS-CH-SF-INTK-031-001</w:t>
            </w:r>
          </w:p>
        </w:tc>
      </w:tr>
      <w:tr w:rsidR="00F6126C" w14:paraId="2D6C126F"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266" w14:textId="77777777" w:rsidR="00F6126C" w:rsidRDefault="00F6126C" w:rsidP="00F6126C">
            <w:pPr>
              <w:pBdr>
                <w:top w:val="nil"/>
                <w:left w:val="nil"/>
                <w:bottom w:val="nil"/>
                <w:right w:val="nil"/>
              </w:pBdr>
            </w:pPr>
            <w:r>
              <w:rPr>
                <w:rFonts w:eastAsia="Arial" w:cs="Arial"/>
                <w:color w:val="000000"/>
                <w:sz w:val="20"/>
              </w:rPr>
              <w:t>DS-CH-CS-OWS-035</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267" w14:textId="77777777" w:rsidR="00F6126C" w:rsidRDefault="00F6126C" w:rsidP="00F6126C">
            <w:pPr>
              <w:pBdr>
                <w:top w:val="nil"/>
                <w:left w:val="nil"/>
                <w:bottom w:val="nil"/>
                <w:right w:val="nil"/>
              </w:pBdr>
            </w:pPr>
            <w:r>
              <w:rPr>
                <w:rFonts w:eastAsia="Arial" w:cs="Arial"/>
                <w:color w:val="000000"/>
                <w:sz w:val="20"/>
              </w:rPr>
              <w:t>The system shall be configured to populate Catalog Item Name and Catalog Item Identifierbased on Catalog Item Name search</w:t>
            </w:r>
          </w:p>
          <w:p w14:paraId="2D6C1268" w14:textId="77777777" w:rsidR="00F6126C" w:rsidRDefault="00F6126C" w:rsidP="00F6126C">
            <w:pPr>
              <w:pBdr>
                <w:top w:val="nil"/>
                <w:left w:val="nil"/>
                <w:bottom w:val="nil"/>
                <w:right w:val="nil"/>
              </w:pBdr>
              <w:ind w:left="720"/>
            </w:pPr>
            <w:r>
              <w:rPr>
                <w:rFonts w:eastAsia="Arial" w:cs="Arial"/>
                <w:color w:val="000000"/>
                <w:sz w:val="20"/>
              </w:rPr>
              <w:t> </w:t>
            </w:r>
          </w:p>
          <w:p w14:paraId="2D6C1269" w14:textId="77777777" w:rsidR="00F6126C" w:rsidRDefault="00F6126C" w:rsidP="00F6126C">
            <w:pPr>
              <w:pBdr>
                <w:top w:val="nil"/>
                <w:left w:val="nil"/>
                <w:bottom w:val="nil"/>
                <w:right w:val="nil"/>
              </w:pBdr>
            </w:pPr>
            <w:r>
              <w:rPr>
                <w:rFonts w:eastAsia="Arial" w:cs="Arial"/>
                <w:color w:val="000000"/>
                <w:sz w:val="20"/>
              </w:rPr>
              <w:t xml:space="preserve">Refer QCM TW_CH_DS_Interface_Spec Section ‘Product Lookup Interface’ </w:t>
            </w:r>
          </w:p>
          <w:p w14:paraId="2D6C126A" w14:textId="77777777" w:rsidR="00F6126C" w:rsidRDefault="00F6126C" w:rsidP="00F6126C">
            <w:pPr>
              <w:pBdr>
                <w:top w:val="nil"/>
                <w:left w:val="nil"/>
                <w:bottom w:val="nil"/>
                <w:right w:val="nil"/>
              </w:pBdr>
            </w:pPr>
            <w:r>
              <w:rPr>
                <w:rFonts w:eastAsia="Arial" w:cs="Arial"/>
                <w:color w:val="000000"/>
                <w:sz w:val="20"/>
              </w:rPr>
              <w:t> </w:t>
            </w:r>
          </w:p>
          <w:p w14:paraId="2D6C126B" w14:textId="77777777" w:rsidR="00F6126C" w:rsidRDefault="00F6126C" w:rsidP="00F6126C">
            <w:pPr>
              <w:pBdr>
                <w:top w:val="nil"/>
                <w:left w:val="nil"/>
                <w:bottom w:val="nil"/>
                <w:right w:val="nil"/>
              </w:pBdr>
            </w:pPr>
            <w:r>
              <w:rPr>
                <w:rFonts w:eastAsia="Arial" w:cs="Arial"/>
                <w:color w:val="000000"/>
                <w:sz w:val="20"/>
              </w:rPr>
              <w:t>Refer OWS_Input_Params_Export.xls for WS_NAME- Product Structure Look Up</w:t>
            </w:r>
          </w:p>
          <w:p w14:paraId="2D6C126C" w14:textId="77777777" w:rsidR="00F6126C" w:rsidRDefault="00F6126C" w:rsidP="00F6126C">
            <w:pPr>
              <w:pBdr>
                <w:top w:val="nil"/>
                <w:left w:val="nil"/>
                <w:bottom w:val="nil"/>
                <w:right w:val="nil"/>
              </w:pBdr>
            </w:pPr>
            <w:r>
              <w:rPr>
                <w:rFonts w:eastAsia="Arial" w:cs="Arial"/>
                <w:color w:val="000000"/>
                <w:sz w:val="20"/>
              </w:rPr>
              <w:t>Refer OWS_Output_Params_Export.xls for WS_NAME - Product Structure Look Up</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26D"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26E" w14:textId="77777777" w:rsidR="00F6126C" w:rsidRDefault="00F6126C" w:rsidP="00F6126C">
            <w:pPr>
              <w:pBdr>
                <w:top w:val="nil"/>
                <w:left w:val="nil"/>
                <w:bottom w:val="nil"/>
                <w:right w:val="nil"/>
              </w:pBdr>
            </w:pPr>
            <w:r>
              <w:rPr>
                <w:rFonts w:eastAsia="Arial" w:cs="Arial"/>
                <w:color w:val="000000"/>
                <w:sz w:val="20"/>
              </w:rPr>
              <w:t>FRS-CH-SF-INTK-031-003</w:t>
            </w:r>
          </w:p>
        </w:tc>
      </w:tr>
      <w:tr w:rsidR="00F6126C" w14:paraId="2D6C127E"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270" w14:textId="77777777" w:rsidR="00F6126C" w:rsidRDefault="00F6126C" w:rsidP="00F6126C">
            <w:pPr>
              <w:pBdr>
                <w:top w:val="nil"/>
                <w:left w:val="nil"/>
                <w:bottom w:val="nil"/>
                <w:right w:val="nil"/>
              </w:pBdr>
            </w:pPr>
            <w:r>
              <w:rPr>
                <w:rFonts w:eastAsia="Arial" w:cs="Arial"/>
                <w:color w:val="000000"/>
                <w:sz w:val="20"/>
              </w:rPr>
              <w:t>DS-CH-CS-OWS-036</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271" w14:textId="77777777" w:rsidR="00F6126C" w:rsidRDefault="00F6126C" w:rsidP="00F6126C">
            <w:pPr>
              <w:pBdr>
                <w:top w:val="nil"/>
                <w:left w:val="nil"/>
                <w:bottom w:val="nil"/>
                <w:right w:val="nil"/>
              </w:pBdr>
            </w:pPr>
            <w:r>
              <w:rPr>
                <w:rFonts w:eastAsia="Arial" w:cs="Arial"/>
                <w:color w:val="000000"/>
                <w:sz w:val="20"/>
              </w:rPr>
              <w:t>The system shall be configured to search Trade Item IDbased on below fields in Complaint record.</w:t>
            </w:r>
          </w:p>
          <w:p w14:paraId="2D6C1272" w14:textId="77777777" w:rsidR="00F6126C" w:rsidRDefault="00F6126C" w:rsidP="00F6126C">
            <w:pPr>
              <w:pBdr>
                <w:top w:val="nil"/>
                <w:left w:val="nil"/>
                <w:bottom w:val="nil"/>
                <w:right w:val="nil"/>
              </w:pBdr>
            </w:pPr>
            <w:r>
              <w:rPr>
                <w:rFonts w:eastAsia="Arial" w:cs="Arial"/>
                <w:color w:val="000000"/>
                <w:sz w:val="20"/>
              </w:rPr>
              <w:t> </w:t>
            </w:r>
          </w:p>
          <w:p w14:paraId="2D6C1273"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Device Identifier (GTIN)</w:t>
            </w:r>
          </w:p>
          <w:p w14:paraId="2D6C1274"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Trade Item ID</w:t>
            </w:r>
          </w:p>
          <w:p w14:paraId="2D6C1275"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lastRenderedPageBreak/>
              <w:t>Catalog Item Identifier</w:t>
            </w:r>
          </w:p>
          <w:p w14:paraId="2D6C1276" w14:textId="06B44713" w:rsidR="00F6126C" w:rsidDel="0088430D" w:rsidRDefault="00F6126C" w:rsidP="00F6126C">
            <w:pPr>
              <w:numPr>
                <w:ilvl w:val="0"/>
                <w:numId w:val="25"/>
              </w:numPr>
              <w:pBdr>
                <w:top w:val="nil"/>
                <w:left w:val="nil"/>
                <w:bottom w:val="nil"/>
                <w:right w:val="nil"/>
              </w:pBdr>
              <w:tabs>
                <w:tab w:val="left" w:pos="720"/>
              </w:tabs>
              <w:jc w:val="both"/>
              <w:rPr>
                <w:del w:id="801" w:author="Kanungo, Kalpak (Cognizant)" w:date="2026-05-19T13:36:00Z" w16du:dateUtc="2026-05-19T08:06:00Z"/>
              </w:rPr>
            </w:pPr>
            <w:del w:id="802" w:author="Kanungo, Kalpak (Cognizant)" w:date="2026-05-19T13:36:00Z" w16du:dateUtc="2026-05-19T08:06:00Z">
              <w:r w:rsidDel="0088430D">
                <w:rPr>
                  <w:rFonts w:eastAsia="Arial" w:cs="Arial"/>
                  <w:color w:val="000000"/>
                  <w:sz w:val="20"/>
                </w:rPr>
                <w:delText>Technical Product Identifier</w:delText>
              </w:r>
            </w:del>
          </w:p>
          <w:p w14:paraId="2D6C1277" w14:textId="77777777" w:rsidR="00F6126C" w:rsidRDefault="00F6126C" w:rsidP="00F6126C">
            <w:pPr>
              <w:pBdr>
                <w:top w:val="nil"/>
                <w:left w:val="nil"/>
                <w:bottom w:val="nil"/>
                <w:right w:val="nil"/>
              </w:pBdr>
              <w:ind w:left="720"/>
            </w:pPr>
            <w:r>
              <w:rPr>
                <w:rFonts w:eastAsia="Arial" w:cs="Arial"/>
                <w:color w:val="000000"/>
                <w:sz w:val="20"/>
              </w:rPr>
              <w:t> </w:t>
            </w:r>
          </w:p>
          <w:p w14:paraId="2D6C1278" w14:textId="77777777" w:rsidR="00F6126C" w:rsidRDefault="00F6126C" w:rsidP="00F6126C">
            <w:pPr>
              <w:pBdr>
                <w:top w:val="nil"/>
                <w:left w:val="nil"/>
                <w:bottom w:val="nil"/>
                <w:right w:val="nil"/>
              </w:pBdr>
            </w:pPr>
            <w:r>
              <w:rPr>
                <w:rFonts w:eastAsia="Arial" w:cs="Arial"/>
                <w:color w:val="000000"/>
                <w:sz w:val="20"/>
              </w:rPr>
              <w:t xml:space="preserve">Refer QCM TW_CH_DS_Interface_Spec Section ‘Product Lookup Interface’ </w:t>
            </w:r>
          </w:p>
          <w:p w14:paraId="2D6C1279" w14:textId="77777777" w:rsidR="00F6126C" w:rsidRDefault="00F6126C" w:rsidP="00F6126C">
            <w:pPr>
              <w:pBdr>
                <w:top w:val="nil"/>
                <w:left w:val="nil"/>
                <w:bottom w:val="nil"/>
                <w:right w:val="nil"/>
              </w:pBdr>
            </w:pPr>
            <w:r>
              <w:rPr>
                <w:rFonts w:eastAsia="Arial" w:cs="Arial"/>
                <w:color w:val="000000"/>
                <w:sz w:val="20"/>
              </w:rPr>
              <w:t> </w:t>
            </w:r>
          </w:p>
          <w:p w14:paraId="2D6C127A" w14:textId="77777777" w:rsidR="00F6126C" w:rsidRDefault="00F6126C" w:rsidP="00F6126C">
            <w:pPr>
              <w:pBdr>
                <w:top w:val="nil"/>
                <w:left w:val="nil"/>
                <w:bottom w:val="nil"/>
                <w:right w:val="nil"/>
              </w:pBdr>
            </w:pPr>
            <w:r>
              <w:rPr>
                <w:rFonts w:eastAsia="Arial" w:cs="Arial"/>
                <w:color w:val="000000"/>
                <w:sz w:val="20"/>
              </w:rPr>
              <w:t>Refer OWS_Input_Params_Export.xls for WS_NAME- Product Structure Look Up</w:t>
            </w:r>
          </w:p>
          <w:p w14:paraId="2D6C127B" w14:textId="77777777" w:rsidR="00F6126C" w:rsidRDefault="00F6126C" w:rsidP="00F6126C">
            <w:pPr>
              <w:pBdr>
                <w:top w:val="nil"/>
                <w:left w:val="nil"/>
                <w:bottom w:val="nil"/>
                <w:right w:val="nil"/>
              </w:pBdr>
            </w:pPr>
            <w:r>
              <w:rPr>
                <w:rFonts w:eastAsia="Arial" w:cs="Arial"/>
                <w:color w:val="000000"/>
                <w:sz w:val="20"/>
              </w:rPr>
              <w:t>Refer OWS_Output_Params_Export.xls for WS_NAME- Product Structure Look Up</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27C" w14:textId="77777777" w:rsidR="00F6126C" w:rsidRDefault="00F6126C" w:rsidP="00F6126C">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27D" w14:textId="77777777" w:rsidR="00F6126C" w:rsidRDefault="00F6126C" w:rsidP="00F6126C">
            <w:pPr>
              <w:pBdr>
                <w:top w:val="nil"/>
                <w:left w:val="nil"/>
                <w:bottom w:val="nil"/>
                <w:right w:val="nil"/>
              </w:pBdr>
            </w:pPr>
            <w:r>
              <w:rPr>
                <w:rFonts w:eastAsia="Arial" w:cs="Arial"/>
                <w:color w:val="000000"/>
                <w:sz w:val="20"/>
              </w:rPr>
              <w:t>FRS-CH-SF-EVAL-005-001,FRS-CH-SF-EVAL-005-002</w:t>
            </w:r>
          </w:p>
        </w:tc>
      </w:tr>
      <w:tr w:rsidR="00F6126C" w14:paraId="2D6C1296"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27F" w14:textId="77777777" w:rsidR="00F6126C" w:rsidRDefault="00F6126C" w:rsidP="00F6126C">
            <w:pPr>
              <w:pBdr>
                <w:top w:val="nil"/>
                <w:left w:val="nil"/>
                <w:bottom w:val="nil"/>
                <w:right w:val="nil"/>
              </w:pBdr>
            </w:pPr>
            <w:r>
              <w:rPr>
                <w:rFonts w:eastAsia="Arial" w:cs="Arial"/>
                <w:color w:val="000000"/>
                <w:sz w:val="20"/>
              </w:rPr>
              <w:t>DS-CH-CS-OWS-037</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280" w14:textId="77777777" w:rsidR="00F6126C" w:rsidRDefault="00F6126C" w:rsidP="00F6126C">
            <w:pPr>
              <w:pBdr>
                <w:top w:val="nil"/>
                <w:left w:val="nil"/>
                <w:bottom w:val="nil"/>
                <w:right w:val="nil"/>
              </w:pBdr>
            </w:pPr>
            <w:r>
              <w:rPr>
                <w:rFonts w:eastAsia="Arial" w:cs="Arial"/>
                <w:color w:val="000000"/>
                <w:sz w:val="20"/>
              </w:rPr>
              <w:t>The system shall be configured to populate below fields based on Trade Item ID on Complaint record.</w:t>
            </w:r>
          </w:p>
          <w:p w14:paraId="2D6C1281" w14:textId="77777777" w:rsidR="00F6126C" w:rsidRDefault="00F6126C" w:rsidP="00F6126C">
            <w:pPr>
              <w:pBdr>
                <w:top w:val="nil"/>
                <w:left w:val="nil"/>
                <w:bottom w:val="nil"/>
                <w:right w:val="nil"/>
              </w:pBdr>
            </w:pPr>
            <w:r>
              <w:rPr>
                <w:rFonts w:eastAsia="Arial" w:cs="Arial"/>
                <w:color w:val="000000"/>
                <w:sz w:val="20"/>
              </w:rPr>
              <w:t> </w:t>
            </w:r>
          </w:p>
          <w:p w14:paraId="2D6C1282"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Trade Item ID</w:t>
            </w:r>
          </w:p>
          <w:p w14:paraId="2D6C1283"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Trade Item ID Type</w:t>
            </w:r>
          </w:p>
          <w:p w14:paraId="2D6C1284"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Device Identifier (GTIN)</w:t>
            </w:r>
          </w:p>
          <w:p w14:paraId="2D6C1285"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GTIN Type</w:t>
            </w:r>
          </w:p>
          <w:p w14:paraId="2D6C1286"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Trade Item Name</w:t>
            </w:r>
          </w:p>
          <w:p w14:paraId="2D6C1287"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Catalog Item Identifier</w:t>
            </w:r>
          </w:p>
          <w:p w14:paraId="2D6C1288"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 xml:space="preserve">Legal Manufacturer ID, </w:t>
            </w:r>
          </w:p>
          <w:p w14:paraId="2D6C1289"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 xml:space="preserve">Legal Manufacturer Name, </w:t>
            </w:r>
          </w:p>
          <w:p w14:paraId="2D6C128A"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Authorized Rep. ID</w:t>
            </w:r>
          </w:p>
          <w:p w14:paraId="2D6C128B"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Authorized Rep. Name</w:t>
            </w:r>
          </w:p>
          <w:p w14:paraId="2D6C128C"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External Product Ref. Number</w:t>
            </w:r>
          </w:p>
          <w:p w14:paraId="2D6C128D"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Third Party Medical Device?</w:t>
            </w:r>
          </w:p>
          <w:p w14:paraId="2D6C128E"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Importer Grid</w:t>
            </w:r>
          </w:p>
          <w:p w14:paraId="2D6C128F" w14:textId="77777777" w:rsidR="00F6126C" w:rsidRDefault="00F6126C" w:rsidP="00F6126C">
            <w:pPr>
              <w:pBdr>
                <w:top w:val="nil"/>
                <w:left w:val="nil"/>
                <w:bottom w:val="nil"/>
                <w:right w:val="nil"/>
              </w:pBdr>
              <w:ind w:left="720"/>
            </w:pPr>
            <w:r>
              <w:rPr>
                <w:rFonts w:eastAsia="Arial" w:cs="Arial"/>
                <w:color w:val="000000"/>
                <w:sz w:val="20"/>
              </w:rPr>
              <w:t> </w:t>
            </w:r>
          </w:p>
          <w:p w14:paraId="2D6C1290" w14:textId="77777777" w:rsidR="00F6126C" w:rsidRDefault="00F6126C" w:rsidP="00F6126C">
            <w:pPr>
              <w:pBdr>
                <w:top w:val="nil"/>
                <w:left w:val="nil"/>
                <w:bottom w:val="nil"/>
                <w:right w:val="nil"/>
              </w:pBdr>
            </w:pPr>
            <w:r>
              <w:rPr>
                <w:rFonts w:eastAsia="Arial" w:cs="Arial"/>
                <w:color w:val="000000"/>
                <w:sz w:val="20"/>
              </w:rPr>
              <w:t xml:space="preserve">Refer QCM TW_CH_DS_Interface_Spec Section ‘Product Lookup Interface’ </w:t>
            </w:r>
          </w:p>
          <w:p w14:paraId="2D6C1291" w14:textId="77777777" w:rsidR="00F6126C" w:rsidRDefault="00F6126C" w:rsidP="00F6126C">
            <w:pPr>
              <w:pBdr>
                <w:top w:val="nil"/>
                <w:left w:val="nil"/>
                <w:bottom w:val="nil"/>
                <w:right w:val="nil"/>
              </w:pBdr>
            </w:pPr>
            <w:r>
              <w:rPr>
                <w:rFonts w:eastAsia="Arial" w:cs="Arial"/>
                <w:color w:val="000000"/>
                <w:sz w:val="20"/>
              </w:rPr>
              <w:t> </w:t>
            </w:r>
          </w:p>
          <w:p w14:paraId="2D6C1292" w14:textId="77777777" w:rsidR="00F6126C" w:rsidRDefault="00F6126C" w:rsidP="00F6126C">
            <w:pPr>
              <w:pBdr>
                <w:top w:val="nil"/>
                <w:left w:val="nil"/>
                <w:bottom w:val="nil"/>
                <w:right w:val="nil"/>
              </w:pBdr>
            </w:pPr>
            <w:r>
              <w:rPr>
                <w:rFonts w:eastAsia="Arial" w:cs="Arial"/>
                <w:color w:val="000000"/>
                <w:sz w:val="20"/>
              </w:rPr>
              <w:t>Refer OWS_Input_Params_Export.xls for WS_NAME- Product Structure Look Up</w:t>
            </w:r>
          </w:p>
          <w:p w14:paraId="2D6C1293" w14:textId="77777777" w:rsidR="00F6126C" w:rsidRDefault="00F6126C" w:rsidP="00F6126C">
            <w:pPr>
              <w:pBdr>
                <w:top w:val="nil"/>
                <w:left w:val="nil"/>
                <w:bottom w:val="nil"/>
                <w:right w:val="nil"/>
              </w:pBdr>
            </w:pPr>
            <w:r>
              <w:rPr>
                <w:rFonts w:eastAsia="Arial" w:cs="Arial"/>
                <w:color w:val="000000"/>
                <w:sz w:val="20"/>
              </w:rPr>
              <w:t>Refer OWS_Output_Params_Export.xls for WS_NAME- Product Structure Look Up</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294"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295" w14:textId="77777777" w:rsidR="00F6126C" w:rsidRDefault="00F6126C" w:rsidP="00F6126C">
            <w:pPr>
              <w:pBdr>
                <w:top w:val="nil"/>
                <w:left w:val="nil"/>
                <w:bottom w:val="nil"/>
                <w:right w:val="nil"/>
              </w:pBdr>
            </w:pPr>
            <w:r>
              <w:rPr>
                <w:rFonts w:eastAsia="Arial" w:cs="Arial"/>
                <w:color w:val="000000"/>
                <w:sz w:val="20"/>
              </w:rPr>
              <w:t>FRS-CH-SF-EVAL-005-003,FRS-CH-SF-EVAL-082-01,FRS-CH-SF-EVAL-082-02</w:t>
            </w:r>
          </w:p>
        </w:tc>
      </w:tr>
      <w:tr w:rsidR="00F6126C" w14:paraId="2D6C12A5"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297" w14:textId="77777777" w:rsidR="00F6126C" w:rsidRDefault="00F6126C" w:rsidP="00F6126C">
            <w:pPr>
              <w:pBdr>
                <w:top w:val="nil"/>
                <w:left w:val="nil"/>
                <w:bottom w:val="nil"/>
                <w:right w:val="nil"/>
              </w:pBdr>
            </w:pPr>
            <w:r>
              <w:rPr>
                <w:rFonts w:eastAsia="Arial" w:cs="Arial"/>
                <w:color w:val="000000"/>
                <w:sz w:val="20"/>
              </w:rPr>
              <w:t>DS-CH-CS-OWS-038</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298" w14:textId="77777777" w:rsidR="00F6126C" w:rsidRDefault="00F6126C" w:rsidP="00F6126C">
            <w:pPr>
              <w:pBdr>
                <w:top w:val="nil"/>
                <w:left w:val="nil"/>
                <w:bottom w:val="nil"/>
                <w:right w:val="nil"/>
              </w:pBdr>
            </w:pPr>
            <w:r>
              <w:rPr>
                <w:rFonts w:eastAsia="Arial" w:cs="Arial"/>
                <w:color w:val="000000"/>
                <w:sz w:val="20"/>
              </w:rPr>
              <w:t>The system shall be configured to search Trade Item ID based on below fields in Intake record.</w:t>
            </w:r>
          </w:p>
          <w:p w14:paraId="2D6C1299" w14:textId="77777777" w:rsidR="00F6126C" w:rsidRDefault="00F6126C" w:rsidP="00F6126C">
            <w:pPr>
              <w:pBdr>
                <w:top w:val="nil"/>
                <w:left w:val="nil"/>
                <w:bottom w:val="nil"/>
                <w:right w:val="nil"/>
              </w:pBdr>
            </w:pPr>
            <w:r>
              <w:rPr>
                <w:rFonts w:eastAsia="Arial" w:cs="Arial"/>
                <w:color w:val="000000"/>
                <w:sz w:val="20"/>
              </w:rPr>
              <w:t> </w:t>
            </w:r>
          </w:p>
          <w:p w14:paraId="2D6C129A"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Device Identifier (GTIN)</w:t>
            </w:r>
          </w:p>
          <w:p w14:paraId="2D6C129B"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Trade Item ID</w:t>
            </w:r>
          </w:p>
          <w:p w14:paraId="2D6C129C"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Catalog Item Identifier</w:t>
            </w:r>
          </w:p>
          <w:p w14:paraId="2D6C129D"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lastRenderedPageBreak/>
              <w:t>Technical Product Identifier</w:t>
            </w:r>
          </w:p>
          <w:p w14:paraId="2D6C129E" w14:textId="77777777" w:rsidR="00F6126C" w:rsidRDefault="00F6126C" w:rsidP="00F6126C">
            <w:pPr>
              <w:pBdr>
                <w:top w:val="nil"/>
                <w:left w:val="nil"/>
                <w:bottom w:val="nil"/>
                <w:right w:val="nil"/>
              </w:pBdr>
              <w:ind w:left="720"/>
            </w:pPr>
            <w:r>
              <w:rPr>
                <w:rFonts w:eastAsia="Arial" w:cs="Arial"/>
                <w:color w:val="000000"/>
                <w:sz w:val="20"/>
              </w:rPr>
              <w:t> </w:t>
            </w:r>
          </w:p>
          <w:p w14:paraId="2D6C129F" w14:textId="77777777" w:rsidR="00F6126C" w:rsidRDefault="00F6126C" w:rsidP="00F6126C">
            <w:pPr>
              <w:pBdr>
                <w:top w:val="nil"/>
                <w:left w:val="nil"/>
                <w:bottom w:val="nil"/>
                <w:right w:val="nil"/>
              </w:pBdr>
            </w:pPr>
            <w:r>
              <w:rPr>
                <w:rFonts w:eastAsia="Arial" w:cs="Arial"/>
                <w:color w:val="000000"/>
                <w:sz w:val="20"/>
              </w:rPr>
              <w:t xml:space="preserve">Refer QCM TW_CH_DS_Interface_Spec Section ‘Product Lookup Interface’ </w:t>
            </w:r>
          </w:p>
          <w:p w14:paraId="2D6C12A0" w14:textId="77777777" w:rsidR="00F6126C" w:rsidRDefault="00F6126C" w:rsidP="00F6126C">
            <w:pPr>
              <w:pBdr>
                <w:top w:val="nil"/>
                <w:left w:val="nil"/>
                <w:bottom w:val="nil"/>
                <w:right w:val="nil"/>
              </w:pBdr>
            </w:pPr>
            <w:r>
              <w:rPr>
                <w:rFonts w:eastAsia="Arial" w:cs="Arial"/>
                <w:color w:val="000000"/>
                <w:sz w:val="20"/>
              </w:rPr>
              <w:t> </w:t>
            </w:r>
          </w:p>
          <w:p w14:paraId="2D6C12A1" w14:textId="77777777" w:rsidR="00F6126C" w:rsidRDefault="00F6126C" w:rsidP="00F6126C">
            <w:pPr>
              <w:pBdr>
                <w:top w:val="nil"/>
                <w:left w:val="nil"/>
                <w:bottom w:val="nil"/>
                <w:right w:val="nil"/>
              </w:pBdr>
            </w:pPr>
            <w:r>
              <w:rPr>
                <w:rFonts w:eastAsia="Arial" w:cs="Arial"/>
                <w:color w:val="000000"/>
                <w:sz w:val="20"/>
              </w:rPr>
              <w:t>Refer OWS_Input_Params_Export.xls for WS_NAME- Product Structure Look Up</w:t>
            </w:r>
          </w:p>
          <w:p w14:paraId="2D6C12A2" w14:textId="77777777" w:rsidR="00F6126C" w:rsidRDefault="00F6126C" w:rsidP="00F6126C">
            <w:pPr>
              <w:pBdr>
                <w:top w:val="nil"/>
                <w:left w:val="nil"/>
                <w:bottom w:val="nil"/>
                <w:right w:val="nil"/>
              </w:pBdr>
            </w:pPr>
            <w:r>
              <w:rPr>
                <w:rFonts w:eastAsia="Arial" w:cs="Arial"/>
                <w:color w:val="000000"/>
                <w:sz w:val="20"/>
              </w:rPr>
              <w:t>Refer OWS_Output_Params_Export.xls for WS_NAME- Product Structure Look Up</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2A3" w14:textId="77777777" w:rsidR="00F6126C" w:rsidRDefault="00F6126C" w:rsidP="00F6126C">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2A4" w14:textId="77777777" w:rsidR="00F6126C" w:rsidRDefault="00F6126C" w:rsidP="00F6126C">
            <w:pPr>
              <w:pBdr>
                <w:top w:val="nil"/>
                <w:left w:val="nil"/>
                <w:bottom w:val="nil"/>
                <w:right w:val="nil"/>
              </w:pBdr>
            </w:pPr>
            <w:r>
              <w:rPr>
                <w:rFonts w:eastAsia="Arial" w:cs="Arial"/>
                <w:color w:val="000000"/>
                <w:sz w:val="20"/>
              </w:rPr>
              <w:t>FRS-CH-SF-INTK-003-001, FRS-CH-SF-INTK-036-01 </w:t>
            </w:r>
          </w:p>
        </w:tc>
      </w:tr>
      <w:tr w:rsidR="00F6126C" w14:paraId="2D6C12BC"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2A6" w14:textId="77777777" w:rsidR="00F6126C" w:rsidRDefault="00F6126C" w:rsidP="00F6126C">
            <w:pPr>
              <w:pBdr>
                <w:top w:val="nil"/>
                <w:left w:val="nil"/>
                <w:bottom w:val="nil"/>
                <w:right w:val="nil"/>
              </w:pBdr>
            </w:pPr>
            <w:r>
              <w:rPr>
                <w:rFonts w:eastAsia="Arial" w:cs="Arial"/>
                <w:color w:val="000000"/>
                <w:sz w:val="20"/>
              </w:rPr>
              <w:t>DS-CH-CS-OWS-039</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2A7" w14:textId="77777777" w:rsidR="00F6126C" w:rsidRDefault="00F6126C" w:rsidP="00F6126C">
            <w:pPr>
              <w:pBdr>
                <w:top w:val="nil"/>
                <w:left w:val="nil"/>
                <w:bottom w:val="nil"/>
                <w:right w:val="nil"/>
              </w:pBdr>
            </w:pPr>
            <w:r>
              <w:rPr>
                <w:rFonts w:eastAsia="Arial" w:cs="Arial"/>
                <w:color w:val="000000"/>
                <w:sz w:val="20"/>
              </w:rPr>
              <w:t>The system shall be configured to populate below fields based on Trade Item ID on Intake record.</w:t>
            </w:r>
          </w:p>
          <w:p w14:paraId="2D6C12A8"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Trade Item ID</w:t>
            </w:r>
          </w:p>
          <w:p w14:paraId="2D6C12A9"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Trade Item ID Type</w:t>
            </w:r>
          </w:p>
          <w:p w14:paraId="2D6C12AA"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Device Identifier (GTIN)</w:t>
            </w:r>
          </w:p>
          <w:p w14:paraId="2D6C12AB"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GTIN Type</w:t>
            </w:r>
          </w:p>
          <w:p w14:paraId="2D6C12AC"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Trade Item Name</w:t>
            </w:r>
          </w:p>
          <w:p w14:paraId="2D6C12AD"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Catalog Item Identifier</w:t>
            </w:r>
          </w:p>
          <w:p w14:paraId="2D6C12AE"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Legal Manufacturer ID</w:t>
            </w:r>
          </w:p>
          <w:p w14:paraId="2D6C12AF"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Legal Manufacturer Name</w:t>
            </w:r>
          </w:p>
          <w:p w14:paraId="2D6C12B0"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Authorized Rep. ID</w:t>
            </w:r>
          </w:p>
          <w:p w14:paraId="2D6C12B1"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Authorized Rep. Name</w:t>
            </w:r>
          </w:p>
          <w:p w14:paraId="2D6C12B2"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External Product Ref. Number</w:t>
            </w:r>
          </w:p>
          <w:p w14:paraId="2D6C12B3"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Third Party Medical Device?</w:t>
            </w:r>
          </w:p>
          <w:p w14:paraId="2D6C12B4" w14:textId="77777777" w:rsidR="00F6126C" w:rsidRDefault="00F6126C" w:rsidP="00F6126C">
            <w:pPr>
              <w:numPr>
                <w:ilvl w:val="0"/>
                <w:numId w:val="25"/>
              </w:numPr>
              <w:pBdr>
                <w:top w:val="nil"/>
                <w:left w:val="nil"/>
                <w:bottom w:val="nil"/>
                <w:right w:val="nil"/>
              </w:pBdr>
              <w:tabs>
                <w:tab w:val="left" w:pos="720"/>
              </w:tabs>
              <w:jc w:val="both"/>
            </w:pPr>
            <w:r>
              <w:rPr>
                <w:rFonts w:eastAsia="Arial" w:cs="Arial"/>
                <w:color w:val="000000"/>
                <w:sz w:val="20"/>
              </w:rPr>
              <w:t>Importer Grid</w:t>
            </w:r>
          </w:p>
          <w:p w14:paraId="2D6C12B5" w14:textId="77777777" w:rsidR="00F6126C" w:rsidRDefault="00F6126C" w:rsidP="00F6126C">
            <w:pPr>
              <w:pBdr>
                <w:top w:val="nil"/>
                <w:left w:val="nil"/>
                <w:bottom w:val="nil"/>
                <w:right w:val="nil"/>
              </w:pBdr>
              <w:ind w:left="720"/>
            </w:pPr>
            <w:r>
              <w:rPr>
                <w:rFonts w:eastAsia="Arial" w:cs="Arial"/>
                <w:color w:val="000000"/>
                <w:sz w:val="20"/>
              </w:rPr>
              <w:t> </w:t>
            </w:r>
          </w:p>
          <w:p w14:paraId="2D6C12B6" w14:textId="77777777" w:rsidR="00F6126C" w:rsidRDefault="00F6126C" w:rsidP="00F6126C">
            <w:pPr>
              <w:pBdr>
                <w:top w:val="nil"/>
                <w:left w:val="nil"/>
                <w:bottom w:val="nil"/>
                <w:right w:val="nil"/>
              </w:pBdr>
            </w:pPr>
            <w:r>
              <w:rPr>
                <w:rFonts w:eastAsia="Arial" w:cs="Arial"/>
                <w:color w:val="000000"/>
                <w:sz w:val="20"/>
              </w:rPr>
              <w:t xml:space="preserve">Refer QCM TW_CH_DS_Interface_Spec Section ‘Product Lookup Interface’ </w:t>
            </w:r>
          </w:p>
          <w:p w14:paraId="2D6C12B7" w14:textId="77777777" w:rsidR="00F6126C" w:rsidRDefault="00F6126C" w:rsidP="00F6126C">
            <w:pPr>
              <w:pBdr>
                <w:top w:val="nil"/>
                <w:left w:val="nil"/>
                <w:bottom w:val="nil"/>
                <w:right w:val="nil"/>
              </w:pBdr>
            </w:pPr>
            <w:r>
              <w:rPr>
                <w:rFonts w:eastAsia="Arial" w:cs="Arial"/>
                <w:color w:val="000000"/>
                <w:sz w:val="20"/>
              </w:rPr>
              <w:t> </w:t>
            </w:r>
          </w:p>
          <w:p w14:paraId="2D6C12B8" w14:textId="77777777" w:rsidR="00F6126C" w:rsidRDefault="00F6126C" w:rsidP="00F6126C">
            <w:pPr>
              <w:pBdr>
                <w:top w:val="nil"/>
                <w:left w:val="nil"/>
                <w:bottom w:val="nil"/>
                <w:right w:val="nil"/>
              </w:pBdr>
            </w:pPr>
            <w:r>
              <w:rPr>
                <w:rFonts w:eastAsia="Arial" w:cs="Arial"/>
                <w:color w:val="000000"/>
                <w:sz w:val="20"/>
              </w:rPr>
              <w:t>Refer OWS_Input_Params_Export.xls for WS_NAME- Product Structure Look Up</w:t>
            </w:r>
          </w:p>
          <w:p w14:paraId="2D6C12B9" w14:textId="77777777" w:rsidR="00F6126C" w:rsidRDefault="00F6126C" w:rsidP="00F6126C">
            <w:pPr>
              <w:pBdr>
                <w:top w:val="nil"/>
                <w:left w:val="nil"/>
                <w:bottom w:val="nil"/>
                <w:right w:val="nil"/>
              </w:pBdr>
            </w:pPr>
            <w:r>
              <w:rPr>
                <w:rFonts w:eastAsia="Arial" w:cs="Arial"/>
                <w:color w:val="000000"/>
                <w:sz w:val="20"/>
              </w:rPr>
              <w:t>Refer OWS_Output_Params_Export.xls for WS_NAME- Product Structure Look Up</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2BA"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2BB" w14:textId="77777777" w:rsidR="00F6126C" w:rsidRDefault="00F6126C" w:rsidP="00F6126C">
            <w:pPr>
              <w:pBdr>
                <w:top w:val="nil"/>
                <w:left w:val="nil"/>
                <w:bottom w:val="nil"/>
                <w:right w:val="nil"/>
              </w:pBdr>
            </w:pPr>
            <w:r>
              <w:rPr>
                <w:rFonts w:eastAsia="Arial" w:cs="Arial"/>
                <w:color w:val="000000"/>
                <w:sz w:val="20"/>
              </w:rPr>
              <w:t>FRS-CH-SF-INTK-003-003,FRS-CH-SF-INTK-036-02,FRS-CH-SF-INTK-036-01</w:t>
            </w:r>
          </w:p>
        </w:tc>
      </w:tr>
      <w:tr w:rsidR="00F6126C" w14:paraId="2D6C12C7"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2BD" w14:textId="77777777" w:rsidR="00F6126C" w:rsidRDefault="00F6126C" w:rsidP="00F6126C">
            <w:pPr>
              <w:pBdr>
                <w:top w:val="nil"/>
                <w:left w:val="nil"/>
                <w:bottom w:val="nil"/>
                <w:right w:val="nil"/>
              </w:pBdr>
            </w:pPr>
            <w:r>
              <w:rPr>
                <w:rFonts w:eastAsia="Arial" w:cs="Arial"/>
                <w:color w:val="000000"/>
                <w:sz w:val="20"/>
              </w:rPr>
              <w:t>DS-CH-CS-OWS-040</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2BE" w14:textId="77777777" w:rsidR="00F6126C" w:rsidRDefault="00F6126C" w:rsidP="00F6126C">
            <w:pPr>
              <w:pBdr>
                <w:top w:val="nil"/>
                <w:left w:val="nil"/>
                <w:bottom w:val="nil"/>
                <w:right w:val="nil"/>
              </w:pBdr>
            </w:pPr>
            <w:r>
              <w:rPr>
                <w:rFonts w:eastAsia="Arial" w:cs="Arial"/>
                <w:color w:val="000000"/>
                <w:sz w:val="20"/>
              </w:rPr>
              <w:t>The system shall be configured to display an error message when search is performed on the field Catalog Item Identifierfrom Regulatory record.</w:t>
            </w:r>
          </w:p>
          <w:p w14:paraId="2D6C12BF" w14:textId="77777777" w:rsidR="00F6126C" w:rsidRDefault="00F6126C" w:rsidP="00F6126C">
            <w:pPr>
              <w:pBdr>
                <w:top w:val="nil"/>
                <w:left w:val="nil"/>
                <w:bottom w:val="nil"/>
                <w:right w:val="nil"/>
              </w:pBdr>
            </w:pPr>
            <w:r>
              <w:rPr>
                <w:rFonts w:eastAsia="Arial" w:cs="Arial"/>
                <w:color w:val="000000"/>
                <w:sz w:val="20"/>
              </w:rPr>
              <w:t> </w:t>
            </w:r>
          </w:p>
          <w:p w14:paraId="2D6C12C0" w14:textId="77777777" w:rsidR="00F6126C" w:rsidRDefault="00F6126C" w:rsidP="00F6126C">
            <w:pPr>
              <w:pBdr>
                <w:top w:val="nil"/>
                <w:left w:val="nil"/>
                <w:bottom w:val="nil"/>
                <w:right w:val="nil"/>
              </w:pBdr>
            </w:pPr>
            <w:r>
              <w:rPr>
                <w:rFonts w:eastAsia="Arial" w:cs="Arial"/>
                <w:color w:val="000000"/>
                <w:sz w:val="20"/>
              </w:rPr>
              <w:t> </w:t>
            </w:r>
          </w:p>
          <w:p w14:paraId="2D6C12C1" w14:textId="77777777" w:rsidR="00F6126C" w:rsidRDefault="00F6126C" w:rsidP="00F6126C">
            <w:pPr>
              <w:pBdr>
                <w:top w:val="nil"/>
                <w:left w:val="nil"/>
                <w:bottom w:val="nil"/>
                <w:right w:val="nil"/>
              </w:pBdr>
            </w:pPr>
            <w:r>
              <w:rPr>
                <w:rFonts w:eastAsia="Arial" w:cs="Arial"/>
                <w:color w:val="000000"/>
                <w:sz w:val="20"/>
              </w:rPr>
              <w:t xml:space="preserve">Refer QCM TW_CH_DS_Interface_Spec Section ‘Product Lookup Interface’ </w:t>
            </w:r>
          </w:p>
          <w:p w14:paraId="2D6C12C2" w14:textId="77777777" w:rsidR="00F6126C" w:rsidRDefault="00F6126C" w:rsidP="00F6126C">
            <w:pPr>
              <w:pBdr>
                <w:top w:val="nil"/>
                <w:left w:val="nil"/>
                <w:bottom w:val="nil"/>
                <w:right w:val="nil"/>
              </w:pBdr>
            </w:pPr>
            <w:r>
              <w:rPr>
                <w:rFonts w:eastAsia="Arial" w:cs="Arial"/>
                <w:color w:val="000000"/>
                <w:sz w:val="20"/>
              </w:rPr>
              <w:t> </w:t>
            </w:r>
          </w:p>
          <w:p w14:paraId="2D6C12C3" w14:textId="77777777" w:rsidR="00F6126C" w:rsidRDefault="00F6126C" w:rsidP="00F6126C">
            <w:pPr>
              <w:pBdr>
                <w:top w:val="nil"/>
                <w:left w:val="nil"/>
                <w:bottom w:val="nil"/>
                <w:right w:val="nil"/>
              </w:pBdr>
            </w:pPr>
            <w:r>
              <w:rPr>
                <w:rFonts w:eastAsia="Arial" w:cs="Arial"/>
                <w:color w:val="000000"/>
                <w:sz w:val="20"/>
              </w:rPr>
              <w:t>Refer OWS_Input_Params_Export.xls for WS_NAME- Product Structure Look Up</w:t>
            </w:r>
          </w:p>
          <w:p w14:paraId="2D6C12C4" w14:textId="77777777" w:rsidR="00F6126C" w:rsidRDefault="00F6126C" w:rsidP="00F6126C">
            <w:pPr>
              <w:pBdr>
                <w:top w:val="nil"/>
                <w:left w:val="nil"/>
                <w:bottom w:val="nil"/>
                <w:right w:val="nil"/>
              </w:pBdr>
            </w:pPr>
            <w:r>
              <w:rPr>
                <w:rFonts w:eastAsia="Arial" w:cs="Arial"/>
                <w:color w:val="000000"/>
                <w:sz w:val="20"/>
              </w:rPr>
              <w:lastRenderedPageBreak/>
              <w:t>Refer OWS_Output_Params_Export.xls for WS_NAME- Product Structure Look Up</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2C5" w14:textId="77777777" w:rsidR="00F6126C" w:rsidRDefault="00F6126C" w:rsidP="00F6126C">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2C6" w14:textId="77777777" w:rsidR="00F6126C" w:rsidRDefault="00F6126C" w:rsidP="00F6126C">
            <w:pPr>
              <w:pBdr>
                <w:top w:val="nil"/>
                <w:left w:val="nil"/>
                <w:bottom w:val="nil"/>
                <w:right w:val="nil"/>
              </w:pBdr>
            </w:pPr>
            <w:r>
              <w:rPr>
                <w:rFonts w:eastAsia="Arial" w:cs="Arial"/>
                <w:color w:val="000000"/>
                <w:sz w:val="20"/>
              </w:rPr>
              <w:t>FRS-CH-REG-GEN-023-001</w:t>
            </w:r>
          </w:p>
        </w:tc>
      </w:tr>
      <w:tr w:rsidR="00F6126C" w14:paraId="2D6C12CF"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2C8" w14:textId="77777777" w:rsidR="00F6126C" w:rsidRDefault="00F6126C" w:rsidP="00F6126C">
            <w:pPr>
              <w:pBdr>
                <w:top w:val="nil"/>
                <w:left w:val="nil"/>
                <w:bottom w:val="nil"/>
                <w:right w:val="nil"/>
              </w:pBdr>
            </w:pPr>
            <w:r>
              <w:rPr>
                <w:rFonts w:eastAsia="Arial" w:cs="Arial"/>
                <w:color w:val="000000"/>
                <w:sz w:val="20"/>
              </w:rPr>
              <w:t>DS-CH-CS-OWS-042</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2C9" w14:textId="77777777" w:rsidR="00F6126C" w:rsidRDefault="00F6126C" w:rsidP="00F6126C">
            <w:pPr>
              <w:pBdr>
                <w:top w:val="nil"/>
                <w:left w:val="nil"/>
                <w:bottom w:val="nil"/>
                <w:right w:val="nil"/>
              </w:pBdr>
              <w:spacing w:before="40" w:after="40"/>
            </w:pPr>
            <w:r>
              <w:rPr>
                <w:rFonts w:eastAsia="Arial" w:cs="Arial"/>
                <w:color w:val="000000"/>
                <w:sz w:val="20"/>
              </w:rPr>
              <w:t xml:space="preserve">The system shall be configured with popup-error messages which will be received once button ‘Identify Reportable’ clicked. </w:t>
            </w:r>
          </w:p>
          <w:p w14:paraId="2D6C12CA" w14:textId="77777777" w:rsidR="00F6126C" w:rsidRDefault="00F6126C" w:rsidP="00F6126C">
            <w:pPr>
              <w:pBdr>
                <w:top w:val="nil"/>
                <w:left w:val="nil"/>
                <w:bottom w:val="nil"/>
                <w:right w:val="nil"/>
              </w:pBdr>
              <w:spacing w:before="40" w:after="40"/>
            </w:pPr>
            <w:r>
              <w:rPr>
                <w:rFonts w:eastAsia="Arial" w:cs="Arial"/>
                <w:color w:val="000000"/>
                <w:sz w:val="20"/>
              </w:rPr>
              <w:t> </w:t>
            </w:r>
          </w:p>
          <w:p w14:paraId="2D6C12CB" w14:textId="77777777" w:rsidR="00F6126C" w:rsidRDefault="00F6126C" w:rsidP="00F6126C">
            <w:pPr>
              <w:pBdr>
                <w:top w:val="nil"/>
                <w:left w:val="nil"/>
                <w:bottom w:val="nil"/>
                <w:right w:val="nil"/>
              </w:pBdr>
            </w:pPr>
            <w:r>
              <w:rPr>
                <w:rFonts w:eastAsia="Arial" w:cs="Arial"/>
                <w:color w:val="000000"/>
                <w:sz w:val="20"/>
              </w:rPr>
              <w:t xml:space="preserve">Refer QCM TW_CH_DS_Interface_Spec Section Decision Tree Customization – Section </w:t>
            </w:r>
            <w:r>
              <w:rPr>
                <w:rFonts w:eastAsia="Arial" w:cs="Arial"/>
                <w:b/>
                <w:color w:val="000000"/>
                <w:sz w:val="20"/>
              </w:rPr>
              <w:t> </w:t>
            </w:r>
            <w:r>
              <w:rPr>
                <w:rFonts w:eastAsia="Arial" w:cs="Arial"/>
                <w:color w:val="000000"/>
                <w:sz w:val="20"/>
              </w:rPr>
              <w:t>Error Messages</w:t>
            </w:r>
          </w:p>
          <w:p w14:paraId="2D6C12CC" w14:textId="77777777" w:rsidR="00F6126C" w:rsidRDefault="00F6126C" w:rsidP="00F6126C">
            <w:pPr>
              <w:pBdr>
                <w:top w:val="nil"/>
                <w:left w:val="nil"/>
                <w:bottom w:val="nil"/>
                <w:right w:val="nil"/>
              </w:pBdr>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2CD" w14:textId="77777777" w:rsidR="00F6126C" w:rsidRDefault="00F6126C" w:rsidP="00F6126C">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2CE" w14:textId="77777777" w:rsidR="00F6126C" w:rsidRDefault="00F6126C" w:rsidP="00F6126C">
            <w:pPr>
              <w:pBdr>
                <w:top w:val="nil"/>
                <w:left w:val="nil"/>
                <w:bottom w:val="nil"/>
                <w:right w:val="nil"/>
              </w:pBdr>
            </w:pPr>
            <w:r>
              <w:rPr>
                <w:rFonts w:eastAsia="Arial" w:cs="Arial"/>
                <w:color w:val="000000"/>
                <w:sz w:val="20"/>
              </w:rPr>
              <w:t>FRS-CH-CA-GDT-017-001,FRS-CH-CA-GDT-017-002,FRS-CH-CA-GDT-005-009</w:t>
            </w:r>
          </w:p>
        </w:tc>
      </w:tr>
      <w:tr w:rsidR="00F6126C" w14:paraId="2D6C12DB"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2D0" w14:textId="77777777" w:rsidR="00F6126C" w:rsidRDefault="00F6126C" w:rsidP="00F6126C">
            <w:pPr>
              <w:pBdr>
                <w:top w:val="nil"/>
                <w:left w:val="nil"/>
                <w:bottom w:val="nil"/>
                <w:right w:val="nil"/>
              </w:pBdr>
            </w:pPr>
            <w:r>
              <w:rPr>
                <w:rFonts w:eastAsia="Arial" w:cs="Arial"/>
                <w:color w:val="000000"/>
                <w:sz w:val="20"/>
              </w:rPr>
              <w:t>DS-CH-CS-OWS-043</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2D1" w14:textId="77777777" w:rsidR="00F6126C" w:rsidRDefault="00F6126C" w:rsidP="00F6126C">
            <w:pPr>
              <w:pBdr>
                <w:top w:val="nil"/>
                <w:left w:val="nil"/>
                <w:bottom w:val="nil"/>
                <w:right w:val="nil"/>
              </w:pBdr>
              <w:spacing w:before="40" w:after="40"/>
            </w:pPr>
            <w:r>
              <w:rPr>
                <w:rFonts w:eastAsia="Arial" w:cs="Arial"/>
                <w:color w:val="000000"/>
                <w:sz w:val="20"/>
              </w:rPr>
              <w:t>The system shall be configured with webservice logic which will copy the fields into MIR child record from Product Registration Matrix (parent record) based upon the ‘EU Product Regulation’ value as mentioned in below sections</w:t>
            </w:r>
          </w:p>
          <w:p w14:paraId="2D6C12D2" w14:textId="77777777" w:rsidR="00F6126C" w:rsidRDefault="00F6126C" w:rsidP="00F6126C">
            <w:pPr>
              <w:pBdr>
                <w:top w:val="nil"/>
                <w:left w:val="nil"/>
                <w:bottom w:val="nil"/>
                <w:right w:val="nil"/>
              </w:pBdr>
              <w:spacing w:before="40" w:after="40"/>
            </w:pPr>
            <w:r>
              <w:rPr>
                <w:rFonts w:eastAsia="Arial" w:cs="Arial"/>
                <w:color w:val="000000"/>
                <w:sz w:val="20"/>
              </w:rPr>
              <w:t> </w:t>
            </w:r>
          </w:p>
          <w:p w14:paraId="2D6C12D3" w14:textId="77777777" w:rsidR="00F6126C" w:rsidRDefault="00F6126C" w:rsidP="00F6126C">
            <w:pPr>
              <w:pBdr>
                <w:top w:val="nil"/>
                <w:left w:val="nil"/>
                <w:bottom w:val="nil"/>
                <w:right w:val="nil"/>
              </w:pBdr>
            </w:pPr>
            <w:r>
              <w:rPr>
                <w:rFonts w:eastAsia="Arial" w:cs="Arial"/>
                <w:color w:val="000000"/>
                <w:sz w:val="20"/>
              </w:rPr>
              <w:t xml:space="preserve">Refer QCM TW_CH_DS_Interface_Spec </w:t>
            </w:r>
          </w:p>
          <w:p w14:paraId="2D6C12D4" w14:textId="77777777" w:rsidR="00F6126C" w:rsidRDefault="00F6126C" w:rsidP="00F6126C">
            <w:pPr>
              <w:pBdr>
                <w:top w:val="nil"/>
                <w:left w:val="nil"/>
                <w:bottom w:val="nil"/>
                <w:right w:val="nil"/>
              </w:pBdr>
            </w:pPr>
            <w:r>
              <w:rPr>
                <w:rFonts w:eastAsia="Arial" w:cs="Arial"/>
                <w:color w:val="000000"/>
                <w:sz w:val="20"/>
              </w:rPr>
              <w:t>Section ‘Competent Authority (CA) Records’ for logic as per MIR (MDD)</w:t>
            </w:r>
          </w:p>
          <w:p w14:paraId="2D6C12D5" w14:textId="77777777" w:rsidR="00F6126C" w:rsidRDefault="00F6126C" w:rsidP="00F6126C">
            <w:pPr>
              <w:pBdr>
                <w:top w:val="nil"/>
                <w:left w:val="nil"/>
                <w:bottom w:val="nil"/>
                <w:right w:val="nil"/>
              </w:pBdr>
            </w:pPr>
            <w:r>
              <w:rPr>
                <w:rFonts w:eastAsia="Arial" w:cs="Arial"/>
                <w:color w:val="000000"/>
                <w:sz w:val="20"/>
              </w:rPr>
              <w:t>Section ‘Competent Authority (CA) Records’ for logic as per MIR (MDR)</w:t>
            </w:r>
          </w:p>
          <w:p w14:paraId="2D6C12D6" w14:textId="77777777" w:rsidR="00F6126C" w:rsidRDefault="00F6126C" w:rsidP="00F6126C">
            <w:pPr>
              <w:pBdr>
                <w:top w:val="nil"/>
                <w:left w:val="nil"/>
                <w:bottom w:val="nil"/>
                <w:right w:val="nil"/>
              </w:pBdr>
            </w:pPr>
            <w:r>
              <w:rPr>
                <w:rFonts w:eastAsia="Arial" w:cs="Arial"/>
                <w:color w:val="000000"/>
                <w:sz w:val="20"/>
              </w:rPr>
              <w:t>Section ‘Competent Authority (CA) Records’ for logic as per MIR (IVDR)</w:t>
            </w:r>
          </w:p>
          <w:p w14:paraId="2D6C12D7" w14:textId="77777777" w:rsidR="00F6126C" w:rsidRDefault="00F6126C" w:rsidP="00F6126C">
            <w:pPr>
              <w:pBdr>
                <w:top w:val="nil"/>
                <w:left w:val="nil"/>
                <w:bottom w:val="nil"/>
                <w:right w:val="nil"/>
              </w:pBdr>
            </w:pPr>
            <w:r>
              <w:rPr>
                <w:rFonts w:eastAsia="Arial" w:cs="Arial"/>
                <w:color w:val="000000"/>
                <w:sz w:val="20"/>
              </w:rPr>
              <w:t>Section ‘Competent Authority (CA) Records’ for logic as per MIR (IVDD)</w:t>
            </w:r>
          </w:p>
          <w:p w14:paraId="2D6C12D8" w14:textId="77777777" w:rsidR="00F6126C" w:rsidRDefault="00F6126C" w:rsidP="00F6126C">
            <w:pPr>
              <w:pBdr>
                <w:top w:val="nil"/>
                <w:left w:val="nil"/>
                <w:bottom w:val="nil"/>
                <w:right w:val="nil"/>
              </w:pBdr>
            </w:pPr>
            <w:r>
              <w:rPr>
                <w:rFonts w:eastAsia="Arial" w:cs="Arial"/>
                <w:color w:val="000000"/>
                <w:sz w:val="20"/>
              </w:rPr>
              <w:t>Section ‘Competent Authority (CA) Records’ for logic as per MIR (Unknown)</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2D9"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2DA" w14:textId="77777777" w:rsidR="00F6126C" w:rsidRDefault="00F6126C" w:rsidP="00F6126C">
            <w:pPr>
              <w:pBdr>
                <w:top w:val="nil"/>
                <w:left w:val="nil"/>
                <w:bottom w:val="nil"/>
                <w:right w:val="nil"/>
              </w:pBdr>
            </w:pPr>
            <w:r>
              <w:rPr>
                <w:rFonts w:eastAsia="Arial" w:cs="Arial"/>
                <w:color w:val="000000"/>
                <w:sz w:val="20"/>
              </w:rPr>
              <w:t>FRS-CH-CA-GDT-018-002,FRS-CH-CA-GDT-018-003,FRS-CH-CA-GDT-018-004,FRS-CH-CA-GDT-018-005,FRS-CH-CA-GDT-018-006,FRS-CH-CA-GDT-018-007,FRS-CH-CA-GDT-018-008,FRS-CH-CA-GDT-018-009,FRS-CH-CA-GDT-018-010,FRS-CH-CA-GDT-018-011</w:t>
            </w:r>
          </w:p>
        </w:tc>
      </w:tr>
      <w:tr w:rsidR="00F6126C" w14:paraId="2D6C12E4"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2DC" w14:textId="77777777" w:rsidR="00F6126C" w:rsidRDefault="00F6126C" w:rsidP="00F6126C">
            <w:pPr>
              <w:pBdr>
                <w:top w:val="nil"/>
                <w:left w:val="nil"/>
                <w:bottom w:val="nil"/>
                <w:right w:val="nil"/>
              </w:pBdr>
            </w:pPr>
            <w:r>
              <w:rPr>
                <w:rFonts w:eastAsia="Arial" w:cs="Arial"/>
                <w:color w:val="000000"/>
                <w:sz w:val="20"/>
              </w:rPr>
              <w:t>DS-CH-CS-OWS-044</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2DD" w14:textId="77777777" w:rsidR="00F6126C" w:rsidRDefault="00F6126C" w:rsidP="00F6126C">
            <w:pPr>
              <w:pBdr>
                <w:top w:val="nil"/>
                <w:left w:val="nil"/>
                <w:bottom w:val="nil"/>
                <w:right w:val="nil"/>
              </w:pBdr>
            </w:pPr>
            <w:r>
              <w:rPr>
                <w:rFonts w:eastAsia="Arial" w:cs="Arial"/>
                <w:color w:val="000000"/>
                <w:sz w:val="20"/>
              </w:rPr>
              <w:t>The system shall be configured with a web service logic which will populate the ‘Competent Authority entity’ based on the Competent Authority^ value in the Reportability grid on the Complaint.</w:t>
            </w:r>
          </w:p>
          <w:p w14:paraId="2D6C12DE" w14:textId="77777777" w:rsidR="00F6126C" w:rsidRDefault="00F6126C" w:rsidP="00F6126C">
            <w:pPr>
              <w:pBdr>
                <w:top w:val="nil"/>
                <w:left w:val="nil"/>
                <w:bottom w:val="nil"/>
                <w:right w:val="nil"/>
              </w:pBdr>
              <w:spacing w:before="40" w:after="40"/>
            </w:pPr>
            <w:r>
              <w:rPr>
                <w:rFonts w:eastAsia="Arial" w:cs="Arial"/>
                <w:color w:val="000000"/>
                <w:sz w:val="20"/>
              </w:rPr>
              <w:t> </w:t>
            </w:r>
          </w:p>
          <w:p w14:paraId="2D6C12DF" w14:textId="77777777" w:rsidR="00F6126C" w:rsidRDefault="00F6126C" w:rsidP="00F6126C">
            <w:pPr>
              <w:pBdr>
                <w:top w:val="nil"/>
                <w:left w:val="nil"/>
                <w:bottom w:val="nil"/>
                <w:right w:val="nil"/>
              </w:pBdr>
            </w:pPr>
            <w:r>
              <w:rPr>
                <w:rFonts w:eastAsia="Arial" w:cs="Arial"/>
                <w:color w:val="000000"/>
                <w:sz w:val="20"/>
              </w:rPr>
              <w:t>Refer QCM TW_CH_DS_Interface_Spec Section ‘Competent Authority (CA) Records’ for logic</w:t>
            </w:r>
          </w:p>
          <w:p w14:paraId="2D6C12E0" w14:textId="77777777" w:rsidR="00F6126C" w:rsidRDefault="00F6126C" w:rsidP="00F6126C">
            <w:pPr>
              <w:pBdr>
                <w:top w:val="nil"/>
                <w:left w:val="nil"/>
                <w:bottom w:val="nil"/>
                <w:right w:val="nil"/>
              </w:pBdr>
            </w:pPr>
            <w:r>
              <w:rPr>
                <w:rFonts w:eastAsia="Arial" w:cs="Arial"/>
                <w:color w:val="000000"/>
                <w:sz w:val="20"/>
              </w:rPr>
              <w:t> </w:t>
            </w:r>
          </w:p>
          <w:p w14:paraId="2D6C12E1" w14:textId="77777777" w:rsidR="00F6126C" w:rsidRDefault="00F6126C" w:rsidP="00F6126C">
            <w:pPr>
              <w:pBdr>
                <w:top w:val="nil"/>
                <w:left w:val="nil"/>
                <w:bottom w:val="nil"/>
                <w:right w:val="nil"/>
              </w:pBdr>
            </w:pPr>
            <w:r>
              <w:rPr>
                <w:rFonts w:eastAsia="Arial" w:cs="Arial"/>
                <w:color w:val="000000"/>
                <w:sz w:val="20"/>
              </w:rPr>
              <w:t>Refer OWS_Input_Params_Export.xls for WS_NAME- DTREE_CHILD</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2E2"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2E3" w14:textId="77777777" w:rsidR="00F6126C" w:rsidRDefault="00F6126C" w:rsidP="00F6126C">
            <w:pPr>
              <w:pBdr>
                <w:top w:val="nil"/>
                <w:left w:val="nil"/>
                <w:bottom w:val="nil"/>
                <w:right w:val="nil"/>
              </w:pBdr>
            </w:pPr>
            <w:r>
              <w:rPr>
                <w:rFonts w:eastAsia="Arial" w:cs="Arial"/>
                <w:color w:val="000000"/>
                <w:sz w:val="20"/>
              </w:rPr>
              <w:t>FRS-CH-REG-MIR-001-010, FRS-CH-REG-MIR-001-011</w:t>
            </w:r>
          </w:p>
        </w:tc>
      </w:tr>
      <w:tr w:rsidR="00F6126C" w14:paraId="2D6C12EC"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2E5" w14:textId="77777777" w:rsidR="00F6126C" w:rsidRDefault="00F6126C" w:rsidP="00F6126C">
            <w:pPr>
              <w:pBdr>
                <w:top w:val="nil"/>
                <w:left w:val="nil"/>
                <w:bottom w:val="nil"/>
                <w:right w:val="nil"/>
              </w:pBdr>
            </w:pPr>
            <w:r>
              <w:rPr>
                <w:rFonts w:eastAsia="Arial" w:cs="Arial"/>
                <w:color w:val="000000"/>
                <w:sz w:val="20"/>
              </w:rPr>
              <w:t>DS-CH-CS-OWS-045</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2E6" w14:textId="77777777" w:rsidR="00F6126C" w:rsidRDefault="00F6126C" w:rsidP="00F6126C">
            <w:pPr>
              <w:pBdr>
                <w:top w:val="nil"/>
                <w:left w:val="nil"/>
                <w:bottom w:val="nil"/>
                <w:right w:val="nil"/>
              </w:pBdr>
            </w:pPr>
            <w:r>
              <w:rPr>
                <w:rFonts w:eastAsia="Arial" w:cs="Arial"/>
                <w:color w:val="000000"/>
                <w:sz w:val="20"/>
              </w:rPr>
              <w:t>The system shall be configured with a web service logic which will populate ‘NCA EUDAMED Number’ as per the mapping in the staging database table COUNTRY_CA_MAPPING</w:t>
            </w:r>
          </w:p>
          <w:p w14:paraId="2D6C12E7" w14:textId="77777777" w:rsidR="00F6126C" w:rsidRDefault="00F6126C" w:rsidP="00F6126C">
            <w:pPr>
              <w:pBdr>
                <w:top w:val="nil"/>
                <w:left w:val="nil"/>
                <w:bottom w:val="nil"/>
                <w:right w:val="nil"/>
              </w:pBdr>
            </w:pPr>
            <w:r>
              <w:rPr>
                <w:rFonts w:eastAsia="Arial" w:cs="Arial"/>
                <w:color w:val="000000"/>
                <w:sz w:val="20"/>
              </w:rPr>
              <w:t> </w:t>
            </w:r>
          </w:p>
          <w:p w14:paraId="2D6C12E8" w14:textId="77777777" w:rsidR="00F6126C" w:rsidRDefault="00F6126C" w:rsidP="00F6126C">
            <w:pPr>
              <w:pBdr>
                <w:top w:val="nil"/>
                <w:left w:val="nil"/>
                <w:bottom w:val="nil"/>
                <w:right w:val="nil"/>
              </w:pBdr>
            </w:pPr>
            <w:r>
              <w:rPr>
                <w:rFonts w:eastAsia="Arial" w:cs="Arial"/>
                <w:color w:val="000000"/>
                <w:sz w:val="20"/>
              </w:rPr>
              <w:t>Refer QCM TW_CH_DS_Interface_Spec Section ‘Competent Authority (CA) Records’ for logic</w:t>
            </w:r>
          </w:p>
          <w:p w14:paraId="2D6C12E9" w14:textId="77777777" w:rsidR="00F6126C" w:rsidRDefault="00F6126C" w:rsidP="00F6126C">
            <w:pPr>
              <w:pBdr>
                <w:top w:val="nil"/>
                <w:left w:val="nil"/>
                <w:bottom w:val="nil"/>
                <w:right w:val="nil"/>
              </w:pBdr>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2EA"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2EB" w14:textId="77777777" w:rsidR="00F6126C" w:rsidRDefault="00F6126C" w:rsidP="00F6126C">
            <w:pPr>
              <w:pBdr>
                <w:top w:val="nil"/>
                <w:left w:val="nil"/>
                <w:bottom w:val="nil"/>
                <w:right w:val="nil"/>
              </w:pBdr>
            </w:pPr>
            <w:r>
              <w:rPr>
                <w:rFonts w:eastAsia="Arial" w:cs="Arial"/>
                <w:color w:val="000000"/>
                <w:sz w:val="20"/>
              </w:rPr>
              <w:t>FRS-CH-REG-MIR-001-012</w:t>
            </w:r>
          </w:p>
        </w:tc>
      </w:tr>
      <w:tr w:rsidR="00F6126C" w14:paraId="2D6C12F6"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2ED" w14:textId="77777777" w:rsidR="00F6126C" w:rsidRDefault="00F6126C" w:rsidP="00F6126C">
            <w:pPr>
              <w:pBdr>
                <w:top w:val="nil"/>
                <w:left w:val="nil"/>
                <w:bottom w:val="nil"/>
                <w:right w:val="nil"/>
              </w:pBdr>
            </w:pPr>
            <w:r>
              <w:rPr>
                <w:rFonts w:eastAsia="Arial" w:cs="Arial"/>
                <w:color w:val="000000"/>
                <w:sz w:val="20"/>
              </w:rPr>
              <w:t>DS-CH-CS-OWS-046</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2EE" w14:textId="77777777" w:rsidR="00F6126C" w:rsidRDefault="00F6126C" w:rsidP="00F6126C">
            <w:pPr>
              <w:pBdr>
                <w:top w:val="nil"/>
                <w:left w:val="nil"/>
                <w:bottom w:val="nil"/>
                <w:right w:val="nil"/>
              </w:pBdr>
            </w:pPr>
            <w:r>
              <w:rPr>
                <w:rFonts w:eastAsia="Arial" w:cs="Arial"/>
                <w:color w:val="000000"/>
                <w:sz w:val="20"/>
              </w:rPr>
              <w:t xml:space="preserve">The system shall be configured with a “Clear Product Search” button  in the section ‘Product Information’ of tab ‘General Information’ of Complaint </w:t>
            </w:r>
            <w:r>
              <w:rPr>
                <w:rFonts w:eastAsia="Arial" w:cs="Arial"/>
                <w:color w:val="000000"/>
                <w:sz w:val="20"/>
              </w:rPr>
              <w:lastRenderedPageBreak/>
              <w:t>record which triggers the web service operation to clear the product search fields.</w:t>
            </w:r>
          </w:p>
          <w:p w14:paraId="2D6C12EF" w14:textId="77777777" w:rsidR="00F6126C" w:rsidRDefault="00F6126C" w:rsidP="00F6126C">
            <w:pPr>
              <w:pBdr>
                <w:top w:val="nil"/>
                <w:left w:val="nil"/>
                <w:bottom w:val="nil"/>
                <w:right w:val="nil"/>
              </w:pBdr>
            </w:pPr>
            <w:r>
              <w:rPr>
                <w:rFonts w:eastAsia="Arial" w:cs="Arial"/>
                <w:color w:val="000000"/>
                <w:sz w:val="20"/>
              </w:rPr>
              <w:t> </w:t>
            </w:r>
          </w:p>
          <w:p w14:paraId="2D6C12F0" w14:textId="77777777" w:rsidR="00F6126C" w:rsidRDefault="00F6126C" w:rsidP="00F6126C">
            <w:pPr>
              <w:pBdr>
                <w:top w:val="nil"/>
                <w:left w:val="nil"/>
                <w:bottom w:val="nil"/>
                <w:right w:val="nil"/>
              </w:pBdr>
            </w:pPr>
            <w:r>
              <w:rPr>
                <w:rFonts w:eastAsia="Arial" w:cs="Arial"/>
                <w:color w:val="000000"/>
                <w:sz w:val="20"/>
              </w:rPr>
              <w:t>Refer QCM TW_CH_DS_Interface_Spec Section ‘Product Lookup Interface’ - Clear Product Search</w:t>
            </w:r>
          </w:p>
          <w:p w14:paraId="2D6C12F1" w14:textId="77777777" w:rsidR="00F6126C" w:rsidRDefault="00F6126C" w:rsidP="00F6126C">
            <w:pPr>
              <w:pBdr>
                <w:top w:val="nil"/>
                <w:left w:val="nil"/>
                <w:bottom w:val="nil"/>
                <w:right w:val="nil"/>
              </w:pBdr>
            </w:pPr>
            <w:r>
              <w:rPr>
                <w:rFonts w:eastAsia="Arial" w:cs="Arial"/>
                <w:color w:val="000000"/>
                <w:sz w:val="20"/>
              </w:rPr>
              <w:t> </w:t>
            </w:r>
          </w:p>
          <w:p w14:paraId="2D6C12F2" w14:textId="77777777" w:rsidR="00F6126C" w:rsidRDefault="00F6126C" w:rsidP="00F6126C">
            <w:pPr>
              <w:pBdr>
                <w:top w:val="nil"/>
                <w:left w:val="nil"/>
                <w:bottom w:val="nil"/>
                <w:right w:val="nil"/>
              </w:pBdr>
            </w:pPr>
            <w:r>
              <w:rPr>
                <w:rFonts w:eastAsia="Arial" w:cs="Arial"/>
                <w:color w:val="000000"/>
                <w:sz w:val="20"/>
              </w:rPr>
              <w:t>Refer OWS_Input_Params_Export.xls for WS_NAME- Product Structure Look Up</w:t>
            </w:r>
          </w:p>
          <w:p w14:paraId="2D6C12F3" w14:textId="77777777" w:rsidR="00F6126C" w:rsidRDefault="00F6126C" w:rsidP="00F6126C">
            <w:pPr>
              <w:pBdr>
                <w:top w:val="nil"/>
                <w:left w:val="nil"/>
                <w:bottom w:val="nil"/>
                <w:right w:val="nil"/>
              </w:pBdr>
            </w:pPr>
            <w:r>
              <w:rPr>
                <w:rFonts w:eastAsia="Arial" w:cs="Arial"/>
                <w:color w:val="000000"/>
                <w:sz w:val="20"/>
              </w:rPr>
              <w:t>Refer OWS_Output_Params_Export.xls for WS_NAME- Product Structure Look Up</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2F4" w14:textId="77777777" w:rsidR="00F6126C" w:rsidRDefault="00F6126C" w:rsidP="00F6126C">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2F5" w14:textId="77777777" w:rsidR="00F6126C" w:rsidRDefault="00F6126C" w:rsidP="00F6126C">
            <w:pPr>
              <w:pBdr>
                <w:top w:val="nil"/>
                <w:left w:val="nil"/>
                <w:bottom w:val="nil"/>
                <w:right w:val="nil"/>
              </w:pBdr>
            </w:pPr>
            <w:r>
              <w:rPr>
                <w:rFonts w:eastAsia="Arial" w:cs="Arial"/>
                <w:color w:val="000000"/>
                <w:sz w:val="20"/>
              </w:rPr>
              <w:t>FRS-CH-SF-EVAL-059-004</w:t>
            </w:r>
          </w:p>
        </w:tc>
      </w:tr>
      <w:tr w:rsidR="00F6126C" w14:paraId="2D6C1300"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2F7" w14:textId="77777777" w:rsidR="00F6126C" w:rsidRDefault="00F6126C" w:rsidP="00F6126C">
            <w:pPr>
              <w:pBdr>
                <w:top w:val="nil"/>
                <w:left w:val="nil"/>
                <w:bottom w:val="nil"/>
                <w:right w:val="nil"/>
              </w:pBdr>
            </w:pPr>
            <w:r>
              <w:rPr>
                <w:rFonts w:eastAsia="Arial" w:cs="Arial"/>
                <w:color w:val="000000"/>
                <w:sz w:val="20"/>
              </w:rPr>
              <w:t>DS-CH-CS-OWS-047</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2F8" w14:textId="77777777" w:rsidR="00F6126C" w:rsidRDefault="00F6126C" w:rsidP="00F6126C">
            <w:pPr>
              <w:pBdr>
                <w:top w:val="nil"/>
                <w:left w:val="nil"/>
                <w:bottom w:val="nil"/>
                <w:right w:val="nil"/>
              </w:pBdr>
            </w:pPr>
            <w:r>
              <w:rPr>
                <w:rFonts w:eastAsia="Arial" w:cs="Arial"/>
                <w:color w:val="000000"/>
                <w:sz w:val="20"/>
              </w:rPr>
              <w:t>The system shall be configured with a “Clear Product Search” button in the section ‘Product Information’ of tab ‘General Information’ of a Intake record which triggers the web service operation to clear the product search fields.</w:t>
            </w:r>
          </w:p>
          <w:p w14:paraId="2D6C12F9" w14:textId="77777777" w:rsidR="00F6126C" w:rsidRDefault="00F6126C" w:rsidP="00F6126C">
            <w:pPr>
              <w:pBdr>
                <w:top w:val="nil"/>
                <w:left w:val="nil"/>
                <w:bottom w:val="nil"/>
                <w:right w:val="nil"/>
              </w:pBdr>
            </w:pPr>
            <w:r>
              <w:rPr>
                <w:rFonts w:eastAsia="Arial" w:cs="Arial"/>
                <w:color w:val="000000"/>
                <w:sz w:val="20"/>
              </w:rPr>
              <w:t> </w:t>
            </w:r>
          </w:p>
          <w:p w14:paraId="2D6C12FA" w14:textId="77777777" w:rsidR="00F6126C" w:rsidRDefault="00F6126C" w:rsidP="00F6126C">
            <w:pPr>
              <w:pBdr>
                <w:top w:val="nil"/>
                <w:left w:val="nil"/>
                <w:bottom w:val="nil"/>
                <w:right w:val="nil"/>
              </w:pBdr>
            </w:pPr>
            <w:r>
              <w:rPr>
                <w:rFonts w:eastAsia="Arial" w:cs="Arial"/>
                <w:color w:val="000000"/>
                <w:sz w:val="20"/>
              </w:rPr>
              <w:t>Refer QCM TW_CH_DS_Interface_Spec Section ‘Product Lookup Interface’ - Clear Product Search</w:t>
            </w:r>
          </w:p>
          <w:p w14:paraId="2D6C12FB" w14:textId="77777777" w:rsidR="00F6126C" w:rsidRDefault="00F6126C" w:rsidP="00F6126C">
            <w:pPr>
              <w:pBdr>
                <w:top w:val="nil"/>
                <w:left w:val="nil"/>
                <w:bottom w:val="nil"/>
                <w:right w:val="nil"/>
              </w:pBdr>
            </w:pPr>
            <w:r>
              <w:rPr>
                <w:rFonts w:eastAsia="Arial" w:cs="Arial"/>
                <w:color w:val="000000"/>
                <w:sz w:val="20"/>
              </w:rPr>
              <w:t> </w:t>
            </w:r>
          </w:p>
          <w:p w14:paraId="2D6C12FC" w14:textId="77777777" w:rsidR="00F6126C" w:rsidRDefault="00F6126C" w:rsidP="00F6126C">
            <w:pPr>
              <w:pBdr>
                <w:top w:val="nil"/>
                <w:left w:val="nil"/>
                <w:bottom w:val="nil"/>
                <w:right w:val="nil"/>
              </w:pBdr>
            </w:pPr>
            <w:r>
              <w:rPr>
                <w:rFonts w:eastAsia="Arial" w:cs="Arial"/>
                <w:color w:val="000000"/>
                <w:sz w:val="20"/>
              </w:rPr>
              <w:t>Refer OWS_Input_Params_Export.xls for WS_NAME- Product Structure Look Up</w:t>
            </w:r>
          </w:p>
          <w:p w14:paraId="2D6C12FD" w14:textId="77777777" w:rsidR="00F6126C" w:rsidRDefault="00F6126C" w:rsidP="00F6126C">
            <w:pPr>
              <w:pBdr>
                <w:top w:val="nil"/>
                <w:left w:val="nil"/>
                <w:bottom w:val="nil"/>
                <w:right w:val="nil"/>
              </w:pBdr>
            </w:pPr>
            <w:r>
              <w:rPr>
                <w:rFonts w:eastAsia="Arial" w:cs="Arial"/>
                <w:color w:val="000000"/>
                <w:sz w:val="20"/>
              </w:rPr>
              <w:t>Refer OWS_Output_Params_Export.xls for WS_NAME- Product Structure Look Up</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2FE"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2FF" w14:textId="77777777" w:rsidR="00F6126C" w:rsidRDefault="00F6126C" w:rsidP="00F6126C">
            <w:pPr>
              <w:pBdr>
                <w:top w:val="nil"/>
                <w:left w:val="nil"/>
                <w:bottom w:val="nil"/>
                <w:right w:val="nil"/>
              </w:pBdr>
            </w:pPr>
            <w:r>
              <w:rPr>
                <w:rFonts w:eastAsia="Arial" w:cs="Arial"/>
                <w:color w:val="000000"/>
                <w:sz w:val="20"/>
              </w:rPr>
              <w:t>FRS-CH-SF-INTK-031-004</w:t>
            </w:r>
          </w:p>
        </w:tc>
      </w:tr>
      <w:tr w:rsidR="00F6126C" w14:paraId="2D6C1307"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301" w14:textId="77777777" w:rsidR="00F6126C" w:rsidRDefault="00F6126C" w:rsidP="00F6126C">
            <w:pPr>
              <w:pBdr>
                <w:top w:val="nil"/>
                <w:left w:val="nil"/>
                <w:bottom w:val="nil"/>
                <w:right w:val="nil"/>
              </w:pBdr>
            </w:pPr>
            <w:r>
              <w:rPr>
                <w:rFonts w:eastAsia="Arial" w:cs="Arial"/>
                <w:color w:val="000000"/>
                <w:sz w:val="20"/>
              </w:rPr>
              <w:t>DS-CH-CS-OWS-048</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302" w14:textId="77777777" w:rsidR="00F6126C" w:rsidRDefault="00F6126C" w:rsidP="00F6126C">
            <w:pPr>
              <w:pBdr>
                <w:top w:val="nil"/>
                <w:left w:val="nil"/>
                <w:bottom w:val="nil"/>
                <w:right w:val="nil"/>
              </w:pBdr>
            </w:pPr>
            <w:r>
              <w:rPr>
                <w:rFonts w:eastAsia="Arial" w:cs="Arial"/>
                <w:color w:val="000000"/>
                <w:sz w:val="20"/>
              </w:rPr>
              <w:t>The system shall be configured with a web service logic that will populate the ‘Report Country’ in the Reg. Reporting Australia record and Reg. Reporting  Generic  record based on the Competent Authority^ value in the Reportability grid on the Complaint.</w:t>
            </w:r>
          </w:p>
          <w:p w14:paraId="2D6C1303" w14:textId="77777777" w:rsidR="00F6126C" w:rsidRDefault="00F6126C" w:rsidP="00F6126C">
            <w:pPr>
              <w:pBdr>
                <w:top w:val="nil"/>
                <w:left w:val="nil"/>
                <w:bottom w:val="nil"/>
                <w:right w:val="nil"/>
              </w:pBdr>
            </w:pPr>
            <w:r>
              <w:rPr>
                <w:rFonts w:eastAsia="Arial" w:cs="Arial"/>
                <w:color w:val="000000"/>
                <w:sz w:val="20"/>
              </w:rPr>
              <w:t> </w:t>
            </w:r>
          </w:p>
          <w:p w14:paraId="2D6C1304" w14:textId="77777777" w:rsidR="00F6126C" w:rsidRDefault="00F6126C" w:rsidP="00F6126C">
            <w:pPr>
              <w:pBdr>
                <w:top w:val="nil"/>
                <w:left w:val="nil"/>
                <w:bottom w:val="nil"/>
                <w:right w:val="nil"/>
              </w:pBdr>
            </w:pPr>
            <w:r>
              <w:rPr>
                <w:rFonts w:eastAsia="Arial" w:cs="Arial"/>
                <w:color w:val="000000"/>
                <w:sz w:val="20"/>
              </w:rPr>
              <w:t>Refer QCM TW_CH_DS_Interface_Spec Section ‘Competent Authority (CA) Records’ for logic</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305" w14:textId="77777777" w:rsidR="00F6126C" w:rsidRDefault="00F6126C" w:rsidP="00F6126C">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306" w14:textId="77777777" w:rsidR="00F6126C" w:rsidRDefault="00F6126C" w:rsidP="00F6126C">
            <w:pPr>
              <w:pBdr>
                <w:top w:val="nil"/>
                <w:left w:val="nil"/>
                <w:bottom w:val="nil"/>
                <w:right w:val="nil"/>
              </w:pBdr>
            </w:pPr>
            <w:r>
              <w:rPr>
                <w:rFonts w:eastAsia="Arial" w:cs="Arial"/>
                <w:color w:val="000000"/>
                <w:sz w:val="20"/>
              </w:rPr>
              <w:t>FRS-CH-REG-GEN-022-008</w:t>
            </w:r>
          </w:p>
        </w:tc>
      </w:tr>
      <w:tr w:rsidR="00F6126C" w14:paraId="2D6C130E"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308" w14:textId="77777777" w:rsidR="00F6126C" w:rsidRDefault="00F6126C" w:rsidP="00F6126C">
            <w:pPr>
              <w:pBdr>
                <w:top w:val="nil"/>
                <w:left w:val="nil"/>
                <w:bottom w:val="nil"/>
                <w:right w:val="nil"/>
              </w:pBdr>
            </w:pPr>
            <w:r>
              <w:rPr>
                <w:rFonts w:eastAsia="Arial" w:cs="Arial"/>
                <w:color w:val="000000"/>
                <w:sz w:val="20"/>
              </w:rPr>
              <w:t>DS-CH-CS-OWS-049</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309" w14:textId="77777777" w:rsidR="00F6126C" w:rsidRDefault="00F6126C" w:rsidP="00F6126C">
            <w:pPr>
              <w:pBdr>
                <w:top w:val="nil"/>
                <w:left w:val="nil"/>
                <w:bottom w:val="nil"/>
                <w:right w:val="nil"/>
              </w:pBdr>
            </w:pPr>
            <w:r>
              <w:rPr>
                <w:rFonts w:eastAsia="Arial" w:cs="Arial"/>
                <w:color w:val="000000"/>
                <w:sz w:val="20"/>
              </w:rPr>
              <w:t>The system shall be configured with a web service logic that will create a row in staging DB table DTREE_CHILD once “Create AER Children” activity is performed</w:t>
            </w:r>
          </w:p>
          <w:p w14:paraId="2D6C130A" w14:textId="77777777" w:rsidR="00F6126C" w:rsidRDefault="00F6126C" w:rsidP="00F6126C">
            <w:pPr>
              <w:pBdr>
                <w:top w:val="nil"/>
                <w:left w:val="nil"/>
                <w:bottom w:val="nil"/>
                <w:right w:val="nil"/>
              </w:pBdr>
            </w:pPr>
            <w:r>
              <w:rPr>
                <w:rFonts w:eastAsia="Arial" w:cs="Arial"/>
                <w:color w:val="000000"/>
                <w:sz w:val="20"/>
              </w:rPr>
              <w:t> </w:t>
            </w:r>
          </w:p>
          <w:p w14:paraId="2D6C130B" w14:textId="77777777" w:rsidR="00F6126C" w:rsidRDefault="00F6126C" w:rsidP="00F6126C">
            <w:pPr>
              <w:pBdr>
                <w:top w:val="nil"/>
                <w:left w:val="nil"/>
                <w:bottom w:val="nil"/>
                <w:right w:val="nil"/>
              </w:pBdr>
            </w:pPr>
            <w:r>
              <w:rPr>
                <w:rFonts w:eastAsia="Arial" w:cs="Arial"/>
                <w:color w:val="000000"/>
                <w:sz w:val="20"/>
              </w:rPr>
              <w:t>Refer QCM TW_CH_DS_Interface_Spec Section ‘Competent Authority (CA) Records’ for logic</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30C"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30D" w14:textId="77777777" w:rsidR="00F6126C" w:rsidRDefault="00F6126C" w:rsidP="00F6126C">
            <w:pPr>
              <w:pBdr>
                <w:top w:val="nil"/>
                <w:left w:val="nil"/>
                <w:bottom w:val="nil"/>
                <w:right w:val="nil"/>
              </w:pBdr>
            </w:pPr>
            <w:r>
              <w:rPr>
                <w:rFonts w:eastAsia="Arial" w:cs="Arial"/>
                <w:color w:val="000000"/>
                <w:sz w:val="20"/>
              </w:rPr>
              <w:t>FRS-CH-CA-GDT-011-002</w:t>
            </w:r>
          </w:p>
        </w:tc>
      </w:tr>
      <w:tr w:rsidR="00F6126C" w:rsidDel="00F40DAD" w14:paraId="2D6C131B" w14:textId="0AA45C48" w:rsidTr="009F3CFA">
        <w:trPr>
          <w:trHeight w:val="324"/>
          <w:del w:id="803" w:author="Kanungo, Kalpak (Cognizant)" w:date="2026-05-21T12:51:00Z"/>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30F" w14:textId="4E95A49E" w:rsidR="00F6126C" w:rsidDel="00F40DAD" w:rsidRDefault="00F6126C" w:rsidP="00F6126C">
            <w:pPr>
              <w:pBdr>
                <w:top w:val="nil"/>
                <w:left w:val="nil"/>
                <w:bottom w:val="nil"/>
                <w:right w:val="nil"/>
              </w:pBdr>
              <w:rPr>
                <w:del w:id="804" w:author="Kanungo, Kalpak (Cognizant)" w:date="2026-05-21T12:51:00Z" w16du:dateUtc="2026-05-21T07:21:00Z"/>
              </w:rPr>
            </w:pPr>
            <w:commentRangeStart w:id="805"/>
            <w:commentRangeStart w:id="806"/>
            <w:del w:id="807" w:author="Kanungo, Kalpak (Cognizant)" w:date="2026-05-21T12:51:00Z" w16du:dateUtc="2026-05-21T07:21:00Z">
              <w:r w:rsidDel="00F40DAD">
                <w:rPr>
                  <w:rFonts w:eastAsia="Arial" w:cs="Arial"/>
                  <w:color w:val="000000"/>
                  <w:sz w:val="20"/>
                </w:rPr>
                <w:delText>DS-CH-CS-OWS-050</w:delText>
              </w:r>
              <w:commentRangeEnd w:id="806"/>
              <w:r w:rsidDel="00F40DAD">
                <w:rPr>
                  <w:rStyle w:val="CommentReference"/>
                  <w:sz w:val="18"/>
                  <w:szCs w:val="24"/>
                </w:rPr>
                <w:commentReference w:id="806"/>
              </w:r>
            </w:del>
            <w:commentRangeEnd w:id="805"/>
            <w:r w:rsidR="009C2FBD">
              <w:rPr>
                <w:rStyle w:val="CommentReference"/>
                <w:sz w:val="18"/>
                <w:szCs w:val="24"/>
              </w:rPr>
              <w:commentReference w:id="805"/>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310" w14:textId="2FE13C30" w:rsidR="00F6126C" w:rsidDel="00F40DAD" w:rsidRDefault="00F6126C" w:rsidP="00F6126C">
            <w:pPr>
              <w:pBdr>
                <w:top w:val="nil"/>
                <w:left w:val="nil"/>
                <w:bottom w:val="nil"/>
                <w:right w:val="nil"/>
              </w:pBdr>
              <w:rPr>
                <w:del w:id="808" w:author="Kanungo, Kalpak (Cognizant)" w:date="2026-05-21T12:51:00Z" w16du:dateUtc="2026-05-21T07:21:00Z"/>
              </w:rPr>
            </w:pPr>
            <w:del w:id="809" w:author="Kanungo, Kalpak (Cognizant)" w:date="2026-05-21T12:51:00Z" w16du:dateUtc="2026-05-21T07:21:00Z">
              <w:r w:rsidDel="00F40DAD">
                <w:rPr>
                  <w:rFonts w:eastAsia="Arial" w:cs="Arial"/>
                  <w:color w:val="000000"/>
                  <w:sz w:val="20"/>
                </w:rPr>
                <w:delText>The system shall be configured to populate the GDT relevant fields (AE/DC) based on Clinical Assessment fields and to display warning messages to avoid the inconsistencies between Clinical Assessment answers with the first 2 questions(AE and DC) of the GDT</w:delText>
              </w:r>
              <w:r w:rsidDel="00F40DAD">
                <w:rPr>
                  <w:rFonts w:eastAsia="Arial" w:cs="Arial"/>
                  <w:color w:val="000000"/>
                </w:rPr>
                <w:delText>.</w:delText>
              </w:r>
            </w:del>
          </w:p>
          <w:p w14:paraId="2D6C1311" w14:textId="0DE6AA55" w:rsidR="00F6126C" w:rsidDel="00F40DAD" w:rsidRDefault="00F6126C" w:rsidP="00F6126C">
            <w:pPr>
              <w:pBdr>
                <w:top w:val="nil"/>
                <w:left w:val="nil"/>
                <w:bottom w:val="nil"/>
                <w:right w:val="nil"/>
              </w:pBdr>
              <w:rPr>
                <w:del w:id="810" w:author="Kanungo, Kalpak (Cognizant)" w:date="2026-05-21T12:51:00Z" w16du:dateUtc="2026-05-21T07:21:00Z"/>
              </w:rPr>
            </w:pPr>
            <w:del w:id="811" w:author="Kanungo, Kalpak (Cognizant)" w:date="2026-05-21T12:51:00Z" w16du:dateUtc="2026-05-21T07:21:00Z">
              <w:r w:rsidDel="00F40DAD">
                <w:rPr>
                  <w:rFonts w:eastAsia="Arial" w:cs="Arial"/>
                  <w:color w:val="000000"/>
                </w:rPr>
                <w:lastRenderedPageBreak/>
                <w:delText> </w:delText>
              </w:r>
            </w:del>
          </w:p>
          <w:p w14:paraId="2D6C1312" w14:textId="4852FF2D" w:rsidR="00F6126C" w:rsidDel="00F40DAD" w:rsidRDefault="00F6126C" w:rsidP="00F6126C">
            <w:pPr>
              <w:pBdr>
                <w:top w:val="nil"/>
                <w:left w:val="nil"/>
                <w:bottom w:val="nil"/>
                <w:right w:val="nil"/>
              </w:pBdr>
              <w:rPr>
                <w:del w:id="812" w:author="Kanungo, Kalpak (Cognizant)" w:date="2026-05-21T12:51:00Z" w16du:dateUtc="2026-05-21T07:21:00Z"/>
              </w:rPr>
            </w:pPr>
            <w:del w:id="813" w:author="Kanungo, Kalpak (Cognizant)" w:date="2026-05-21T12:51:00Z" w16du:dateUtc="2026-05-21T07:21:00Z">
              <w:r w:rsidDel="00F40DAD">
                <w:rPr>
                  <w:rFonts w:eastAsia="Arial" w:cs="Arial"/>
                  <w:color w:val="000000"/>
                  <w:sz w:val="20"/>
                </w:rPr>
                <w:delText xml:space="preserve">Refer QCM TW_CH_DS_Interface_Spec </w:delText>
              </w:r>
            </w:del>
          </w:p>
          <w:p w14:paraId="2D6C1313" w14:textId="28E7C0DB" w:rsidR="00F6126C" w:rsidDel="00F40DAD" w:rsidRDefault="00F6126C" w:rsidP="00F6126C">
            <w:pPr>
              <w:numPr>
                <w:ilvl w:val="0"/>
                <w:numId w:val="25"/>
              </w:numPr>
              <w:pBdr>
                <w:top w:val="nil"/>
                <w:left w:val="nil"/>
                <w:bottom w:val="nil"/>
                <w:right w:val="nil"/>
              </w:pBdr>
              <w:tabs>
                <w:tab w:val="left" w:pos="720"/>
              </w:tabs>
              <w:rPr>
                <w:del w:id="814" w:author="Kanungo, Kalpak (Cognizant)" w:date="2026-05-21T12:51:00Z" w16du:dateUtc="2026-05-21T07:21:00Z"/>
              </w:rPr>
            </w:pPr>
            <w:del w:id="815" w:author="Kanungo, Kalpak (Cognizant)" w:date="2026-05-21T12:51:00Z" w16du:dateUtc="2026-05-21T07:21:00Z">
              <w:r w:rsidDel="00F40DAD">
                <w:rPr>
                  <w:rFonts w:eastAsia="Arial" w:cs="Arial"/>
                  <w:color w:val="000000"/>
                  <w:sz w:val="20"/>
                </w:rPr>
                <w:delText>Section 7.4.1 Process Description, Section 7.4.3 Input fields</w:delText>
              </w:r>
            </w:del>
          </w:p>
          <w:p w14:paraId="2D6C1314" w14:textId="34642C6C" w:rsidR="00F6126C" w:rsidDel="00F40DAD" w:rsidRDefault="00F6126C" w:rsidP="00F6126C">
            <w:pPr>
              <w:numPr>
                <w:ilvl w:val="0"/>
                <w:numId w:val="25"/>
              </w:numPr>
              <w:pBdr>
                <w:top w:val="nil"/>
                <w:left w:val="nil"/>
                <w:bottom w:val="nil"/>
                <w:right w:val="nil"/>
              </w:pBdr>
              <w:tabs>
                <w:tab w:val="left" w:pos="720"/>
              </w:tabs>
              <w:rPr>
                <w:del w:id="816" w:author="Kanungo, Kalpak (Cognizant)" w:date="2026-05-21T12:51:00Z" w16du:dateUtc="2026-05-21T07:21:00Z"/>
              </w:rPr>
            </w:pPr>
            <w:del w:id="817" w:author="Kanungo, Kalpak (Cognizant)" w:date="2026-05-21T12:51:00Z" w16du:dateUtc="2026-05-21T07:21:00Z">
              <w:r w:rsidDel="00F40DAD">
                <w:rPr>
                  <w:rFonts w:eastAsia="Arial" w:cs="Arial"/>
                  <w:color w:val="000000"/>
                  <w:sz w:val="20"/>
                </w:rPr>
                <w:delText>Section 7.4.6 ‘Overall Logic Steps avoiding inconsistencies between the two decision trees.’</w:delText>
              </w:r>
            </w:del>
          </w:p>
          <w:p w14:paraId="2D6C1315" w14:textId="2FA4351C" w:rsidR="00F6126C" w:rsidDel="00F40DAD" w:rsidRDefault="00F6126C" w:rsidP="00F6126C">
            <w:pPr>
              <w:numPr>
                <w:ilvl w:val="0"/>
                <w:numId w:val="25"/>
              </w:numPr>
              <w:pBdr>
                <w:top w:val="nil"/>
                <w:left w:val="nil"/>
                <w:bottom w:val="nil"/>
                <w:right w:val="nil"/>
              </w:pBdr>
              <w:tabs>
                <w:tab w:val="left" w:pos="720"/>
              </w:tabs>
              <w:rPr>
                <w:del w:id="818" w:author="Kanungo, Kalpak (Cognizant)" w:date="2026-05-21T12:51:00Z" w16du:dateUtc="2026-05-21T07:21:00Z"/>
              </w:rPr>
            </w:pPr>
            <w:del w:id="819" w:author="Kanungo, Kalpak (Cognizant)" w:date="2026-05-21T12:51:00Z" w16du:dateUtc="2026-05-21T07:21:00Z">
              <w:r w:rsidDel="00F40DAD">
                <w:rPr>
                  <w:rFonts w:eastAsia="Arial" w:cs="Arial"/>
                  <w:color w:val="000000"/>
                  <w:sz w:val="20"/>
                </w:rPr>
                <w:delText>Section 7.4.7 ‘Error/Warning Messages’</w:delText>
              </w:r>
            </w:del>
          </w:p>
          <w:p w14:paraId="2D6C1316" w14:textId="23E1EE1D" w:rsidR="00F6126C" w:rsidDel="00F40DAD" w:rsidRDefault="00F6126C" w:rsidP="00F6126C">
            <w:pPr>
              <w:pBdr>
                <w:top w:val="nil"/>
                <w:left w:val="nil"/>
                <w:bottom w:val="nil"/>
                <w:right w:val="nil"/>
              </w:pBdr>
              <w:tabs>
                <w:tab w:val="left" w:pos="720"/>
              </w:tabs>
              <w:rPr>
                <w:del w:id="820" w:author="Kanungo, Kalpak (Cognizant)" w:date="2026-05-21T12:51:00Z" w16du:dateUtc="2026-05-21T07:21:00Z"/>
              </w:rPr>
            </w:pPr>
            <w:del w:id="821" w:author="Kanungo, Kalpak (Cognizant)" w:date="2026-05-21T12:51:00Z" w16du:dateUtc="2026-05-21T07:21:00Z">
              <w:r w:rsidDel="00F40DAD">
                <w:rPr>
                  <w:rFonts w:eastAsia="Arial" w:cs="Arial"/>
                  <w:color w:val="000000"/>
                  <w:sz w:val="20"/>
                </w:rPr>
                <w:delText> </w:delText>
              </w:r>
            </w:del>
          </w:p>
          <w:p w14:paraId="2D6C1317" w14:textId="07C3A95B" w:rsidR="00F6126C" w:rsidDel="00F40DAD" w:rsidRDefault="00F6126C" w:rsidP="00F6126C">
            <w:pPr>
              <w:pBdr>
                <w:top w:val="nil"/>
                <w:left w:val="nil"/>
                <w:bottom w:val="nil"/>
                <w:right w:val="nil"/>
              </w:pBdr>
              <w:rPr>
                <w:del w:id="822" w:author="Kanungo, Kalpak (Cognizant)" w:date="2026-05-21T12:51:00Z" w16du:dateUtc="2026-05-21T07:21:00Z"/>
              </w:rPr>
            </w:pPr>
            <w:del w:id="823" w:author="Kanungo, Kalpak (Cognizant)" w:date="2026-05-21T12:51:00Z" w16du:dateUtc="2026-05-21T07:21:00Z">
              <w:r w:rsidDel="00F40DAD">
                <w:rPr>
                  <w:rFonts w:eastAsia="Arial" w:cs="Arial"/>
                  <w:color w:val="000000"/>
                  <w:sz w:val="20"/>
                </w:rPr>
                <w:delText xml:space="preserve">Refer </w:delText>
              </w:r>
              <w:commentRangeStart w:id="824"/>
              <w:r w:rsidDel="00F40DAD">
                <w:rPr>
                  <w:rFonts w:eastAsia="Arial" w:cs="Arial"/>
                  <w:color w:val="000000"/>
                  <w:sz w:val="20"/>
                </w:rPr>
                <w:delText>OWS_Input_Params_Export.xls for WS_NAME- DTree_Reportability</w:delText>
              </w:r>
              <w:commentRangeEnd w:id="824"/>
              <w:r w:rsidDel="00F40DAD">
                <w:rPr>
                  <w:rStyle w:val="CommentReference"/>
                  <w:sz w:val="18"/>
                  <w:szCs w:val="24"/>
                </w:rPr>
                <w:commentReference w:id="824"/>
              </w:r>
            </w:del>
          </w:p>
          <w:p w14:paraId="2D6C1318" w14:textId="7DB08166" w:rsidR="00F6126C" w:rsidDel="00F40DAD" w:rsidRDefault="00F6126C" w:rsidP="00F6126C">
            <w:pPr>
              <w:pBdr>
                <w:top w:val="nil"/>
                <w:left w:val="nil"/>
                <w:bottom w:val="nil"/>
                <w:right w:val="nil"/>
              </w:pBdr>
              <w:tabs>
                <w:tab w:val="left" w:pos="720"/>
              </w:tabs>
              <w:rPr>
                <w:del w:id="825" w:author="Kanungo, Kalpak (Cognizant)" w:date="2026-05-21T12:51:00Z" w16du:dateUtc="2026-05-21T07:21:00Z"/>
              </w:rPr>
            </w:pPr>
            <w:del w:id="826" w:author="Kanungo, Kalpak (Cognizant)" w:date="2026-05-21T12:51:00Z" w16du:dateUtc="2026-05-21T07:21:00Z">
              <w:r w:rsidDel="00F40DAD">
                <w:rPr>
                  <w:rFonts w:eastAsia="Arial" w:cs="Arial"/>
                  <w:color w:val="000000"/>
                  <w:sz w:val="20"/>
                </w:rPr>
                <w:delText xml:space="preserve">Refer </w:delText>
              </w:r>
              <w:commentRangeStart w:id="827"/>
              <w:r w:rsidDel="00F40DAD">
                <w:rPr>
                  <w:rFonts w:eastAsia="Arial" w:cs="Arial"/>
                  <w:color w:val="000000"/>
                  <w:sz w:val="20"/>
                </w:rPr>
                <w:delText xml:space="preserve">OWS_Output_Params_Export.xls </w:delText>
              </w:r>
              <w:commentRangeEnd w:id="827"/>
              <w:r w:rsidDel="00F40DAD">
                <w:rPr>
                  <w:rStyle w:val="CommentReference"/>
                  <w:rFonts w:eastAsia="Arial" w:cs="Arial"/>
                  <w:color w:val="000000"/>
                  <w:sz w:val="20"/>
                  <w:szCs w:val="24"/>
                </w:rPr>
                <w:commentReference w:id="827"/>
              </w:r>
              <w:r w:rsidDel="00F40DAD">
                <w:rPr>
                  <w:rFonts w:eastAsia="Arial" w:cs="Arial"/>
                  <w:color w:val="000000"/>
                  <w:sz w:val="20"/>
                </w:rPr>
                <w:delText>for WS_NAME- DTree_Reportability</w:delText>
              </w:r>
            </w:del>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319" w14:textId="636D5616" w:rsidR="00F6126C" w:rsidDel="00F40DAD" w:rsidRDefault="00F6126C" w:rsidP="00F6126C">
            <w:pPr>
              <w:pBdr>
                <w:top w:val="nil"/>
                <w:left w:val="nil"/>
                <w:bottom w:val="nil"/>
                <w:right w:val="nil"/>
              </w:pBdr>
              <w:jc w:val="center"/>
              <w:rPr>
                <w:del w:id="828" w:author="Kanungo, Kalpak (Cognizant)" w:date="2026-05-21T12:51:00Z" w16du:dateUtc="2026-05-21T07:21:00Z"/>
              </w:rPr>
            </w:pPr>
            <w:del w:id="829" w:author="Kanungo, Kalpak (Cognizant)" w:date="2026-05-21T12:51:00Z" w16du:dateUtc="2026-05-21T07:21:00Z">
              <w:r w:rsidDel="00F40DAD">
                <w:rPr>
                  <w:rFonts w:eastAsia="Arial" w:cs="Arial"/>
                  <w:color w:val="000000"/>
                  <w:sz w:val="20"/>
                </w:rPr>
                <w:lastRenderedPageBreak/>
                <w:delText>N/A*</w:delText>
              </w:r>
            </w:del>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31A" w14:textId="4B5157DB" w:rsidR="00F6126C" w:rsidDel="00F40DAD" w:rsidRDefault="00F6126C" w:rsidP="00F6126C">
            <w:pPr>
              <w:pBdr>
                <w:top w:val="nil"/>
                <w:left w:val="nil"/>
                <w:bottom w:val="nil"/>
                <w:right w:val="nil"/>
              </w:pBdr>
              <w:rPr>
                <w:del w:id="830" w:author="Kanungo, Kalpak (Cognizant)" w:date="2026-05-21T12:51:00Z" w16du:dateUtc="2026-05-21T07:21:00Z"/>
              </w:rPr>
            </w:pPr>
            <w:del w:id="831" w:author="Kanungo, Kalpak (Cognizant)" w:date="2026-05-21T12:51:00Z" w16du:dateUtc="2026-05-21T07:21:00Z">
              <w:r w:rsidDel="00F40DAD">
                <w:rPr>
                  <w:rFonts w:eastAsia="Arial" w:cs="Arial"/>
                  <w:color w:val="000000"/>
                  <w:sz w:val="20"/>
                </w:rPr>
                <w:delText>FRS-CH-CA-LOG-013-01</w:delText>
              </w:r>
            </w:del>
            <w:del w:id="832" w:author="Kanungo, Kalpak (Cognizant)" w:date="2026-05-18T20:49:00Z" w16du:dateUtc="2026-05-18T15:19:00Z">
              <w:r w:rsidDel="00C83D75">
                <w:rPr>
                  <w:rFonts w:eastAsia="Arial" w:cs="Arial"/>
                  <w:color w:val="000000"/>
                  <w:sz w:val="20"/>
                </w:rPr>
                <w:delText>, FRS-CH-UI-011-02</w:delText>
              </w:r>
            </w:del>
          </w:p>
        </w:tc>
      </w:tr>
      <w:tr w:rsidR="00F6126C" w14:paraId="2D6C1322"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31C" w14:textId="77777777" w:rsidR="00F6126C" w:rsidRDefault="00F6126C" w:rsidP="00F6126C">
            <w:pPr>
              <w:pBdr>
                <w:top w:val="nil"/>
                <w:left w:val="nil"/>
                <w:bottom w:val="nil"/>
                <w:right w:val="nil"/>
              </w:pBdr>
            </w:pPr>
            <w:r>
              <w:rPr>
                <w:rFonts w:eastAsia="Arial" w:cs="Arial"/>
                <w:color w:val="000000"/>
                <w:sz w:val="20"/>
              </w:rPr>
              <w:t>DS-CH-CS-NOTIF-001</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31D" w14:textId="77777777" w:rsidR="00F6126C" w:rsidRDefault="00F6126C" w:rsidP="00F6126C">
            <w:pPr>
              <w:pBdr>
                <w:top w:val="nil"/>
                <w:left w:val="nil"/>
                <w:bottom w:val="nil"/>
                <w:right w:val="nil"/>
              </w:pBdr>
            </w:pPr>
            <w:r>
              <w:rPr>
                <w:rFonts w:eastAsia="Arial" w:cs="Arial"/>
                <w:color w:val="000000"/>
                <w:sz w:val="20"/>
              </w:rPr>
              <w:t>The system shall be provisioned to notify persons in TrackWise for complaint record depending upon activities/admin activities performed on fetched PR.</w:t>
            </w:r>
          </w:p>
          <w:p w14:paraId="2D6C131E" w14:textId="77777777" w:rsidR="00F6126C" w:rsidRDefault="00F6126C" w:rsidP="00F6126C">
            <w:pPr>
              <w:pBdr>
                <w:top w:val="nil"/>
                <w:left w:val="nil"/>
                <w:bottom w:val="nil"/>
                <w:right w:val="nil"/>
              </w:pBdr>
            </w:pPr>
            <w:r>
              <w:rPr>
                <w:rFonts w:eastAsia="Arial" w:cs="Arial"/>
                <w:color w:val="000000"/>
                <w:sz w:val="20"/>
              </w:rPr>
              <w:t> </w:t>
            </w:r>
          </w:p>
          <w:p w14:paraId="2D6C131F"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4 Section ‘Notification Class’  - ‘Complaint’ and Section ‘Notification Templates’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320" w14:textId="77777777" w:rsidR="00F6126C" w:rsidRDefault="00F6126C" w:rsidP="00F6126C">
            <w:pPr>
              <w:pBdr>
                <w:top w:val="nil"/>
                <w:left w:val="nil"/>
                <w:bottom w:val="nil"/>
                <w:right w:val="nil"/>
              </w:pBdr>
              <w:jc w:val="center"/>
            </w:pPr>
            <w:r>
              <w:rPr>
                <w:rFonts w:eastAsia="Arial" w:cs="Arial"/>
                <w:color w:val="000000"/>
                <w:sz w:val="20"/>
              </w:rPr>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321" w14:textId="23EC3B55" w:rsidR="00F6126C" w:rsidRDefault="00F6126C" w:rsidP="00F6126C">
            <w:pPr>
              <w:pBdr>
                <w:top w:val="nil"/>
                <w:left w:val="nil"/>
                <w:bottom w:val="nil"/>
                <w:right w:val="nil"/>
              </w:pBdr>
            </w:pPr>
            <w:del w:id="833" w:author="Kanungo, Kalpak (Cognizant)" w:date="2026-06-01T17:08:00Z" w16du:dateUtc="2026-06-01T11:38:00Z">
              <w:r w:rsidDel="006E4AA7">
                <w:rPr>
                  <w:rFonts w:eastAsia="Arial" w:cs="Arial"/>
                  <w:color w:val="000000"/>
                  <w:sz w:val="20"/>
                </w:rPr>
                <w:delText>FRS-CH-SF-EVAL-034-001,</w:delText>
              </w:r>
            </w:del>
            <w:r>
              <w:rPr>
                <w:rFonts w:eastAsia="Arial" w:cs="Arial"/>
                <w:color w:val="000000"/>
                <w:sz w:val="20"/>
              </w:rPr>
              <w:t>FRS-CH-SF-EVAL-037-001,FRS-CH-SF-EVAL-037-002,FRS-CH-SF-EVAL-037-003,FRS-CH-SF-EVAL-037-004,</w:t>
            </w:r>
            <w:r>
              <w:rPr>
                <w:rFonts w:eastAsia="Arial" w:cs="Arial"/>
                <w:color w:val="000000"/>
              </w:rPr>
              <w:t xml:space="preserve"> </w:t>
            </w:r>
            <w:r>
              <w:rPr>
                <w:rFonts w:eastAsia="Arial" w:cs="Arial"/>
                <w:color w:val="000000"/>
                <w:sz w:val="20"/>
              </w:rPr>
              <w:t xml:space="preserve">URS-CH-INT-16.2.8.1-05,FRS-CH-SF-INVS-023-001,FRS-CH-INT-XCR-008-001, </w:t>
            </w:r>
            <w:del w:id="834" w:author="Kanungo, Kalpak (Cognizant)" w:date="2026-06-01T17:11:00Z" w16du:dateUtc="2026-06-01T11:41:00Z">
              <w:r w:rsidDel="0039724C">
                <w:rPr>
                  <w:rFonts w:eastAsia="Arial" w:cs="Arial"/>
                  <w:color w:val="000000"/>
                  <w:sz w:val="20"/>
                </w:rPr>
                <w:delText>FRS-CH-SF-EVAL-034-002</w:delText>
              </w:r>
            </w:del>
            <w:ins w:id="835" w:author="Kanungo, Kalpak (Cognizant)" w:date="2026-06-01T17:11:00Z" w16du:dateUtc="2026-06-01T11:41:00Z">
              <w:r w:rsidR="00D25064">
                <w:t xml:space="preserve"> </w:t>
              </w:r>
              <w:r w:rsidR="00D25064" w:rsidRPr="00D25064">
                <w:rPr>
                  <w:rFonts w:eastAsia="Arial" w:cs="Arial"/>
                  <w:color w:val="000000"/>
                  <w:sz w:val="20"/>
                </w:rPr>
                <w:t>URS-CH-SF-EVAL-034</w:t>
              </w:r>
            </w:ins>
          </w:p>
        </w:tc>
      </w:tr>
      <w:tr w:rsidR="00F6126C" w14:paraId="2D6C1329"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323" w14:textId="77777777" w:rsidR="00F6126C" w:rsidRDefault="00F6126C" w:rsidP="00F6126C">
            <w:pPr>
              <w:pBdr>
                <w:top w:val="nil"/>
                <w:left w:val="nil"/>
                <w:bottom w:val="nil"/>
                <w:right w:val="nil"/>
              </w:pBdr>
            </w:pPr>
            <w:r>
              <w:rPr>
                <w:rFonts w:eastAsia="Arial" w:cs="Arial"/>
                <w:color w:val="000000"/>
                <w:sz w:val="20"/>
              </w:rPr>
              <w:t>DS-CH-CS-NOTIF-002</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324" w14:textId="77777777" w:rsidR="00F6126C" w:rsidRDefault="00F6126C" w:rsidP="00F6126C">
            <w:pPr>
              <w:pBdr>
                <w:top w:val="nil"/>
                <w:left w:val="nil"/>
                <w:bottom w:val="nil"/>
                <w:right w:val="nil"/>
              </w:pBdr>
            </w:pPr>
            <w:r>
              <w:rPr>
                <w:rFonts w:eastAsia="Arial" w:cs="Arial"/>
                <w:color w:val="000000"/>
                <w:sz w:val="20"/>
              </w:rPr>
              <w:t>The system shall be provisioned to notify persons in TrackWise for eMDR record depending upon activities/admin activities performed on fetched PR.</w:t>
            </w:r>
          </w:p>
          <w:p w14:paraId="2D6C1325" w14:textId="77777777" w:rsidR="00F6126C" w:rsidRDefault="00F6126C" w:rsidP="00F6126C">
            <w:pPr>
              <w:pBdr>
                <w:top w:val="nil"/>
                <w:left w:val="nil"/>
                <w:bottom w:val="nil"/>
                <w:right w:val="nil"/>
              </w:pBdr>
            </w:pPr>
            <w:r>
              <w:rPr>
                <w:rFonts w:eastAsia="Arial" w:cs="Arial"/>
                <w:color w:val="000000"/>
                <w:sz w:val="20"/>
              </w:rPr>
              <w:t> </w:t>
            </w:r>
          </w:p>
          <w:p w14:paraId="2D6C1326"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4 Section ‘Notification Class’  - ‘eMDR’</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327"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328" w14:textId="77777777" w:rsidR="00F6126C" w:rsidRDefault="00F6126C" w:rsidP="00F6126C">
            <w:pPr>
              <w:pBdr>
                <w:top w:val="nil"/>
                <w:left w:val="nil"/>
                <w:bottom w:val="nil"/>
                <w:right w:val="nil"/>
              </w:pBdr>
            </w:pPr>
            <w:r>
              <w:rPr>
                <w:rFonts w:eastAsia="Arial" w:cs="Arial"/>
                <w:color w:val="000000"/>
                <w:sz w:val="20"/>
              </w:rPr>
              <w:t>FRS-CH-REG-MDR-015-001</w:t>
            </w:r>
          </w:p>
        </w:tc>
      </w:tr>
      <w:tr w:rsidR="00F6126C" w14:paraId="2D6C1330"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32A" w14:textId="77777777" w:rsidR="00F6126C" w:rsidRDefault="00F6126C" w:rsidP="00F6126C">
            <w:pPr>
              <w:pBdr>
                <w:top w:val="nil"/>
                <w:left w:val="nil"/>
                <w:bottom w:val="nil"/>
                <w:right w:val="nil"/>
              </w:pBdr>
            </w:pPr>
            <w:r>
              <w:rPr>
                <w:rFonts w:eastAsia="Arial" w:cs="Arial"/>
                <w:color w:val="000000"/>
                <w:sz w:val="20"/>
              </w:rPr>
              <w:t>DS-CH-CS-NOTIF-005</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32B" w14:textId="77777777" w:rsidR="00F6126C" w:rsidRDefault="00F6126C" w:rsidP="00F6126C">
            <w:pPr>
              <w:pBdr>
                <w:top w:val="nil"/>
                <w:left w:val="nil"/>
                <w:bottom w:val="nil"/>
                <w:right w:val="nil"/>
              </w:pBdr>
            </w:pPr>
            <w:r>
              <w:rPr>
                <w:rFonts w:eastAsia="Arial" w:cs="Arial"/>
                <w:color w:val="000000"/>
                <w:sz w:val="20"/>
              </w:rPr>
              <w:t>The system shall be provisioned to notify persons in TrackWise for MIR record depending upon activities/admin activities performed on fetched PR.</w:t>
            </w:r>
          </w:p>
          <w:p w14:paraId="2D6C132C" w14:textId="77777777" w:rsidR="00F6126C" w:rsidRDefault="00F6126C" w:rsidP="00F6126C">
            <w:pPr>
              <w:pBdr>
                <w:top w:val="nil"/>
                <w:left w:val="nil"/>
                <w:bottom w:val="nil"/>
                <w:right w:val="nil"/>
              </w:pBdr>
            </w:pPr>
            <w:r>
              <w:rPr>
                <w:rFonts w:eastAsia="Arial" w:cs="Arial"/>
                <w:color w:val="000000"/>
                <w:sz w:val="20"/>
              </w:rPr>
              <w:t> </w:t>
            </w:r>
          </w:p>
          <w:p w14:paraId="2D6C132D"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4 Section ‘Notification Class’  - ‘MIR’</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32E"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32F" w14:textId="77777777" w:rsidR="00F6126C" w:rsidRDefault="00F6126C" w:rsidP="00F6126C">
            <w:pPr>
              <w:pBdr>
                <w:top w:val="nil"/>
                <w:left w:val="nil"/>
                <w:bottom w:val="nil"/>
                <w:right w:val="nil"/>
              </w:pBdr>
            </w:pPr>
            <w:r>
              <w:rPr>
                <w:rFonts w:eastAsia="Arial" w:cs="Arial"/>
                <w:color w:val="000000"/>
                <w:sz w:val="20"/>
              </w:rPr>
              <w:t>FRS-CH-REG-MIR-008-001</w:t>
            </w:r>
          </w:p>
        </w:tc>
      </w:tr>
      <w:tr w:rsidR="00F6126C" w14:paraId="2D6C1337"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331" w14:textId="77777777" w:rsidR="00F6126C" w:rsidRDefault="00F6126C" w:rsidP="00F6126C">
            <w:pPr>
              <w:pBdr>
                <w:top w:val="nil"/>
                <w:left w:val="nil"/>
                <w:bottom w:val="nil"/>
                <w:right w:val="nil"/>
              </w:pBdr>
            </w:pPr>
            <w:commentRangeStart w:id="836"/>
            <w:r>
              <w:rPr>
                <w:rFonts w:eastAsia="Arial" w:cs="Arial"/>
                <w:color w:val="000000"/>
                <w:sz w:val="20"/>
              </w:rPr>
              <w:t>DS-CH-CS-NOTIF-006</w:t>
            </w:r>
            <w:commentRangeEnd w:id="836"/>
            <w:r>
              <w:rPr>
                <w:rStyle w:val="CommentReference"/>
                <w:sz w:val="18"/>
                <w:szCs w:val="24"/>
              </w:rPr>
              <w:commentReference w:id="836"/>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332" w14:textId="77777777" w:rsidR="00F6126C" w:rsidRDefault="00F6126C" w:rsidP="00F6126C">
            <w:pPr>
              <w:pBdr>
                <w:top w:val="nil"/>
                <w:left w:val="nil"/>
                <w:bottom w:val="nil"/>
                <w:right w:val="nil"/>
              </w:pBdr>
            </w:pPr>
            <w:r>
              <w:rPr>
                <w:rFonts w:eastAsia="Arial" w:cs="Arial"/>
                <w:color w:val="000000"/>
                <w:sz w:val="20"/>
              </w:rPr>
              <w:t>The system shall be provisioned to notify persons in TrackWise for all Regulatory Reporting records depending upon activities/admin activities performed on fetched PR.</w:t>
            </w:r>
          </w:p>
          <w:p w14:paraId="2D6C1333" w14:textId="77777777" w:rsidR="00F6126C" w:rsidRDefault="00F6126C" w:rsidP="00F6126C">
            <w:pPr>
              <w:pBdr>
                <w:top w:val="nil"/>
                <w:left w:val="nil"/>
                <w:bottom w:val="nil"/>
                <w:right w:val="nil"/>
              </w:pBdr>
            </w:pPr>
            <w:r>
              <w:rPr>
                <w:rFonts w:eastAsia="Arial" w:cs="Arial"/>
                <w:color w:val="000000"/>
                <w:sz w:val="20"/>
              </w:rPr>
              <w:t> </w:t>
            </w:r>
          </w:p>
          <w:p w14:paraId="2D6C1334"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4 Section ‘Notification Class’  - ‘Other Reg Reporting’</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335"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336" w14:textId="77777777" w:rsidR="00F6126C" w:rsidRDefault="00F6126C" w:rsidP="00F6126C">
            <w:pPr>
              <w:pBdr>
                <w:top w:val="nil"/>
                <w:left w:val="nil"/>
                <w:bottom w:val="nil"/>
                <w:right w:val="nil"/>
              </w:pBdr>
            </w:pPr>
            <w:r>
              <w:rPr>
                <w:rFonts w:eastAsia="Arial" w:cs="Arial"/>
                <w:color w:val="000000"/>
                <w:sz w:val="20"/>
              </w:rPr>
              <w:t>FRS-CH-REG-GEN-012-001</w:t>
            </w:r>
          </w:p>
        </w:tc>
      </w:tr>
      <w:tr w:rsidR="00F6126C" w14:paraId="2D6C133E"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338" w14:textId="77777777" w:rsidR="00F6126C" w:rsidRDefault="00F6126C" w:rsidP="00F6126C">
            <w:pPr>
              <w:pBdr>
                <w:top w:val="nil"/>
                <w:left w:val="nil"/>
                <w:bottom w:val="nil"/>
                <w:right w:val="nil"/>
              </w:pBdr>
            </w:pPr>
            <w:commentRangeStart w:id="837"/>
            <w:commentRangeStart w:id="838"/>
            <w:r>
              <w:rPr>
                <w:rFonts w:eastAsia="Arial" w:cs="Arial"/>
                <w:color w:val="000000"/>
                <w:sz w:val="20"/>
              </w:rPr>
              <w:t>DS-CH-CS-NOTIF-007</w:t>
            </w:r>
            <w:commentRangeEnd w:id="838"/>
            <w:r>
              <w:rPr>
                <w:rStyle w:val="CommentReference"/>
                <w:sz w:val="18"/>
                <w:szCs w:val="24"/>
              </w:rPr>
              <w:commentReference w:id="838"/>
            </w:r>
            <w:commentRangeEnd w:id="837"/>
            <w:r>
              <w:rPr>
                <w:rStyle w:val="CommentReference"/>
                <w:sz w:val="18"/>
                <w:szCs w:val="24"/>
              </w:rPr>
              <w:commentReference w:id="837"/>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339" w14:textId="77777777" w:rsidR="00F6126C" w:rsidRDefault="00F6126C" w:rsidP="00F6126C">
            <w:pPr>
              <w:pBdr>
                <w:top w:val="nil"/>
                <w:left w:val="nil"/>
                <w:bottom w:val="nil"/>
                <w:right w:val="nil"/>
              </w:pBdr>
            </w:pPr>
            <w:r>
              <w:rPr>
                <w:rFonts w:eastAsia="Arial" w:cs="Arial"/>
                <w:color w:val="000000"/>
                <w:sz w:val="20"/>
              </w:rPr>
              <w:t>The system shall be configured notification templates for process groups, Complaint and Regulatory.</w:t>
            </w:r>
          </w:p>
          <w:p w14:paraId="2D6C133A" w14:textId="77777777" w:rsidR="00F6126C" w:rsidRDefault="00F6126C" w:rsidP="00F6126C">
            <w:pPr>
              <w:pBdr>
                <w:top w:val="nil"/>
                <w:left w:val="nil"/>
                <w:bottom w:val="nil"/>
                <w:right w:val="nil"/>
              </w:pBdr>
            </w:pPr>
            <w:r>
              <w:rPr>
                <w:rFonts w:eastAsia="Arial" w:cs="Arial"/>
                <w:color w:val="000000"/>
                <w:sz w:val="20"/>
              </w:rPr>
              <w:lastRenderedPageBreak/>
              <w:t> </w:t>
            </w:r>
          </w:p>
          <w:p w14:paraId="2D6C133B" w14:textId="77777777" w:rsidR="00F6126C" w:rsidRDefault="00F6126C" w:rsidP="00F6126C">
            <w:pPr>
              <w:pBdr>
                <w:top w:val="nil"/>
                <w:left w:val="nil"/>
                <w:bottom w:val="nil"/>
                <w:right w:val="nil"/>
              </w:pBdr>
            </w:pPr>
            <w:r>
              <w:rPr>
                <w:rFonts w:eastAsia="Arial" w:cs="Arial"/>
                <w:color w:val="000000"/>
                <w:sz w:val="20"/>
              </w:rPr>
              <w:t>Refer QCM TW _Complaint Handling_DesignSpec_ Appendix – 4 Section ‘List of Notification Templates’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33C" w14:textId="77777777" w:rsidR="00F6126C" w:rsidRDefault="00F6126C" w:rsidP="00F6126C">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33D" w14:textId="64893610" w:rsidR="00F6126C" w:rsidRDefault="008040B5" w:rsidP="00F6126C">
            <w:pPr>
              <w:pBdr>
                <w:top w:val="nil"/>
                <w:left w:val="nil"/>
                <w:bottom w:val="nil"/>
                <w:right w:val="nil"/>
              </w:pBdr>
            </w:pPr>
            <w:ins w:id="839" w:author="Kanungo, Kalpak (Cognizant)" w:date="2026-06-01T17:10:00Z" w16du:dateUtc="2026-06-01T11:40:00Z">
              <w:r w:rsidRPr="008040B5">
                <w:rPr>
                  <w:rFonts w:eastAsia="Arial" w:cs="Arial"/>
                  <w:color w:val="000000"/>
                  <w:sz w:val="20"/>
                </w:rPr>
                <w:t>URS-CH-SF-EVAL-034</w:t>
              </w:r>
            </w:ins>
            <w:del w:id="840" w:author="Kanungo, Kalpak (Cognizant)" w:date="2026-06-01T17:10:00Z" w16du:dateUtc="2026-06-01T11:40:00Z">
              <w:r w:rsidR="00F6126C" w:rsidDel="008040B5">
                <w:rPr>
                  <w:rFonts w:eastAsia="Arial" w:cs="Arial"/>
                  <w:color w:val="000000"/>
                  <w:sz w:val="20"/>
                </w:rPr>
                <w:delText>FRS-CH-SF-EVAL-034-001</w:delText>
              </w:r>
            </w:del>
          </w:p>
        </w:tc>
      </w:tr>
      <w:tr w:rsidR="00F6126C" w14:paraId="2D6C1344"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33F" w14:textId="77777777" w:rsidR="00F6126C" w:rsidRDefault="00F6126C" w:rsidP="00F6126C">
            <w:pPr>
              <w:pBdr>
                <w:top w:val="nil"/>
                <w:left w:val="nil"/>
                <w:bottom w:val="nil"/>
                <w:right w:val="nil"/>
              </w:pBdr>
            </w:pPr>
            <w:r>
              <w:rPr>
                <w:rFonts w:eastAsia="Arial" w:cs="Arial"/>
                <w:color w:val="000000"/>
                <w:sz w:val="20"/>
              </w:rPr>
              <w:t>DS-CH-CS-NOTIF-008</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340" w14:textId="77777777" w:rsidR="00F6126C" w:rsidRDefault="00F6126C" w:rsidP="00F6126C">
            <w:pPr>
              <w:pBdr>
                <w:top w:val="nil"/>
                <w:left w:val="nil"/>
                <w:bottom w:val="nil"/>
                <w:right w:val="nil"/>
              </w:pBdr>
            </w:pPr>
            <w:r>
              <w:rPr>
                <w:rFonts w:eastAsia="Arial" w:cs="Arial"/>
                <w:color w:val="000000"/>
                <w:sz w:val="20"/>
              </w:rPr>
              <w:t>The system shall be configured with notification class that triggers the notification to Complaint owner if Translation Request Failure is performed</w:t>
            </w:r>
          </w:p>
          <w:p w14:paraId="2D6C1341" w14:textId="77777777" w:rsidR="00F6126C" w:rsidRDefault="00F6126C" w:rsidP="00F6126C">
            <w:pPr>
              <w:pBdr>
                <w:top w:val="nil"/>
                <w:left w:val="nil"/>
                <w:bottom w:val="nil"/>
                <w:right w:val="nil"/>
              </w:pBdr>
            </w:pPr>
            <w:r>
              <w:rPr>
                <w:rFonts w:eastAsia="Arial" w:cs="Arial"/>
                <w:color w:val="000000"/>
                <w:sz w:val="20"/>
              </w:rPr>
              <w:t>Refer QCM TW _Complaint Handling_DesignSpec_ Appendix – 4 Section ‘Notification Templates’ and Notification Class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342"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343" w14:textId="77777777" w:rsidR="00F6126C" w:rsidRDefault="00F6126C" w:rsidP="00F6126C">
            <w:pPr>
              <w:pBdr>
                <w:top w:val="nil"/>
                <w:left w:val="nil"/>
                <w:bottom w:val="nil"/>
                <w:right w:val="nil"/>
              </w:pBdr>
            </w:pPr>
            <w:r>
              <w:rPr>
                <w:rFonts w:eastAsia="Arial" w:cs="Arial"/>
                <w:color w:val="000000"/>
                <w:sz w:val="20"/>
              </w:rPr>
              <w:t>FRS-CH-INT-TRA-017-01</w:t>
            </w:r>
          </w:p>
        </w:tc>
      </w:tr>
      <w:tr w:rsidR="00F6126C" w14:paraId="2D6C134A"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345" w14:textId="77777777" w:rsidR="00F6126C" w:rsidRDefault="00F6126C" w:rsidP="00F6126C">
            <w:pPr>
              <w:pBdr>
                <w:top w:val="nil"/>
                <w:left w:val="nil"/>
                <w:bottom w:val="nil"/>
                <w:right w:val="nil"/>
              </w:pBdr>
            </w:pPr>
            <w:r>
              <w:rPr>
                <w:rFonts w:eastAsia="Arial" w:cs="Arial"/>
                <w:color w:val="000000"/>
                <w:sz w:val="20"/>
              </w:rPr>
              <w:t>DS-CH-CS-NOTIF-009</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346" w14:textId="77777777" w:rsidR="00F6126C" w:rsidRDefault="00F6126C" w:rsidP="00F6126C">
            <w:pPr>
              <w:pBdr>
                <w:top w:val="nil"/>
                <w:left w:val="nil"/>
                <w:bottom w:val="nil"/>
                <w:right w:val="nil"/>
              </w:pBdr>
            </w:pPr>
            <w:r>
              <w:rPr>
                <w:rFonts w:eastAsia="Arial" w:cs="Arial"/>
                <w:color w:val="000000"/>
                <w:sz w:val="20"/>
              </w:rPr>
              <w:t>The system shall be configured with notification class for the activity “Create SQN Request Failure” that will notify Assigned To field.</w:t>
            </w:r>
          </w:p>
          <w:p w14:paraId="2D6C1347" w14:textId="77777777" w:rsidR="00F6126C" w:rsidRDefault="00F6126C" w:rsidP="00F6126C">
            <w:pPr>
              <w:pBdr>
                <w:top w:val="nil"/>
                <w:left w:val="nil"/>
                <w:bottom w:val="nil"/>
                <w:right w:val="nil"/>
              </w:pBdr>
            </w:pPr>
            <w:r>
              <w:rPr>
                <w:rFonts w:eastAsia="Arial" w:cs="Arial"/>
                <w:color w:val="000000"/>
                <w:sz w:val="20"/>
              </w:rPr>
              <w:t>Refer QCM TW _Complaint Handling_DesignSpec_ Appendix – 4 Section ‘Notification Templates’ and Notification Class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348"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349" w14:textId="77777777" w:rsidR="00F6126C" w:rsidRDefault="00F6126C" w:rsidP="00F6126C">
            <w:pPr>
              <w:pBdr>
                <w:top w:val="nil"/>
                <w:left w:val="nil"/>
                <w:bottom w:val="nil"/>
                <w:right w:val="nil"/>
              </w:pBdr>
            </w:pPr>
            <w:r>
              <w:rPr>
                <w:rFonts w:eastAsia="Arial" w:cs="Arial"/>
                <w:color w:val="000000"/>
                <w:sz w:val="20"/>
              </w:rPr>
              <w:t>FRS-CH-SF-EVAL-089-01</w:t>
            </w:r>
          </w:p>
        </w:tc>
      </w:tr>
      <w:tr w:rsidR="00F6126C" w14:paraId="2D6C1352"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34B" w14:textId="77777777" w:rsidR="00F6126C" w:rsidRDefault="00F6126C" w:rsidP="00F6126C">
            <w:pPr>
              <w:pBdr>
                <w:top w:val="nil"/>
                <w:left w:val="nil"/>
                <w:bottom w:val="nil"/>
                <w:right w:val="nil"/>
              </w:pBdr>
            </w:pPr>
            <w:r>
              <w:rPr>
                <w:rFonts w:eastAsia="Arial" w:cs="Arial"/>
                <w:color w:val="000000"/>
                <w:sz w:val="20"/>
              </w:rPr>
              <w:t>DS-CH-CS-NOTIF-010</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34C" w14:textId="77777777" w:rsidR="00F6126C" w:rsidRDefault="00F6126C" w:rsidP="00F6126C">
            <w:pPr>
              <w:pBdr>
                <w:top w:val="nil"/>
                <w:left w:val="nil"/>
                <w:bottom w:val="nil"/>
                <w:right w:val="nil"/>
              </w:pBdr>
            </w:pPr>
            <w:r>
              <w:rPr>
                <w:rFonts w:eastAsia="Arial" w:cs="Arial"/>
                <w:color w:val="000000"/>
                <w:sz w:val="20"/>
              </w:rPr>
              <w:t>The system shall be configured with notification class for Complaint record for below activities</w:t>
            </w:r>
          </w:p>
          <w:p w14:paraId="2D6C134D" w14:textId="77777777" w:rsidR="00F6126C" w:rsidRDefault="00F6126C" w:rsidP="00F6126C">
            <w:pPr>
              <w:numPr>
                <w:ilvl w:val="0"/>
                <w:numId w:val="25"/>
              </w:numPr>
              <w:pBdr>
                <w:top w:val="nil"/>
                <w:left w:val="nil"/>
                <w:bottom w:val="nil"/>
                <w:right w:val="nil"/>
              </w:pBdr>
              <w:jc w:val="both"/>
            </w:pPr>
            <w:r>
              <w:rPr>
                <w:rFonts w:eastAsia="Arial" w:cs="Arial"/>
                <w:color w:val="000000"/>
                <w:sz w:val="20"/>
              </w:rPr>
              <w:t>Reject - Pending 3rd Party SQN Creation</w:t>
            </w:r>
          </w:p>
          <w:p w14:paraId="2D6C134E" w14:textId="77777777" w:rsidR="00F6126C" w:rsidRDefault="00F6126C" w:rsidP="00F6126C">
            <w:pPr>
              <w:numPr>
                <w:ilvl w:val="0"/>
                <w:numId w:val="25"/>
              </w:numPr>
              <w:pBdr>
                <w:top w:val="nil"/>
                <w:left w:val="nil"/>
                <w:bottom w:val="nil"/>
                <w:right w:val="nil"/>
              </w:pBdr>
            </w:pPr>
            <w:r>
              <w:rPr>
                <w:rFonts w:eastAsia="Arial" w:cs="Arial"/>
                <w:color w:val="000000"/>
                <w:sz w:val="20"/>
              </w:rPr>
              <w:t>Reject - Evaluation</w:t>
            </w:r>
          </w:p>
          <w:p w14:paraId="2D6C134F" w14:textId="77777777" w:rsidR="00F6126C" w:rsidRDefault="00F6126C" w:rsidP="00F6126C">
            <w:pPr>
              <w:pBdr>
                <w:top w:val="nil"/>
                <w:left w:val="nil"/>
                <w:bottom w:val="nil"/>
                <w:right w:val="nil"/>
              </w:pBdr>
            </w:pPr>
            <w:r>
              <w:rPr>
                <w:rFonts w:eastAsia="Arial" w:cs="Arial"/>
                <w:color w:val="000000"/>
                <w:sz w:val="20"/>
              </w:rPr>
              <w:t>Refer QCM TW _Complaint Handling_DesignSpec_ Appendix – 4 Section ‘Notification Templates’ and Notification Class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350"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351" w14:textId="77777777" w:rsidR="00F6126C" w:rsidRDefault="00F6126C" w:rsidP="00F6126C">
            <w:pPr>
              <w:pBdr>
                <w:top w:val="nil"/>
                <w:left w:val="nil"/>
                <w:bottom w:val="nil"/>
                <w:right w:val="nil"/>
              </w:pBdr>
            </w:pPr>
            <w:r>
              <w:rPr>
                <w:rFonts w:eastAsia="Arial" w:cs="Arial"/>
                <w:color w:val="000000"/>
                <w:sz w:val="20"/>
              </w:rPr>
              <w:t>FRS-CH-SF-EVAL-117-01,FRS-CH-SF-EVAL-124-01,FRS-CH-SF-EVAL-131-01, FRS-CH-SF-EVAL-106-01</w:t>
            </w:r>
          </w:p>
        </w:tc>
      </w:tr>
      <w:tr w:rsidR="00F6126C" w14:paraId="2D6C1359"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353" w14:textId="77777777" w:rsidR="00F6126C" w:rsidRDefault="00F6126C" w:rsidP="00F6126C">
            <w:pPr>
              <w:pBdr>
                <w:top w:val="nil"/>
                <w:left w:val="nil"/>
                <w:bottom w:val="nil"/>
                <w:right w:val="nil"/>
              </w:pBdr>
            </w:pPr>
            <w:r>
              <w:rPr>
                <w:rFonts w:eastAsia="Arial" w:cs="Arial"/>
                <w:color w:val="000000"/>
                <w:sz w:val="20"/>
              </w:rPr>
              <w:t>DS-CH-CS-NOTIF-011</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354" w14:textId="77777777" w:rsidR="00F6126C" w:rsidRDefault="00F6126C" w:rsidP="00F6126C">
            <w:pPr>
              <w:pBdr>
                <w:top w:val="nil"/>
                <w:left w:val="nil"/>
                <w:bottom w:val="nil"/>
                <w:right w:val="nil"/>
              </w:pBdr>
            </w:pPr>
            <w:r>
              <w:rPr>
                <w:rFonts w:eastAsia="Arial" w:cs="Arial"/>
                <w:color w:val="000000"/>
                <w:sz w:val="20"/>
              </w:rPr>
              <w:t>The system shall be configured with notification class for Customer Communication record for below activities</w:t>
            </w:r>
          </w:p>
          <w:p w14:paraId="2D6C1355" w14:textId="77777777" w:rsidR="00F6126C" w:rsidRDefault="00F6126C" w:rsidP="00F6126C">
            <w:pPr>
              <w:numPr>
                <w:ilvl w:val="0"/>
                <w:numId w:val="25"/>
              </w:numPr>
              <w:pBdr>
                <w:top w:val="nil"/>
                <w:left w:val="nil"/>
                <w:bottom w:val="nil"/>
                <w:right w:val="nil"/>
              </w:pBdr>
            </w:pPr>
            <w:r>
              <w:rPr>
                <w:rFonts w:eastAsia="Arial" w:cs="Arial"/>
                <w:color w:val="000000"/>
                <w:sz w:val="20"/>
              </w:rPr>
              <w:t>Reject</w:t>
            </w:r>
          </w:p>
          <w:p w14:paraId="2D6C1356" w14:textId="77777777" w:rsidR="00F6126C" w:rsidRDefault="00F6126C" w:rsidP="00F6126C">
            <w:pPr>
              <w:pBdr>
                <w:top w:val="nil"/>
                <w:left w:val="nil"/>
                <w:bottom w:val="nil"/>
                <w:right w:val="nil"/>
              </w:pBdr>
            </w:pPr>
            <w:r>
              <w:rPr>
                <w:rFonts w:eastAsia="Arial" w:cs="Arial"/>
                <w:color w:val="000000"/>
                <w:sz w:val="20"/>
              </w:rPr>
              <w:t>Refer QCM TW _Complaint Handling_DesignSpec_ Appendix – 4 Section ‘Notification Templates’ and Notification Class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357"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358" w14:textId="77777777" w:rsidR="00F6126C" w:rsidRDefault="00F6126C" w:rsidP="00F6126C">
            <w:pPr>
              <w:pBdr>
                <w:top w:val="nil"/>
                <w:left w:val="nil"/>
                <w:bottom w:val="nil"/>
                <w:right w:val="nil"/>
              </w:pBdr>
            </w:pPr>
            <w:r>
              <w:rPr>
                <w:rFonts w:eastAsia="Arial" w:cs="Arial"/>
                <w:color w:val="000000"/>
                <w:sz w:val="20"/>
              </w:rPr>
              <w:t>FRS-CH-CUST-011-01</w:t>
            </w:r>
          </w:p>
        </w:tc>
      </w:tr>
      <w:tr w:rsidR="00F6126C" w14:paraId="14F72534" w14:textId="77777777" w:rsidTr="009F3CFA">
        <w:trPr>
          <w:trHeight w:val="324"/>
          <w:ins w:id="841" w:author="Kanungo, Kalpak (Cognizant)" w:date="2026-05-21T12:22:00Z"/>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1107C125" w14:textId="50BD2211" w:rsidR="00F6126C" w:rsidRDefault="00F6126C" w:rsidP="00F6126C">
            <w:pPr>
              <w:pBdr>
                <w:top w:val="nil"/>
                <w:left w:val="nil"/>
                <w:bottom w:val="nil"/>
                <w:right w:val="nil"/>
              </w:pBdr>
              <w:rPr>
                <w:ins w:id="842" w:author="Kanungo, Kalpak (Cognizant)" w:date="2026-05-21T12:22:00Z" w16du:dateUtc="2026-05-21T06:52:00Z"/>
                <w:rFonts w:eastAsia="Arial" w:cs="Arial"/>
                <w:color w:val="000000"/>
                <w:sz w:val="20"/>
              </w:rPr>
            </w:pPr>
            <w:commentRangeStart w:id="843"/>
            <w:ins w:id="844" w:author="Kanungo, Kalpak (Cognizant)" w:date="2026-05-21T12:22:00Z" w16du:dateUtc="2026-05-21T06:52:00Z">
              <w:r w:rsidRPr="00B231BF">
                <w:rPr>
                  <w:rFonts w:eastAsia="Arial" w:cs="Arial"/>
                  <w:color w:val="000000"/>
                  <w:sz w:val="20"/>
                </w:rPr>
                <w:t>DS-CH-CS-NOTIF-01</w:t>
              </w:r>
            </w:ins>
            <w:ins w:id="845" w:author="Kanungo, Kalpak (Cognizant)" w:date="2026-05-21T12:23:00Z" w16du:dateUtc="2026-05-21T06:53:00Z">
              <w:r>
                <w:rPr>
                  <w:rFonts w:eastAsia="Arial" w:cs="Arial"/>
                  <w:color w:val="000000"/>
                  <w:sz w:val="20"/>
                </w:rPr>
                <w:t>2</w:t>
              </w:r>
            </w:ins>
            <w:commentRangeEnd w:id="843"/>
            <w:r>
              <w:rPr>
                <w:rStyle w:val="CommentReference"/>
                <w:rFonts w:eastAsia="Arial" w:cs="Arial"/>
                <w:color w:val="000000"/>
                <w:sz w:val="20"/>
                <w:szCs w:val="24"/>
              </w:rPr>
              <w:commentReference w:id="843"/>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5E03077C" w14:textId="2159A013" w:rsidR="00F6126C" w:rsidRPr="0079359D" w:rsidRDefault="00F6126C" w:rsidP="00F6126C">
            <w:pPr>
              <w:pBdr>
                <w:top w:val="nil"/>
                <w:left w:val="nil"/>
                <w:bottom w:val="nil"/>
                <w:right w:val="nil"/>
              </w:pBdr>
              <w:rPr>
                <w:ins w:id="846" w:author="Kanungo, Kalpak (Cognizant)" w:date="2026-05-21T12:23:00Z" w16du:dateUtc="2026-05-21T06:53:00Z"/>
                <w:rFonts w:eastAsia="Arial" w:cs="Arial"/>
                <w:color w:val="000000"/>
                <w:sz w:val="20"/>
              </w:rPr>
            </w:pPr>
            <w:ins w:id="847" w:author="Kanungo, Kalpak (Cognizant)" w:date="2026-05-21T12:23:00Z" w16du:dateUtc="2026-05-21T06:53:00Z">
              <w:r w:rsidRPr="0079359D">
                <w:rPr>
                  <w:rFonts w:eastAsia="Arial" w:cs="Arial"/>
                  <w:color w:val="000000"/>
                  <w:sz w:val="20"/>
                </w:rPr>
                <w:t xml:space="preserve">The system shall be provisioned to notify persons in TrackWise for </w:t>
              </w:r>
              <w:r>
                <w:rPr>
                  <w:rFonts w:eastAsia="Arial" w:cs="Arial"/>
                  <w:color w:val="000000"/>
                  <w:sz w:val="20"/>
                </w:rPr>
                <w:t>Reg. Reporting Great Britain</w:t>
              </w:r>
              <w:r w:rsidRPr="0079359D">
                <w:rPr>
                  <w:rFonts w:eastAsia="Arial" w:cs="Arial"/>
                  <w:color w:val="000000"/>
                  <w:sz w:val="20"/>
                </w:rPr>
                <w:t xml:space="preserve"> record depending upon activities/admin activities performed on fetched PR.</w:t>
              </w:r>
            </w:ins>
          </w:p>
          <w:p w14:paraId="35430D71" w14:textId="77777777" w:rsidR="00F6126C" w:rsidRPr="0079359D" w:rsidRDefault="00F6126C" w:rsidP="00F6126C">
            <w:pPr>
              <w:pBdr>
                <w:top w:val="nil"/>
                <w:left w:val="nil"/>
                <w:bottom w:val="nil"/>
                <w:right w:val="nil"/>
              </w:pBdr>
              <w:rPr>
                <w:ins w:id="848" w:author="Kanungo, Kalpak (Cognizant)" w:date="2026-05-21T12:23:00Z" w16du:dateUtc="2026-05-21T06:53:00Z"/>
                <w:rFonts w:eastAsia="Arial" w:cs="Arial"/>
                <w:color w:val="000000"/>
                <w:sz w:val="20"/>
              </w:rPr>
            </w:pPr>
            <w:ins w:id="849" w:author="Kanungo, Kalpak (Cognizant)" w:date="2026-05-21T12:23:00Z" w16du:dateUtc="2026-05-21T06:53:00Z">
              <w:r w:rsidRPr="0079359D">
                <w:rPr>
                  <w:rFonts w:eastAsia="Arial" w:cs="Arial"/>
                  <w:color w:val="000000"/>
                  <w:sz w:val="20"/>
                </w:rPr>
                <w:t xml:space="preserve"> </w:t>
              </w:r>
            </w:ins>
          </w:p>
          <w:p w14:paraId="71896FEC" w14:textId="39EA99D0" w:rsidR="00F6126C" w:rsidRDefault="00F6126C" w:rsidP="00F6126C">
            <w:pPr>
              <w:pBdr>
                <w:top w:val="nil"/>
                <w:left w:val="nil"/>
                <w:bottom w:val="nil"/>
                <w:right w:val="nil"/>
              </w:pBdr>
              <w:rPr>
                <w:ins w:id="850" w:author="Kanungo, Kalpak (Cognizant)" w:date="2026-05-21T12:22:00Z" w16du:dateUtc="2026-05-21T06:52:00Z"/>
                <w:rFonts w:eastAsia="Arial" w:cs="Arial"/>
                <w:color w:val="000000"/>
                <w:sz w:val="20"/>
              </w:rPr>
            </w:pPr>
            <w:ins w:id="851" w:author="Kanungo, Kalpak (Cognizant)" w:date="2026-05-21T12:23:00Z" w16du:dateUtc="2026-05-21T06:53:00Z">
              <w:r w:rsidRPr="0079359D">
                <w:rPr>
                  <w:rFonts w:eastAsia="Arial" w:cs="Arial"/>
                  <w:color w:val="000000"/>
                  <w:sz w:val="20"/>
                </w:rPr>
                <w:t>Refer QCM TW_Complaint Handling_DesignSpec_ Appendix – 4 Section ‘Notification Class’  - ‘</w:t>
              </w:r>
              <w:r>
                <w:rPr>
                  <w:rFonts w:eastAsia="Arial" w:cs="Arial"/>
                  <w:color w:val="000000"/>
                  <w:sz w:val="20"/>
                </w:rPr>
                <w:t>Reg. Reporting Great Britain</w:t>
              </w:r>
              <w:r w:rsidRPr="0079359D">
                <w:rPr>
                  <w:rFonts w:eastAsia="Arial" w:cs="Arial"/>
                  <w:color w:val="000000"/>
                  <w:sz w:val="20"/>
                </w:rPr>
                <w:t>’</w:t>
              </w:r>
            </w:ins>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40979583" w14:textId="5A0E9C6B" w:rsidR="00F6126C" w:rsidRDefault="00F6126C" w:rsidP="00F6126C">
            <w:pPr>
              <w:pBdr>
                <w:top w:val="nil"/>
                <w:left w:val="nil"/>
                <w:bottom w:val="nil"/>
                <w:right w:val="nil"/>
              </w:pBdr>
              <w:jc w:val="center"/>
              <w:rPr>
                <w:ins w:id="852" w:author="Kanungo, Kalpak (Cognizant)" w:date="2026-05-21T12:22:00Z" w16du:dateUtc="2026-05-21T06:52:00Z"/>
                <w:rFonts w:eastAsia="Arial" w:cs="Arial"/>
                <w:color w:val="000000"/>
                <w:sz w:val="20"/>
              </w:rPr>
            </w:pPr>
            <w:ins w:id="853" w:author="Kanungo, Kalpak (Cognizant)" w:date="2026-05-21T12:24:00Z" w16du:dateUtc="2026-05-21T06:54:00Z">
              <w:r>
                <w:rPr>
                  <w:rFonts w:eastAsia="Arial" w:cs="Arial"/>
                  <w:color w:val="000000"/>
                  <w:sz w:val="20"/>
                </w:rPr>
                <w:t>Config</w:t>
              </w:r>
            </w:ins>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124FA845" w14:textId="4339A7AD" w:rsidR="00F6126C" w:rsidRDefault="00F6126C" w:rsidP="00F6126C">
            <w:pPr>
              <w:pBdr>
                <w:top w:val="nil"/>
                <w:left w:val="nil"/>
                <w:bottom w:val="nil"/>
                <w:right w:val="nil"/>
              </w:pBdr>
              <w:rPr>
                <w:ins w:id="854" w:author="Kanungo, Kalpak (Cognizant)" w:date="2026-05-21T12:22:00Z" w16du:dateUtc="2026-05-21T06:52:00Z"/>
                <w:rFonts w:eastAsia="Arial" w:cs="Arial"/>
                <w:color w:val="000000"/>
                <w:sz w:val="20"/>
              </w:rPr>
            </w:pPr>
            <w:ins w:id="855" w:author="Kanungo, Kalpak (Cognizant)" w:date="2026-05-21T12:24:00Z" w16du:dateUtc="2026-05-21T06:54:00Z">
              <w:r w:rsidRPr="00630B16">
                <w:rPr>
                  <w:rFonts w:eastAsia="Arial" w:cs="Arial"/>
                  <w:color w:val="000000"/>
                  <w:sz w:val="20"/>
                </w:rPr>
                <w:t>URS-CH-R-16.2.8.3-15</w:t>
              </w:r>
            </w:ins>
          </w:p>
        </w:tc>
      </w:tr>
      <w:tr w:rsidR="00F6126C" w14:paraId="2D6C1364"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35A" w14:textId="77777777" w:rsidR="00F6126C" w:rsidRDefault="00F6126C" w:rsidP="00F6126C">
            <w:pPr>
              <w:pBdr>
                <w:top w:val="nil"/>
                <w:left w:val="nil"/>
                <w:bottom w:val="nil"/>
                <w:right w:val="nil"/>
              </w:pBdr>
            </w:pPr>
            <w:commentRangeStart w:id="856"/>
            <w:r>
              <w:rPr>
                <w:rFonts w:eastAsia="Arial" w:cs="Arial"/>
                <w:color w:val="000000"/>
                <w:sz w:val="20"/>
              </w:rPr>
              <w:t>DS-CH-CS-AQ-002</w:t>
            </w:r>
            <w:commentRangeEnd w:id="856"/>
            <w:r>
              <w:rPr>
                <w:rStyle w:val="CommentReference"/>
                <w:sz w:val="18"/>
                <w:szCs w:val="24"/>
              </w:rPr>
              <w:commentReference w:id="856"/>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35B" w14:textId="77777777" w:rsidR="00F6126C" w:rsidRDefault="00F6126C" w:rsidP="00F6126C">
            <w:pPr>
              <w:pBdr>
                <w:top w:val="nil"/>
                <w:left w:val="nil"/>
                <w:bottom w:val="nil"/>
                <w:right w:val="nil"/>
              </w:pBdr>
            </w:pPr>
            <w:r>
              <w:rPr>
                <w:rFonts w:eastAsia="Arial" w:cs="Arial"/>
                <w:color w:val="000000"/>
                <w:sz w:val="20"/>
              </w:rPr>
              <w:t>The system shall be able to generate eMDR Follow up record automatically, when eMDR is in Closed-Done or Closed-Manually state when "Complete?" field as "NO.</w:t>
            </w:r>
          </w:p>
          <w:p w14:paraId="2D6C135C" w14:textId="77777777" w:rsidR="00F6126C" w:rsidRDefault="00F6126C" w:rsidP="00F6126C">
            <w:pPr>
              <w:pBdr>
                <w:top w:val="nil"/>
                <w:left w:val="nil"/>
                <w:bottom w:val="nil"/>
                <w:right w:val="nil"/>
              </w:pBdr>
            </w:pPr>
            <w:r>
              <w:rPr>
                <w:rFonts w:eastAsia="Arial" w:cs="Arial"/>
                <w:color w:val="000000"/>
                <w:sz w:val="20"/>
              </w:rPr>
              <w:t> </w:t>
            </w:r>
          </w:p>
          <w:p w14:paraId="2D6C135D" w14:textId="77777777" w:rsidR="00F6126C" w:rsidRDefault="00F6126C" w:rsidP="00F6126C">
            <w:pPr>
              <w:pBdr>
                <w:top w:val="nil"/>
                <w:left w:val="nil"/>
                <w:bottom w:val="nil"/>
                <w:right w:val="nil"/>
              </w:pBdr>
            </w:pPr>
            <w:r>
              <w:rPr>
                <w:rFonts w:eastAsia="Arial" w:cs="Arial"/>
                <w:color w:val="000000"/>
                <w:sz w:val="20"/>
              </w:rPr>
              <w:t xml:space="preserve">Refer QCM TW_Complaint Handling_DesignSpec_ Appendix – 4 section ‘Admin Query </w:t>
            </w:r>
          </w:p>
          <w:p w14:paraId="2D6C135E" w14:textId="77777777" w:rsidR="00F6126C" w:rsidRDefault="00F6126C" w:rsidP="00F6126C">
            <w:pPr>
              <w:pBdr>
                <w:top w:val="nil"/>
                <w:left w:val="nil"/>
                <w:bottom w:val="nil"/>
                <w:right w:val="nil"/>
              </w:pBdr>
            </w:pPr>
            <w:r>
              <w:rPr>
                <w:rFonts w:eastAsia="Arial" w:cs="Arial"/>
                <w:color w:val="000000"/>
                <w:sz w:val="20"/>
              </w:rPr>
              <w:t>Details – Regulatory - AQ#37: Create eMDR Follow Up Child’</w:t>
            </w:r>
          </w:p>
          <w:p w14:paraId="2D6C135F"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5  Section ‘Config Form - eMDR’</w:t>
            </w:r>
          </w:p>
          <w:p w14:paraId="2D6C1360" w14:textId="77777777" w:rsidR="00F6126C" w:rsidRDefault="00F6126C" w:rsidP="00F6126C">
            <w:pPr>
              <w:pBdr>
                <w:top w:val="nil"/>
                <w:left w:val="nil"/>
                <w:bottom w:val="nil"/>
                <w:right w:val="nil"/>
              </w:pBdr>
            </w:pPr>
            <w:r>
              <w:rPr>
                <w:rFonts w:eastAsia="Arial" w:cs="Arial"/>
                <w:color w:val="000000"/>
                <w:sz w:val="20"/>
              </w:rPr>
              <w:lastRenderedPageBreak/>
              <w:t>Refer QCM TW_Complaint Handling_DesignSpec_Appendix – 4  Section “Create PR Classes and copied fields” PROJECT_NAME – eMDR Follow Up</w:t>
            </w:r>
          </w:p>
          <w:p w14:paraId="2D6C1361"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6 – Tab-eMDR-Column-Sibling automation</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362" w14:textId="77777777" w:rsidR="00F6126C" w:rsidRDefault="00F6126C" w:rsidP="00F6126C">
            <w:pPr>
              <w:pBdr>
                <w:top w:val="nil"/>
                <w:left w:val="nil"/>
                <w:bottom w:val="nil"/>
                <w:right w:val="nil"/>
              </w:pBdr>
              <w:jc w:val="center"/>
            </w:pPr>
            <w:r>
              <w:rPr>
                <w:rFonts w:eastAsia="Arial" w:cs="Arial"/>
                <w:color w:val="000000"/>
                <w:sz w:val="20"/>
              </w:rPr>
              <w:lastRenderedPageBreak/>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363" w14:textId="77777777" w:rsidR="00F6126C" w:rsidRDefault="00F6126C" w:rsidP="00F6126C">
            <w:pPr>
              <w:pBdr>
                <w:top w:val="nil"/>
                <w:left w:val="nil"/>
                <w:bottom w:val="nil"/>
                <w:right w:val="nil"/>
              </w:pBdr>
            </w:pPr>
            <w:r>
              <w:rPr>
                <w:rFonts w:eastAsia="Arial" w:cs="Arial"/>
                <w:color w:val="000000"/>
                <w:sz w:val="20"/>
              </w:rPr>
              <w:t>FRS-CH-REG-MDR-019-001</w:t>
            </w:r>
          </w:p>
        </w:tc>
      </w:tr>
      <w:tr w:rsidR="00F6126C" w14:paraId="2D6C136C"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365" w14:textId="77777777" w:rsidR="00F6126C" w:rsidRDefault="00F6126C" w:rsidP="00F6126C">
            <w:pPr>
              <w:pBdr>
                <w:top w:val="nil"/>
                <w:left w:val="nil"/>
                <w:bottom w:val="nil"/>
                <w:right w:val="nil"/>
              </w:pBdr>
            </w:pPr>
            <w:r>
              <w:rPr>
                <w:rFonts w:eastAsia="Arial" w:cs="Arial"/>
                <w:color w:val="000000"/>
                <w:sz w:val="20"/>
              </w:rPr>
              <w:t>DS-CH-CS-AQ-003</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366" w14:textId="77777777" w:rsidR="00F6126C" w:rsidRDefault="00F6126C" w:rsidP="00F6126C">
            <w:pPr>
              <w:pBdr>
                <w:top w:val="nil"/>
                <w:left w:val="nil"/>
                <w:bottom w:val="nil"/>
                <w:right w:val="nil"/>
              </w:pBdr>
            </w:pPr>
            <w:r>
              <w:rPr>
                <w:rFonts w:eastAsia="Arial" w:cs="Arial"/>
                <w:color w:val="000000"/>
                <w:sz w:val="20"/>
              </w:rPr>
              <w:t>The system shall automatically move record from Pending Independent Review to Pending Closure state if ‘Independent Review Required?’ field is set to No by posting activity ‘Review Not Required’</w:t>
            </w:r>
          </w:p>
          <w:p w14:paraId="2D6C1367" w14:textId="77777777" w:rsidR="00F6126C" w:rsidRDefault="00F6126C" w:rsidP="00F6126C">
            <w:pPr>
              <w:pBdr>
                <w:top w:val="nil"/>
                <w:left w:val="nil"/>
                <w:bottom w:val="nil"/>
                <w:right w:val="nil"/>
              </w:pBdr>
            </w:pPr>
            <w:r>
              <w:rPr>
                <w:rFonts w:eastAsia="Arial" w:cs="Arial"/>
                <w:color w:val="000000"/>
                <w:sz w:val="20"/>
              </w:rPr>
              <w:t> </w:t>
            </w:r>
          </w:p>
          <w:p w14:paraId="2D6C1368" w14:textId="77777777" w:rsidR="00F6126C" w:rsidRDefault="00F6126C" w:rsidP="00F6126C">
            <w:pPr>
              <w:pBdr>
                <w:top w:val="nil"/>
                <w:left w:val="nil"/>
                <w:bottom w:val="nil"/>
                <w:right w:val="nil"/>
              </w:pBdr>
            </w:pPr>
            <w:r>
              <w:rPr>
                <w:rFonts w:eastAsia="Arial" w:cs="Arial"/>
                <w:color w:val="000000"/>
                <w:sz w:val="20"/>
              </w:rPr>
              <w:t xml:space="preserve">QCM TW_Complaint Handling_DesignSpec_ Appendix – 4 </w:t>
            </w:r>
          </w:p>
          <w:p w14:paraId="2D6C1369" w14:textId="77777777" w:rsidR="00F6126C" w:rsidRDefault="00F6126C" w:rsidP="00F6126C">
            <w:pPr>
              <w:pBdr>
                <w:top w:val="nil"/>
                <w:left w:val="nil"/>
                <w:bottom w:val="nil"/>
                <w:right w:val="nil"/>
              </w:pBdr>
            </w:pPr>
            <w:r>
              <w:rPr>
                <w:rFonts w:eastAsia="Arial" w:cs="Arial"/>
                <w:color w:val="000000"/>
                <w:sz w:val="20"/>
              </w:rPr>
              <w:t>AQ#43:Schedule Independent Review</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36A"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36B" w14:textId="0ECB5FE5" w:rsidR="00F6126C" w:rsidRDefault="00F6126C" w:rsidP="00F6126C">
            <w:pPr>
              <w:pBdr>
                <w:top w:val="nil"/>
                <w:left w:val="nil"/>
                <w:bottom w:val="nil"/>
                <w:right w:val="nil"/>
              </w:pBdr>
            </w:pPr>
            <w:del w:id="857" w:author="Kanungo, Kalpak (Cognizant)" w:date="2026-04-14T18:30:00Z" w16du:dateUtc="2026-04-14T13:00:00Z">
              <w:r w:rsidDel="00F14FFE">
                <w:rPr>
                  <w:rFonts w:eastAsia="Arial" w:cs="Arial"/>
                  <w:color w:val="000000"/>
                  <w:sz w:val="20"/>
                </w:rPr>
                <w:delText>FRS-CH-REG-GEN-008-028,</w:delText>
              </w:r>
            </w:del>
            <w:del w:id="858" w:author="Kanungo, Kalpak (Cognizant)" w:date="2026-04-14T18:20:00Z" w16du:dateUtc="2026-04-14T12:50:00Z">
              <w:r w:rsidDel="00BC7681">
                <w:rPr>
                  <w:rFonts w:eastAsia="Arial" w:cs="Arial"/>
                  <w:color w:val="000000"/>
                  <w:sz w:val="20"/>
                </w:rPr>
                <w:delText>FRS-CH-REG-GEN-008-031</w:delText>
              </w:r>
            </w:del>
            <w:ins w:id="859" w:author="Kanungo, Kalpak (Cognizant)" w:date="2026-04-14T18:20:00Z" w16du:dateUtc="2026-04-14T12:50:00Z">
              <w:r>
                <w:t xml:space="preserve"> </w:t>
              </w:r>
              <w:r w:rsidRPr="00BC7681">
                <w:rPr>
                  <w:rFonts w:eastAsia="Arial" w:cs="Arial"/>
                  <w:color w:val="000000"/>
                  <w:sz w:val="20"/>
                </w:rPr>
                <w:t>URS-CH-REG-GEN-008</w:t>
              </w:r>
            </w:ins>
          </w:p>
        </w:tc>
      </w:tr>
      <w:tr w:rsidR="00F6126C" w14:paraId="2D6C1373"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36D" w14:textId="77777777" w:rsidR="00F6126C" w:rsidRDefault="00F6126C" w:rsidP="00F6126C">
            <w:pPr>
              <w:pBdr>
                <w:top w:val="nil"/>
                <w:left w:val="nil"/>
                <w:bottom w:val="nil"/>
                <w:right w:val="nil"/>
              </w:pBdr>
            </w:pPr>
            <w:r>
              <w:rPr>
                <w:rFonts w:eastAsia="Arial" w:cs="Arial"/>
                <w:color w:val="000000"/>
                <w:sz w:val="20"/>
              </w:rPr>
              <w:t>DS-CH-CS-AQ-004</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36E" w14:textId="77777777" w:rsidR="00F6126C" w:rsidRDefault="00F6126C" w:rsidP="00F6126C">
            <w:pPr>
              <w:pBdr>
                <w:top w:val="nil"/>
                <w:left w:val="nil"/>
                <w:bottom w:val="nil"/>
                <w:right w:val="nil"/>
              </w:pBdr>
            </w:pPr>
            <w:r>
              <w:rPr>
                <w:rFonts w:eastAsia="Arial" w:cs="Arial"/>
                <w:color w:val="000000"/>
                <w:sz w:val="20"/>
              </w:rPr>
              <w:t xml:space="preserve">The system shall be configured with admin query which shall schedule ‘Independent Review’ activity when Complaint record is in Pending Review state and  if the ‘Independent Review Required?’ field is set to Yes </w:t>
            </w:r>
          </w:p>
          <w:p w14:paraId="2D6C136F" w14:textId="77777777" w:rsidR="00F6126C" w:rsidRDefault="00F6126C" w:rsidP="00F6126C">
            <w:pPr>
              <w:pBdr>
                <w:top w:val="nil"/>
                <w:left w:val="nil"/>
                <w:bottom w:val="nil"/>
                <w:right w:val="nil"/>
              </w:pBdr>
            </w:pPr>
            <w:r>
              <w:rPr>
                <w:rFonts w:eastAsia="Arial" w:cs="Arial"/>
                <w:strike/>
                <w:color w:val="000000"/>
                <w:sz w:val="20"/>
              </w:rPr>
              <w:t> </w:t>
            </w:r>
          </w:p>
          <w:p w14:paraId="2D6C1370"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4 Section ‘Admin Query Details’ - AQ#03: Schedule Independent Review</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371"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372" w14:textId="77777777" w:rsidR="00F6126C" w:rsidRDefault="00F6126C" w:rsidP="00F6126C">
            <w:pPr>
              <w:pBdr>
                <w:top w:val="nil"/>
                <w:left w:val="nil"/>
                <w:bottom w:val="nil"/>
                <w:right w:val="nil"/>
              </w:pBdr>
            </w:pPr>
            <w:r>
              <w:rPr>
                <w:rFonts w:eastAsia="Arial" w:cs="Arial"/>
                <w:color w:val="000000"/>
                <w:sz w:val="20"/>
              </w:rPr>
              <w:t>FRS-CH-SF-CLSE-004-007</w:t>
            </w:r>
          </w:p>
        </w:tc>
      </w:tr>
      <w:tr w:rsidR="00F6126C" w14:paraId="2D6C137B"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374" w14:textId="77777777" w:rsidR="00F6126C" w:rsidRDefault="00F6126C" w:rsidP="00F6126C">
            <w:pPr>
              <w:pBdr>
                <w:top w:val="nil"/>
                <w:left w:val="nil"/>
                <w:bottom w:val="nil"/>
                <w:right w:val="nil"/>
              </w:pBdr>
            </w:pPr>
            <w:commentRangeStart w:id="860"/>
            <w:r>
              <w:rPr>
                <w:rFonts w:eastAsia="Arial" w:cs="Arial"/>
                <w:color w:val="000000"/>
                <w:sz w:val="20"/>
              </w:rPr>
              <w:t>DS-CH-CS-AQ-005</w:t>
            </w:r>
            <w:commentRangeEnd w:id="860"/>
            <w:r>
              <w:rPr>
                <w:rStyle w:val="CommentReference"/>
                <w:sz w:val="18"/>
                <w:szCs w:val="24"/>
              </w:rPr>
              <w:commentReference w:id="860"/>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375" w14:textId="77777777" w:rsidR="00F6126C" w:rsidRDefault="00F6126C" w:rsidP="00F6126C">
            <w:pPr>
              <w:pBdr>
                <w:top w:val="nil"/>
                <w:left w:val="nil"/>
                <w:bottom w:val="nil"/>
                <w:right w:val="nil"/>
              </w:pBdr>
            </w:pPr>
            <w:r>
              <w:rPr>
                <w:rFonts w:eastAsia="Arial" w:cs="Arial"/>
                <w:color w:val="000000"/>
                <w:sz w:val="20"/>
              </w:rPr>
              <w:t>The system shall move complaint record from ‘Pending Closure’ to ‘Closed - Done’ automatically when all children and grandchildren are closed.</w:t>
            </w:r>
          </w:p>
          <w:p w14:paraId="2D6C1376" w14:textId="77777777" w:rsidR="00F6126C" w:rsidRDefault="00F6126C" w:rsidP="00F6126C">
            <w:pPr>
              <w:pBdr>
                <w:top w:val="nil"/>
                <w:left w:val="nil"/>
                <w:bottom w:val="nil"/>
                <w:right w:val="nil"/>
              </w:pBdr>
            </w:pPr>
            <w:r>
              <w:rPr>
                <w:rFonts w:eastAsia="Arial" w:cs="Arial"/>
                <w:color w:val="000000"/>
                <w:sz w:val="20"/>
              </w:rPr>
              <w:t> </w:t>
            </w:r>
          </w:p>
          <w:p w14:paraId="2D6C1377"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4 ‘Admin Query Details’</w:t>
            </w:r>
          </w:p>
          <w:p w14:paraId="2D6C1378" w14:textId="77777777" w:rsidR="00F6126C" w:rsidRDefault="00F6126C" w:rsidP="00F6126C">
            <w:pPr>
              <w:pBdr>
                <w:top w:val="nil"/>
                <w:left w:val="nil"/>
                <w:bottom w:val="nil"/>
                <w:right w:val="nil"/>
              </w:pBdr>
            </w:pPr>
            <w:r>
              <w:rPr>
                <w:rFonts w:eastAsia="Arial" w:cs="Arial"/>
                <w:color w:val="000000"/>
                <w:sz w:val="20"/>
              </w:rPr>
              <w:t>AQ#05: Closure Requirement Complete</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379" w14:textId="77777777" w:rsidR="00F6126C" w:rsidRDefault="00F6126C" w:rsidP="00F6126C">
            <w:pPr>
              <w:pBdr>
                <w:top w:val="nil"/>
                <w:left w:val="nil"/>
                <w:bottom w:val="nil"/>
                <w:right w:val="nil"/>
              </w:pBdr>
              <w:jc w:val="center"/>
            </w:pPr>
            <w:r>
              <w:rPr>
                <w:rFonts w:eastAsia="Arial" w:cs="Arial"/>
                <w:color w:val="000000"/>
                <w:sz w:val="20"/>
              </w:rPr>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37A" w14:textId="77777777" w:rsidR="00F6126C" w:rsidRDefault="00F6126C" w:rsidP="00F6126C">
            <w:pPr>
              <w:pBdr>
                <w:top w:val="nil"/>
                <w:left w:val="nil"/>
                <w:bottom w:val="nil"/>
                <w:right w:val="nil"/>
              </w:pBdr>
            </w:pPr>
            <w:r>
              <w:rPr>
                <w:rFonts w:eastAsia="Arial" w:cs="Arial"/>
                <w:color w:val="000000"/>
                <w:sz w:val="20"/>
              </w:rPr>
              <w:t>URS-CH-SF-CLSE-007,FRS-CH-SF-EVAL-133-01</w:t>
            </w:r>
          </w:p>
        </w:tc>
      </w:tr>
      <w:tr w:rsidR="00F6126C" w14:paraId="2D6C1385"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37C" w14:textId="77777777" w:rsidR="00F6126C" w:rsidRDefault="00F6126C" w:rsidP="00F6126C">
            <w:pPr>
              <w:pBdr>
                <w:top w:val="nil"/>
                <w:left w:val="nil"/>
                <w:bottom w:val="nil"/>
                <w:right w:val="nil"/>
              </w:pBdr>
            </w:pPr>
            <w:r>
              <w:rPr>
                <w:rFonts w:eastAsia="Arial" w:cs="Arial"/>
                <w:color w:val="000000"/>
                <w:sz w:val="20"/>
              </w:rPr>
              <w:t>DS-CH-CS-AQ-007</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37D" w14:textId="77777777" w:rsidR="00F6126C" w:rsidRDefault="00F6126C" w:rsidP="00F6126C">
            <w:pPr>
              <w:pBdr>
                <w:top w:val="nil"/>
                <w:left w:val="nil"/>
                <w:bottom w:val="nil"/>
                <w:right w:val="nil"/>
              </w:pBdr>
              <w:spacing w:before="100" w:after="100"/>
            </w:pPr>
            <w:r>
              <w:rPr>
                <w:rFonts w:eastAsia="Arial" w:cs="Arial"/>
                <w:color w:val="000000"/>
                <w:sz w:val="20"/>
              </w:rPr>
              <w:t>The system shall be provisioned with activity ‘Successful XML’ which will be triggered by Regulatory Reporting Utility if xml gets created successfully and when record will be in ‘Pend Internal Val’ state.</w:t>
            </w:r>
          </w:p>
          <w:p w14:paraId="2D6C137E" w14:textId="77777777" w:rsidR="00F6126C" w:rsidRDefault="00F6126C" w:rsidP="00F6126C">
            <w:pPr>
              <w:pBdr>
                <w:top w:val="nil"/>
                <w:left w:val="nil"/>
                <w:bottom w:val="nil"/>
                <w:right w:val="nil"/>
              </w:pBdr>
              <w:spacing w:before="100" w:after="100"/>
            </w:pPr>
            <w:r>
              <w:rPr>
                <w:rFonts w:eastAsia="Arial" w:cs="Arial"/>
                <w:color w:val="000000"/>
                <w:sz w:val="20"/>
              </w:rPr>
              <w:t>This activity performed using below admin query</w:t>
            </w:r>
          </w:p>
          <w:p w14:paraId="2D6C137F" w14:textId="77777777" w:rsidR="00F6126C" w:rsidRDefault="00F6126C" w:rsidP="00F6126C">
            <w:pPr>
              <w:pBdr>
                <w:top w:val="nil"/>
                <w:left w:val="nil"/>
                <w:bottom w:val="nil"/>
                <w:right w:val="nil"/>
              </w:pBdr>
              <w:spacing w:before="100" w:after="100"/>
            </w:pPr>
            <w:r>
              <w:rPr>
                <w:rFonts w:eastAsia="Arial" w:cs="Arial"/>
                <w:color w:val="000000"/>
                <w:sz w:val="20"/>
              </w:rPr>
              <w:t xml:space="preserve">'AQ#55A: State = Pend Internal Val, ACK3' </w:t>
            </w:r>
          </w:p>
          <w:p w14:paraId="2D6C1380" w14:textId="77777777" w:rsidR="00F6126C" w:rsidRDefault="00F6126C" w:rsidP="00F6126C">
            <w:pPr>
              <w:pBdr>
                <w:top w:val="nil"/>
                <w:left w:val="nil"/>
                <w:bottom w:val="nil"/>
                <w:right w:val="nil"/>
              </w:pBdr>
              <w:spacing w:before="100" w:after="100"/>
            </w:pPr>
            <w:r>
              <w:rPr>
                <w:rFonts w:eastAsia="Arial" w:cs="Arial"/>
                <w:color w:val="000000"/>
                <w:sz w:val="20"/>
              </w:rPr>
              <w:t>Refer QCM TW_Complaint Handling_DesignSpec_ Appendix – 4 Section ‘Team Access Admin Queries’</w:t>
            </w:r>
          </w:p>
          <w:p w14:paraId="2D6C1381" w14:textId="77777777" w:rsidR="00F6126C" w:rsidRDefault="00F6126C" w:rsidP="00F6126C">
            <w:pPr>
              <w:pBdr>
                <w:top w:val="nil"/>
                <w:left w:val="nil"/>
                <w:bottom w:val="nil"/>
                <w:right w:val="nil"/>
              </w:pBdr>
              <w:spacing w:before="100" w:after="100"/>
            </w:pPr>
            <w:r>
              <w:rPr>
                <w:rFonts w:eastAsia="Arial" w:cs="Arial"/>
                <w:color w:val="000000"/>
                <w:sz w:val="20"/>
              </w:rPr>
              <w:t>Refer QCM TW_CH_DS_Interface_Spec – Section “Mapping for Event and activities in regulatory reporting utility” and 7.1.6</w:t>
            </w:r>
            <w:r>
              <w:rPr>
                <w:rFonts w:eastAsia="Arial" w:cs="Arial"/>
                <w:color w:val="000000"/>
                <w:sz w:val="20"/>
              </w:rPr>
              <w:tab/>
              <w:t>eMDR Field Mapping</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382" w14:textId="77777777" w:rsidR="00F6126C" w:rsidRDefault="00F6126C" w:rsidP="00F6126C">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383" w14:textId="77777777" w:rsidR="00F6126C" w:rsidRDefault="00F6126C" w:rsidP="00F6126C">
            <w:pPr>
              <w:pBdr>
                <w:top w:val="nil"/>
                <w:left w:val="nil"/>
                <w:bottom w:val="nil"/>
                <w:right w:val="nil"/>
              </w:pBdr>
            </w:pPr>
            <w:r>
              <w:rPr>
                <w:rFonts w:eastAsia="Arial" w:cs="Arial"/>
                <w:color w:val="000000"/>
                <w:sz w:val="20"/>
              </w:rPr>
              <w:t>FRS-CH-REG-MDR-009-001</w:t>
            </w:r>
          </w:p>
          <w:p w14:paraId="2D6C1384" w14:textId="77777777" w:rsidR="00F6126C" w:rsidRDefault="00F6126C" w:rsidP="00F6126C">
            <w:pPr>
              <w:pBdr>
                <w:top w:val="nil"/>
                <w:left w:val="nil"/>
                <w:bottom w:val="nil"/>
                <w:right w:val="nil"/>
              </w:pBdr>
            </w:pPr>
            <w:r>
              <w:rPr>
                <w:rFonts w:eastAsia="Arial" w:cs="Arial"/>
                <w:color w:val="000000"/>
                <w:sz w:val="20"/>
              </w:rPr>
              <w:t> </w:t>
            </w:r>
          </w:p>
        </w:tc>
      </w:tr>
      <w:tr w:rsidR="00F6126C" w14:paraId="2D6C1391"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386" w14:textId="77777777" w:rsidR="00F6126C" w:rsidRDefault="00F6126C" w:rsidP="00F6126C">
            <w:pPr>
              <w:pBdr>
                <w:top w:val="nil"/>
                <w:left w:val="nil"/>
                <w:bottom w:val="nil"/>
                <w:right w:val="nil"/>
              </w:pBdr>
            </w:pPr>
            <w:r>
              <w:rPr>
                <w:rFonts w:eastAsia="Arial" w:cs="Arial"/>
                <w:color w:val="000000"/>
                <w:sz w:val="20"/>
              </w:rPr>
              <w:t>DS-CH-CS-AQ-008</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387" w14:textId="77777777" w:rsidR="00F6126C" w:rsidRDefault="00F6126C" w:rsidP="00F6126C">
            <w:pPr>
              <w:pBdr>
                <w:top w:val="nil"/>
                <w:left w:val="nil"/>
                <w:bottom w:val="nil"/>
                <w:right w:val="nil"/>
              </w:pBdr>
              <w:spacing w:before="100" w:after="100"/>
            </w:pPr>
            <w:r>
              <w:rPr>
                <w:rFonts w:eastAsia="Arial" w:cs="Arial"/>
                <w:color w:val="000000"/>
                <w:sz w:val="20"/>
              </w:rPr>
              <w:t>The system shall be provisioned with activity ‘Return for Resubmission’ which will be performed if:</w:t>
            </w:r>
          </w:p>
          <w:p w14:paraId="2D6C1388" w14:textId="77777777" w:rsidR="00F6126C" w:rsidRDefault="00F6126C" w:rsidP="00F6126C">
            <w:pPr>
              <w:pStyle w:val="ListParagraph"/>
              <w:numPr>
                <w:ilvl w:val="0"/>
                <w:numId w:val="40"/>
              </w:numPr>
              <w:pBdr>
                <w:top w:val="nil"/>
                <w:left w:val="nil"/>
                <w:bottom w:val="nil"/>
                <w:right w:val="nil"/>
              </w:pBdr>
              <w:spacing w:before="100" w:after="100"/>
              <w:rPr>
                <w:rFonts w:eastAsia="Arial" w:cs="Arial"/>
                <w:color w:val="000000"/>
                <w:sz w:val="20"/>
                <w:szCs w:val="20"/>
              </w:rPr>
            </w:pPr>
            <w:r>
              <w:rPr>
                <w:rFonts w:eastAsia="Arial" w:cs="Arial"/>
                <w:color w:val="000000"/>
                <w:sz w:val="20"/>
              </w:rPr>
              <w:lastRenderedPageBreak/>
              <w:t xml:space="preserve"> xml doesn’t gets created successfully and when record will be in ‘Pending Internal Validation’ or ‘Pending XML Creation’</w:t>
            </w:r>
          </w:p>
          <w:p w14:paraId="2D6C1389" w14:textId="77777777" w:rsidR="00F6126C" w:rsidRDefault="00F6126C" w:rsidP="00F6126C">
            <w:pPr>
              <w:pStyle w:val="ListParagraph"/>
              <w:numPr>
                <w:ilvl w:val="0"/>
                <w:numId w:val="40"/>
              </w:numPr>
              <w:pBdr>
                <w:top w:val="nil"/>
                <w:left w:val="nil"/>
                <w:bottom w:val="nil"/>
                <w:right w:val="nil"/>
              </w:pBdr>
              <w:spacing w:before="100" w:after="100"/>
              <w:rPr>
                <w:rFonts w:eastAsia="Arial" w:cs="Arial"/>
                <w:color w:val="000000"/>
                <w:sz w:val="20"/>
                <w:szCs w:val="20"/>
              </w:rPr>
            </w:pPr>
            <w:r>
              <w:rPr>
                <w:rFonts w:eastAsia="Arial" w:cs="Arial"/>
                <w:color w:val="000000"/>
                <w:sz w:val="20"/>
              </w:rPr>
              <w:t>ACK3 Failure activity gets posted and record is in ‘Pending Successful ACK3’ state.</w:t>
            </w:r>
          </w:p>
          <w:p w14:paraId="2D6C138A" w14:textId="77777777" w:rsidR="00F6126C" w:rsidRDefault="00F6126C" w:rsidP="00F6126C">
            <w:pPr>
              <w:pBdr>
                <w:top w:val="nil"/>
                <w:left w:val="nil"/>
                <w:bottom w:val="nil"/>
                <w:right w:val="nil"/>
              </w:pBdr>
            </w:pPr>
            <w:r>
              <w:rPr>
                <w:rFonts w:eastAsia="Arial" w:cs="Arial"/>
                <w:color w:val="000000"/>
                <w:sz w:val="20"/>
              </w:rPr>
              <w:t>This activity is performed using below admin queries:</w:t>
            </w:r>
          </w:p>
          <w:p w14:paraId="2D6C138B" w14:textId="77777777" w:rsidR="00F6126C" w:rsidRDefault="00F6126C" w:rsidP="00F6126C">
            <w:pPr>
              <w:pBdr>
                <w:top w:val="nil"/>
                <w:left w:val="nil"/>
                <w:bottom w:val="nil"/>
                <w:right w:val="nil"/>
              </w:pBdr>
            </w:pPr>
            <w:r>
              <w:rPr>
                <w:rFonts w:eastAsia="Arial" w:cs="Arial"/>
                <w:color w:val="000000"/>
                <w:sz w:val="20"/>
              </w:rPr>
              <w:t>'AQ#54a: Perform Return for Resubmission'</w:t>
            </w:r>
          </w:p>
          <w:p w14:paraId="2D6C138C" w14:textId="77777777" w:rsidR="00F6126C" w:rsidRDefault="00F6126C" w:rsidP="00F6126C">
            <w:pPr>
              <w:pBdr>
                <w:top w:val="nil"/>
                <w:left w:val="nil"/>
                <w:bottom w:val="nil"/>
                <w:right w:val="nil"/>
              </w:pBdr>
            </w:pPr>
            <w:r>
              <w:rPr>
                <w:rFonts w:eastAsia="Arial" w:cs="Arial"/>
                <w:color w:val="000000"/>
                <w:sz w:val="20"/>
              </w:rPr>
              <w:t>'AQ#54b: Perform Return for Resubmission'</w:t>
            </w:r>
          </w:p>
          <w:p w14:paraId="2D6C138D" w14:textId="77777777" w:rsidR="00F6126C" w:rsidRDefault="00F6126C" w:rsidP="00F6126C">
            <w:pPr>
              <w:pBdr>
                <w:top w:val="nil"/>
                <w:left w:val="nil"/>
                <w:bottom w:val="nil"/>
                <w:right w:val="nil"/>
              </w:pBdr>
            </w:pPr>
            <w:r>
              <w:rPr>
                <w:rFonts w:eastAsia="Arial" w:cs="Arial"/>
                <w:color w:val="000000"/>
                <w:sz w:val="20"/>
              </w:rPr>
              <w:t> </w:t>
            </w:r>
          </w:p>
          <w:p w14:paraId="2D6C138E" w14:textId="77777777" w:rsidR="00F6126C" w:rsidRDefault="00F6126C" w:rsidP="00F6126C">
            <w:pPr>
              <w:pBdr>
                <w:top w:val="nil"/>
                <w:left w:val="nil"/>
                <w:bottom w:val="nil"/>
                <w:right w:val="nil"/>
              </w:pBdr>
              <w:spacing w:before="100" w:after="100"/>
              <w:rPr>
                <w:rFonts w:eastAsia="Arial" w:cs="Arial"/>
                <w:color w:val="000000"/>
                <w:sz w:val="20"/>
                <w:szCs w:val="20"/>
              </w:rPr>
            </w:pPr>
            <w:r>
              <w:rPr>
                <w:rFonts w:eastAsia="Arial" w:cs="Arial"/>
                <w:color w:val="000000"/>
                <w:sz w:val="20"/>
              </w:rPr>
              <w:t>Refer QCM TW_Complaint Handling_DesignSpec_ Appendix – 4 Section ‘Admin Query’</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38F" w14:textId="77777777" w:rsidR="00F6126C" w:rsidRDefault="00F6126C" w:rsidP="00F6126C">
            <w:pPr>
              <w:pBdr>
                <w:top w:val="nil"/>
                <w:left w:val="nil"/>
                <w:bottom w:val="nil"/>
                <w:right w:val="nil"/>
              </w:pBdr>
              <w:jc w:val="center"/>
            </w:pPr>
            <w:r>
              <w:rPr>
                <w:rFonts w:eastAsia="Arial" w:cs="Arial"/>
                <w:color w:val="000000"/>
                <w:sz w:val="20"/>
              </w:rPr>
              <w:lastRenderedPageBreak/>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390" w14:textId="77777777" w:rsidR="00F6126C" w:rsidRDefault="00F6126C" w:rsidP="00F6126C">
            <w:pPr>
              <w:pBdr>
                <w:top w:val="nil"/>
                <w:left w:val="nil"/>
                <w:bottom w:val="nil"/>
                <w:right w:val="nil"/>
              </w:pBdr>
            </w:pPr>
            <w:r>
              <w:rPr>
                <w:rFonts w:eastAsia="Arial" w:cs="Arial"/>
                <w:color w:val="000000"/>
                <w:sz w:val="20"/>
              </w:rPr>
              <w:t>URS-CH-REG-MDR-010,FRS-CH-REG-MDR-018-003,URS-</w:t>
            </w:r>
            <w:r>
              <w:rPr>
                <w:rFonts w:eastAsia="Arial" w:cs="Arial"/>
                <w:color w:val="000000"/>
                <w:sz w:val="20"/>
              </w:rPr>
              <w:lastRenderedPageBreak/>
              <w:t>CH-REG-MDR-017,URS-CH-REG-MIR-010</w:t>
            </w:r>
          </w:p>
        </w:tc>
      </w:tr>
      <w:tr w:rsidR="00F6126C" w14:paraId="2D6C1397"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392" w14:textId="77777777" w:rsidR="00F6126C" w:rsidRDefault="00F6126C" w:rsidP="00F6126C">
            <w:pPr>
              <w:pBdr>
                <w:top w:val="nil"/>
                <w:left w:val="nil"/>
                <w:bottom w:val="nil"/>
                <w:right w:val="nil"/>
              </w:pBdr>
            </w:pPr>
            <w:r>
              <w:rPr>
                <w:rFonts w:eastAsia="Arial" w:cs="Arial"/>
                <w:color w:val="000000"/>
                <w:sz w:val="20"/>
              </w:rPr>
              <w:lastRenderedPageBreak/>
              <w:t>DS-CH-CS-AQ-009</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393" w14:textId="77777777" w:rsidR="00F6126C" w:rsidRDefault="00F6126C" w:rsidP="00F6126C">
            <w:pPr>
              <w:pBdr>
                <w:top w:val="nil"/>
                <w:left w:val="nil"/>
                <w:bottom w:val="nil"/>
                <w:right w:val="nil"/>
              </w:pBdr>
              <w:spacing w:before="100" w:after="100"/>
            </w:pPr>
            <w:r>
              <w:rPr>
                <w:rFonts w:eastAsia="Arial" w:cs="Arial"/>
                <w:color w:val="000000"/>
                <w:sz w:val="20"/>
              </w:rPr>
              <w:t>The system shall be configured to accept ACK1 using a QCM provided web service</w:t>
            </w:r>
            <w:r>
              <w:rPr>
                <w:rFonts w:eastAsia="Arial" w:cs="Arial"/>
                <w:strike/>
                <w:color w:val="000000"/>
                <w:sz w:val="20"/>
              </w:rPr>
              <w:t>.</w:t>
            </w:r>
          </w:p>
          <w:p w14:paraId="2D6C1394" w14:textId="77777777" w:rsidR="00F6126C" w:rsidRDefault="00F6126C" w:rsidP="00F6126C">
            <w:pPr>
              <w:pBdr>
                <w:top w:val="nil"/>
                <w:left w:val="nil"/>
                <w:bottom w:val="nil"/>
                <w:right w:val="nil"/>
              </w:pBdr>
              <w:spacing w:before="100" w:after="100"/>
            </w:pPr>
            <w:r>
              <w:rPr>
                <w:rFonts w:eastAsia="Arial" w:cs="Arial"/>
                <w:color w:val="000000"/>
                <w:sz w:val="20"/>
              </w:rPr>
              <w:t>Refer  QCM TW_CH_DS_Interface_Spec Section ‘eMDR Interface – eMDRAck1Update’ for Technical details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395"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396" w14:textId="77777777" w:rsidR="00F6126C" w:rsidRDefault="00F6126C" w:rsidP="00F6126C">
            <w:pPr>
              <w:pBdr>
                <w:top w:val="nil"/>
                <w:left w:val="nil"/>
                <w:bottom w:val="nil"/>
                <w:right w:val="nil"/>
              </w:pBdr>
            </w:pPr>
            <w:r>
              <w:rPr>
                <w:rFonts w:eastAsia="Arial" w:cs="Arial"/>
                <w:color w:val="000000"/>
                <w:sz w:val="20"/>
              </w:rPr>
              <w:t>FRS-CH-REG-MDR-011-002,FRS-CH-REG-MDR-011-001,FRS-CH-REG-MDR-011-003</w:t>
            </w:r>
          </w:p>
        </w:tc>
      </w:tr>
      <w:tr w:rsidR="00F6126C" w14:paraId="2D6C139D"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398" w14:textId="77777777" w:rsidR="00F6126C" w:rsidRDefault="00F6126C" w:rsidP="00F6126C">
            <w:pPr>
              <w:pBdr>
                <w:top w:val="nil"/>
                <w:left w:val="nil"/>
                <w:bottom w:val="nil"/>
                <w:right w:val="nil"/>
              </w:pBdr>
            </w:pPr>
            <w:commentRangeStart w:id="861"/>
            <w:r>
              <w:rPr>
                <w:rFonts w:eastAsia="Arial" w:cs="Arial"/>
                <w:color w:val="000000"/>
                <w:sz w:val="20"/>
              </w:rPr>
              <w:t>DS-CH-CS-AQ-010</w:t>
            </w:r>
            <w:commentRangeEnd w:id="861"/>
            <w:r>
              <w:rPr>
                <w:rStyle w:val="CommentReference"/>
                <w:sz w:val="18"/>
                <w:szCs w:val="24"/>
              </w:rPr>
              <w:commentReference w:id="861"/>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399" w14:textId="77777777" w:rsidR="00F6126C" w:rsidRDefault="00F6126C" w:rsidP="00F6126C">
            <w:pPr>
              <w:pBdr>
                <w:top w:val="nil"/>
                <w:left w:val="nil"/>
                <w:bottom w:val="nil"/>
                <w:right w:val="nil"/>
              </w:pBdr>
              <w:spacing w:before="100" w:after="100"/>
            </w:pPr>
            <w:r>
              <w:rPr>
                <w:rFonts w:eastAsia="Arial" w:cs="Arial"/>
                <w:color w:val="000000"/>
                <w:sz w:val="20"/>
              </w:rPr>
              <w:t>The system shall be configured with web service which updates MIR report generated by Sparta systems export utility, using the latest MIR 7.3.1 XML schema (Build 10781), to the ‘Submitted Report’ field of MIR.</w:t>
            </w:r>
          </w:p>
          <w:p w14:paraId="2D6C139A" w14:textId="77777777" w:rsidR="00F6126C" w:rsidRDefault="00F6126C" w:rsidP="00F6126C">
            <w:pPr>
              <w:pBdr>
                <w:top w:val="nil"/>
                <w:left w:val="nil"/>
                <w:bottom w:val="nil"/>
                <w:right w:val="nil"/>
              </w:pBdr>
              <w:spacing w:before="100" w:after="100"/>
            </w:pPr>
            <w:r>
              <w:rPr>
                <w:rFonts w:eastAsia="Arial" w:cs="Arial"/>
                <w:color w:val="000000"/>
                <w:sz w:val="20"/>
              </w:rPr>
              <w:t>Refer QCM TW_CH_DS_Interface_Spec Section ‘MIR Interface’</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39B"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39C" w14:textId="77777777" w:rsidR="00F6126C" w:rsidRDefault="00F6126C" w:rsidP="00F6126C">
            <w:pPr>
              <w:pBdr>
                <w:top w:val="nil"/>
                <w:left w:val="nil"/>
                <w:bottom w:val="nil"/>
                <w:right w:val="nil"/>
              </w:pBdr>
            </w:pPr>
            <w:r>
              <w:rPr>
                <w:rFonts w:eastAsia="Arial" w:cs="Arial"/>
                <w:color w:val="000000"/>
                <w:sz w:val="20"/>
              </w:rPr>
              <w:t>FRS-CH-REG-MIR-003-001</w:t>
            </w:r>
          </w:p>
        </w:tc>
      </w:tr>
      <w:tr w:rsidR="00F6126C" w14:paraId="2D6C13A6"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39E" w14:textId="77777777" w:rsidR="00F6126C" w:rsidRDefault="00F6126C" w:rsidP="00F6126C">
            <w:pPr>
              <w:pBdr>
                <w:top w:val="nil"/>
                <w:left w:val="nil"/>
                <w:bottom w:val="nil"/>
                <w:right w:val="nil"/>
              </w:pBdr>
            </w:pPr>
            <w:r>
              <w:rPr>
                <w:rFonts w:eastAsia="Arial" w:cs="Arial"/>
                <w:color w:val="000000"/>
                <w:sz w:val="20"/>
              </w:rPr>
              <w:t>DS-CH-CS-AQ-011</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39F" w14:textId="77777777" w:rsidR="00F6126C" w:rsidRDefault="00F6126C" w:rsidP="00F6126C">
            <w:pPr>
              <w:pBdr>
                <w:top w:val="nil"/>
                <w:left w:val="nil"/>
                <w:bottom w:val="nil"/>
                <w:right w:val="nil"/>
              </w:pBdr>
              <w:spacing w:before="100" w:after="100"/>
            </w:pPr>
            <w:r>
              <w:rPr>
                <w:rFonts w:eastAsia="Arial" w:cs="Arial"/>
                <w:color w:val="000000"/>
                <w:sz w:val="20"/>
              </w:rPr>
              <w:t>The system shall be configured to post activity ‘ACK2 successful’ once acknowledgement 2 has been received.</w:t>
            </w:r>
          </w:p>
          <w:p w14:paraId="2D6C13A0" w14:textId="77777777" w:rsidR="00F6126C" w:rsidRDefault="00F6126C" w:rsidP="00F6126C">
            <w:pPr>
              <w:pBdr>
                <w:top w:val="nil"/>
                <w:left w:val="nil"/>
                <w:bottom w:val="nil"/>
                <w:right w:val="nil"/>
              </w:pBdr>
              <w:spacing w:before="100" w:after="100"/>
            </w:pPr>
            <w:r>
              <w:rPr>
                <w:rFonts w:eastAsia="Arial" w:cs="Arial"/>
                <w:color w:val="000000"/>
                <w:sz w:val="20"/>
              </w:rPr>
              <w:t>This activity performed using below admin query</w:t>
            </w:r>
          </w:p>
          <w:p w14:paraId="2D6C13A1" w14:textId="77777777" w:rsidR="00F6126C" w:rsidRDefault="00F6126C" w:rsidP="00F6126C">
            <w:pPr>
              <w:pBdr>
                <w:top w:val="nil"/>
                <w:left w:val="nil"/>
                <w:bottom w:val="nil"/>
                <w:right w:val="nil"/>
              </w:pBdr>
              <w:spacing w:before="100" w:after="100"/>
            </w:pPr>
            <w:r>
              <w:rPr>
                <w:rFonts w:eastAsia="Arial" w:cs="Arial"/>
                <w:color w:val="000000"/>
                <w:sz w:val="20"/>
              </w:rPr>
              <w:t>'AQ#52: Perform Successful XML Creation'.</w:t>
            </w:r>
          </w:p>
          <w:p w14:paraId="2D6C13A2" w14:textId="77777777" w:rsidR="00F6126C" w:rsidRDefault="00F6126C" w:rsidP="00F6126C">
            <w:pPr>
              <w:pBdr>
                <w:top w:val="nil"/>
                <w:left w:val="nil"/>
                <w:bottom w:val="nil"/>
                <w:right w:val="nil"/>
              </w:pBdr>
              <w:spacing w:before="100" w:after="100"/>
            </w:pPr>
            <w:r>
              <w:rPr>
                <w:rFonts w:eastAsia="Arial" w:cs="Arial"/>
                <w:color w:val="000000"/>
                <w:sz w:val="20"/>
              </w:rPr>
              <w:t>Refer QCM TW_Complaint Handling_DesignSpec_ Appendix – 4 Section ‘Admin Query Details – Regulatory’</w:t>
            </w:r>
          </w:p>
          <w:p w14:paraId="2D6C13A3" w14:textId="77777777" w:rsidR="00F6126C" w:rsidRDefault="00F6126C" w:rsidP="00F6126C">
            <w:pPr>
              <w:pBdr>
                <w:top w:val="nil"/>
                <w:left w:val="nil"/>
                <w:bottom w:val="nil"/>
                <w:right w:val="nil"/>
              </w:pBdr>
              <w:spacing w:before="100" w:after="100"/>
            </w:pPr>
            <w:r>
              <w:rPr>
                <w:rFonts w:eastAsia="Arial" w:cs="Arial"/>
                <w:color w:val="000000"/>
                <w:sz w:val="20"/>
              </w:rPr>
              <w:t>Refer to the QCM TW_CH_DS_Interface_Spec Section ‘eMDRAck2Update’</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3A4"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3A5" w14:textId="77777777" w:rsidR="00F6126C" w:rsidRDefault="00F6126C" w:rsidP="00F6126C">
            <w:pPr>
              <w:pBdr>
                <w:top w:val="nil"/>
                <w:left w:val="nil"/>
                <w:bottom w:val="nil"/>
                <w:right w:val="nil"/>
              </w:pBdr>
            </w:pPr>
            <w:r>
              <w:rPr>
                <w:rFonts w:eastAsia="Arial" w:cs="Arial"/>
                <w:color w:val="000000"/>
                <w:sz w:val="20"/>
              </w:rPr>
              <w:t>FRS-CH-REG-MDR-012-001,FRS-CH-REG-MDR-013-001</w:t>
            </w:r>
          </w:p>
        </w:tc>
      </w:tr>
      <w:tr w:rsidR="00F6126C" w14:paraId="2D6C13AD"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3A7" w14:textId="77777777" w:rsidR="00F6126C" w:rsidRDefault="00F6126C" w:rsidP="00F6126C">
            <w:pPr>
              <w:pBdr>
                <w:top w:val="nil"/>
                <w:left w:val="nil"/>
                <w:bottom w:val="nil"/>
                <w:right w:val="nil"/>
              </w:pBdr>
            </w:pPr>
            <w:r>
              <w:rPr>
                <w:rFonts w:eastAsia="Arial" w:cs="Arial"/>
                <w:color w:val="000000"/>
                <w:sz w:val="20"/>
              </w:rPr>
              <w:t>DS-CH-CS-AQ-012</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3A8" w14:textId="77777777" w:rsidR="00F6126C" w:rsidRDefault="00F6126C" w:rsidP="00F6126C">
            <w:pPr>
              <w:pBdr>
                <w:top w:val="nil"/>
                <w:left w:val="nil"/>
                <w:bottom w:val="nil"/>
                <w:right w:val="nil"/>
              </w:pBdr>
              <w:spacing w:before="100" w:after="100"/>
            </w:pPr>
            <w:r>
              <w:rPr>
                <w:rFonts w:eastAsia="Arial" w:cs="Arial"/>
                <w:color w:val="000000"/>
                <w:sz w:val="20"/>
              </w:rPr>
              <w:t xml:space="preserve">The system shall be configured to post activity ‘ACK3 successful’ when eMDR is in ‘Pending Successful ACK3’. Coordinator moves the record from "Pending Successful  ACK3" to "Closed-Done using admin query </w:t>
            </w:r>
          </w:p>
          <w:p w14:paraId="2D6C13A9" w14:textId="77777777" w:rsidR="00F6126C" w:rsidRDefault="00F6126C" w:rsidP="00F6126C">
            <w:pPr>
              <w:pBdr>
                <w:top w:val="nil"/>
                <w:left w:val="nil"/>
                <w:bottom w:val="nil"/>
                <w:right w:val="nil"/>
              </w:pBdr>
              <w:spacing w:before="100" w:after="100"/>
            </w:pPr>
            <w:r>
              <w:rPr>
                <w:rFonts w:eastAsia="Arial" w:cs="Arial"/>
                <w:color w:val="000000"/>
                <w:sz w:val="20"/>
              </w:rPr>
              <w:t>'AQ#53: Perform Successful ACK3'.</w:t>
            </w:r>
          </w:p>
          <w:p w14:paraId="2D6C13AA" w14:textId="77777777" w:rsidR="00F6126C" w:rsidRDefault="00F6126C" w:rsidP="00F6126C">
            <w:pPr>
              <w:pBdr>
                <w:top w:val="nil"/>
                <w:left w:val="nil"/>
                <w:bottom w:val="nil"/>
                <w:right w:val="nil"/>
              </w:pBdr>
              <w:spacing w:before="100" w:after="100"/>
            </w:pPr>
            <w:r>
              <w:rPr>
                <w:rFonts w:eastAsia="Arial" w:cs="Arial"/>
                <w:color w:val="000000"/>
                <w:sz w:val="20"/>
              </w:rPr>
              <w:lastRenderedPageBreak/>
              <w:t>Refer QCM TW_Complaint Handling_DesignSpec_ Appendix – 4 Section ‘Admin Query Details – Regulatory’</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3AB" w14:textId="77777777" w:rsidR="00F6126C" w:rsidRDefault="00F6126C" w:rsidP="00F6126C">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3AC" w14:textId="77777777" w:rsidR="00F6126C" w:rsidRDefault="00F6126C" w:rsidP="00F6126C">
            <w:pPr>
              <w:pBdr>
                <w:top w:val="nil"/>
                <w:left w:val="nil"/>
                <w:bottom w:val="nil"/>
                <w:right w:val="nil"/>
              </w:pBdr>
            </w:pPr>
            <w:r>
              <w:rPr>
                <w:rFonts w:eastAsia="Arial" w:cs="Arial"/>
                <w:color w:val="000000"/>
                <w:sz w:val="20"/>
              </w:rPr>
              <w:t>FRS-CH-REG-MDR-014-001,FRS-CH-REG-MDR-013-004</w:t>
            </w:r>
          </w:p>
        </w:tc>
      </w:tr>
      <w:tr w:rsidR="00F6126C" w14:paraId="2D6C13B4"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3AE" w14:textId="77777777" w:rsidR="00F6126C" w:rsidRDefault="00F6126C" w:rsidP="00F6126C">
            <w:pPr>
              <w:pBdr>
                <w:top w:val="nil"/>
                <w:left w:val="nil"/>
                <w:bottom w:val="nil"/>
                <w:right w:val="nil"/>
              </w:pBdr>
            </w:pPr>
            <w:r>
              <w:rPr>
                <w:rFonts w:eastAsia="Arial" w:cs="Arial"/>
                <w:color w:val="000000"/>
                <w:sz w:val="20"/>
              </w:rPr>
              <w:t>DS-CH-CS-AQ-013</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3AF" w14:textId="77777777" w:rsidR="00F6126C" w:rsidRDefault="00F6126C" w:rsidP="00F6126C">
            <w:pPr>
              <w:pBdr>
                <w:top w:val="nil"/>
                <w:left w:val="nil"/>
                <w:bottom w:val="nil"/>
                <w:right w:val="nil"/>
              </w:pBdr>
            </w:pPr>
            <w:r>
              <w:rPr>
                <w:rFonts w:eastAsia="Arial" w:cs="Arial"/>
                <w:color w:val="000000"/>
                <w:sz w:val="20"/>
              </w:rPr>
              <w:t>The system shall be configured with admin query ‘AQ#56: State = Pending XML Creation' and eReporting utility for MIR which triggers MIR regulatory report creation xml by the eReporting utility.</w:t>
            </w:r>
          </w:p>
          <w:p w14:paraId="2D6C13B0" w14:textId="77777777" w:rsidR="00F6126C" w:rsidRDefault="00F6126C" w:rsidP="00F6126C">
            <w:pPr>
              <w:pBdr>
                <w:top w:val="nil"/>
                <w:left w:val="nil"/>
                <w:bottom w:val="nil"/>
                <w:right w:val="nil"/>
              </w:pBdr>
              <w:spacing w:before="100" w:after="100"/>
            </w:pPr>
            <w:r>
              <w:rPr>
                <w:rFonts w:eastAsia="Arial" w:cs="Arial"/>
                <w:color w:val="000000"/>
                <w:sz w:val="20"/>
              </w:rPr>
              <w:t>Refer QCM TW_CH_DS_Interface_Spec Section ‘MIR Interface ’ 7.7.3</w:t>
            </w:r>
            <w:r>
              <w:rPr>
                <w:rFonts w:eastAsia="Arial" w:cs="Arial"/>
                <w:color w:val="000000"/>
                <w:sz w:val="20"/>
              </w:rPr>
              <w:tab/>
              <w:t>MIR Field Mapping, Functionality</w:t>
            </w:r>
          </w:p>
          <w:p w14:paraId="2D6C13B1" w14:textId="77777777" w:rsidR="00F6126C" w:rsidRDefault="00F6126C" w:rsidP="00F6126C">
            <w:pPr>
              <w:pBdr>
                <w:top w:val="nil"/>
                <w:left w:val="nil"/>
                <w:bottom w:val="nil"/>
                <w:right w:val="nil"/>
              </w:pBdr>
            </w:pPr>
            <w:r>
              <w:rPr>
                <w:rFonts w:eastAsia="Arial" w:cs="Arial"/>
                <w:color w:val="000000"/>
                <w:sz w:val="20"/>
              </w:rPr>
              <w:t>QCM TW_Complaint Handling_DesignSpec_ Appendix – 4  Section “Team Access Admin Queries - 'AQ#56: State = Pending XML Creation'</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3B2" w14:textId="77777777" w:rsidR="00F6126C" w:rsidRDefault="00F6126C" w:rsidP="00F6126C">
            <w:pPr>
              <w:pBdr>
                <w:top w:val="nil"/>
                <w:left w:val="nil"/>
                <w:bottom w:val="nil"/>
                <w:right w:val="nil"/>
              </w:pBdr>
              <w:jc w:val="center"/>
            </w:pPr>
            <w:r>
              <w:rPr>
                <w:rFonts w:eastAsia="Arial" w:cs="Arial"/>
                <w:color w:val="000000"/>
                <w:sz w:val="20"/>
              </w:rPr>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3B3" w14:textId="77777777" w:rsidR="00F6126C" w:rsidRDefault="00F6126C" w:rsidP="00F6126C">
            <w:pPr>
              <w:pBdr>
                <w:top w:val="nil"/>
                <w:left w:val="nil"/>
                <w:bottom w:val="nil"/>
                <w:right w:val="nil"/>
              </w:pBdr>
            </w:pPr>
            <w:r>
              <w:rPr>
                <w:rFonts w:eastAsia="Arial" w:cs="Arial"/>
                <w:color w:val="000000"/>
                <w:sz w:val="20"/>
              </w:rPr>
              <w:t>URS-CH-REG-MIR-002,URS-CH-REG-MIR-010,FRS-CH-REG-MIR-017-001,FRS-CH-REG-MIR-017-002,FRS-CH-REG-MIR-002-003</w:t>
            </w:r>
          </w:p>
        </w:tc>
      </w:tr>
      <w:tr w:rsidR="00F6126C" w14:paraId="2D6C13BB"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3B5" w14:textId="77777777" w:rsidR="00F6126C" w:rsidRDefault="00F6126C" w:rsidP="00F6126C">
            <w:pPr>
              <w:pBdr>
                <w:top w:val="nil"/>
                <w:left w:val="nil"/>
                <w:bottom w:val="nil"/>
                <w:right w:val="nil"/>
              </w:pBdr>
            </w:pPr>
            <w:r>
              <w:rPr>
                <w:rFonts w:eastAsia="Arial" w:cs="Arial"/>
                <w:color w:val="000000"/>
                <w:sz w:val="20"/>
              </w:rPr>
              <w:t>DS-CH-CS-AQ-015</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3B6" w14:textId="77777777" w:rsidR="00F6126C" w:rsidRDefault="00F6126C" w:rsidP="00F6126C">
            <w:pPr>
              <w:pBdr>
                <w:top w:val="nil"/>
                <w:left w:val="nil"/>
                <w:bottom w:val="nil"/>
                <w:right w:val="nil"/>
              </w:pBdr>
            </w:pPr>
            <w:r>
              <w:rPr>
                <w:rFonts w:eastAsia="Arial" w:cs="Arial"/>
                <w:color w:val="000000"/>
                <w:sz w:val="20"/>
              </w:rPr>
              <w:t xml:space="preserve">The system shall be configured with admin activity ‘AA#52: Perform Successful XML Creation’ </w:t>
            </w:r>
          </w:p>
          <w:p w14:paraId="2D6C13B7" w14:textId="77777777" w:rsidR="00F6126C" w:rsidRDefault="00F6126C" w:rsidP="00F6126C">
            <w:pPr>
              <w:pBdr>
                <w:top w:val="nil"/>
                <w:left w:val="nil"/>
                <w:bottom w:val="nil"/>
                <w:right w:val="nil"/>
              </w:pBdr>
            </w:pPr>
            <w:r>
              <w:rPr>
                <w:rFonts w:eastAsia="Arial" w:cs="Arial"/>
                <w:color w:val="000000"/>
                <w:sz w:val="20"/>
              </w:rPr>
              <w:t> </w:t>
            </w:r>
          </w:p>
          <w:p w14:paraId="2D6C13B8" w14:textId="77777777" w:rsidR="00F6126C" w:rsidRDefault="00F6126C" w:rsidP="00F6126C">
            <w:pPr>
              <w:pBdr>
                <w:top w:val="nil"/>
                <w:left w:val="nil"/>
                <w:bottom w:val="nil"/>
                <w:right w:val="nil"/>
              </w:pBdr>
            </w:pPr>
            <w:r>
              <w:rPr>
                <w:rFonts w:eastAsia="Arial" w:cs="Arial"/>
                <w:color w:val="000000"/>
                <w:sz w:val="20"/>
              </w:rPr>
              <w:t>QCM TW_Complaint Handling_DesignSpec_ Appendix – 4  Section “Team Access Queries - AQ#55A: State = Pend Internal Val, ACK3”</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3B9"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3BA" w14:textId="77777777" w:rsidR="00F6126C" w:rsidRDefault="00F6126C" w:rsidP="00F6126C">
            <w:pPr>
              <w:pBdr>
                <w:top w:val="nil"/>
                <w:left w:val="nil"/>
                <w:bottom w:val="nil"/>
                <w:right w:val="nil"/>
              </w:pBdr>
            </w:pPr>
            <w:r>
              <w:rPr>
                <w:rFonts w:eastAsia="Arial" w:cs="Arial"/>
                <w:color w:val="000000"/>
                <w:sz w:val="20"/>
              </w:rPr>
              <w:t>FRS-CH-REG-MDR-009-002</w:t>
            </w:r>
          </w:p>
        </w:tc>
      </w:tr>
      <w:tr w:rsidR="00F6126C" w14:paraId="2D6C13C1"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3BC" w14:textId="77777777" w:rsidR="00F6126C" w:rsidRDefault="00F6126C" w:rsidP="00F6126C">
            <w:pPr>
              <w:pBdr>
                <w:top w:val="nil"/>
                <w:left w:val="nil"/>
                <w:bottom w:val="nil"/>
                <w:right w:val="nil"/>
              </w:pBdr>
            </w:pPr>
            <w:r>
              <w:rPr>
                <w:rFonts w:eastAsia="Arial" w:cs="Arial"/>
                <w:color w:val="000000"/>
                <w:sz w:val="20"/>
              </w:rPr>
              <w:t>DS-CH-CS-AQ-016</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3BD" w14:textId="77777777" w:rsidR="00F6126C" w:rsidRDefault="00F6126C" w:rsidP="00F6126C">
            <w:pPr>
              <w:pBdr>
                <w:top w:val="nil"/>
                <w:left w:val="nil"/>
                <w:bottom w:val="nil"/>
                <w:right w:val="nil"/>
              </w:pBdr>
              <w:spacing w:before="100" w:after="100"/>
            </w:pPr>
            <w:r>
              <w:rPr>
                <w:rFonts w:eastAsia="Arial" w:cs="Arial"/>
                <w:color w:val="000000"/>
                <w:sz w:val="20"/>
              </w:rPr>
              <w:t>The system shall be configured to post activity ‘ACK3 successful’ and populate ACK3 success date.</w:t>
            </w:r>
          </w:p>
          <w:p w14:paraId="2D6C13BE" w14:textId="77777777" w:rsidR="00F6126C" w:rsidRDefault="00F6126C" w:rsidP="00F6126C">
            <w:pPr>
              <w:pBdr>
                <w:top w:val="nil"/>
                <w:left w:val="nil"/>
                <w:bottom w:val="nil"/>
                <w:right w:val="nil"/>
              </w:pBdr>
              <w:spacing w:before="100" w:after="100"/>
            </w:pPr>
            <w:r>
              <w:rPr>
                <w:rFonts w:eastAsia="Arial" w:cs="Arial"/>
                <w:color w:val="000000"/>
                <w:sz w:val="20"/>
              </w:rPr>
              <w:t>Refer to the QCM TW_CH_DS_Interface_Spec Section ‘eMDRAck3Update’</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3BF"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3C0" w14:textId="77777777" w:rsidR="00F6126C" w:rsidRDefault="00F6126C" w:rsidP="00F6126C">
            <w:pPr>
              <w:pBdr>
                <w:top w:val="nil"/>
                <w:left w:val="nil"/>
                <w:bottom w:val="nil"/>
                <w:right w:val="nil"/>
              </w:pBdr>
            </w:pPr>
            <w:r>
              <w:rPr>
                <w:rFonts w:eastAsia="Arial" w:cs="Arial"/>
                <w:color w:val="000000"/>
                <w:sz w:val="20"/>
              </w:rPr>
              <w:t>FRS-CH-REG-MDR-013-003</w:t>
            </w:r>
          </w:p>
        </w:tc>
      </w:tr>
      <w:tr w:rsidR="00F6126C" w14:paraId="2D6C13C7"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3C2" w14:textId="77777777" w:rsidR="00F6126C" w:rsidRDefault="00F6126C" w:rsidP="00F6126C">
            <w:pPr>
              <w:pBdr>
                <w:top w:val="nil"/>
                <w:left w:val="nil"/>
                <w:bottom w:val="nil"/>
                <w:right w:val="nil"/>
              </w:pBdr>
            </w:pPr>
            <w:r>
              <w:rPr>
                <w:rFonts w:eastAsia="Arial" w:cs="Arial"/>
                <w:color w:val="000000"/>
                <w:sz w:val="20"/>
              </w:rPr>
              <w:t>DS-CH-CS-AQ-017</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3C3" w14:textId="77777777" w:rsidR="00F6126C" w:rsidRDefault="00F6126C" w:rsidP="00F6126C">
            <w:pPr>
              <w:pBdr>
                <w:top w:val="nil"/>
                <w:left w:val="nil"/>
                <w:bottom w:val="nil"/>
                <w:right w:val="nil"/>
              </w:pBdr>
              <w:spacing w:before="100" w:after="100"/>
            </w:pPr>
            <w:r>
              <w:rPr>
                <w:rFonts w:eastAsia="Arial" w:cs="Arial"/>
                <w:color w:val="000000"/>
                <w:sz w:val="20"/>
              </w:rPr>
              <w:t>The system shall be configured to post activity ‘ACK3 failure’ when an unsuccessful acknowledgement from US Competence Authority for eMDR Regulatory Report is received.</w:t>
            </w:r>
          </w:p>
          <w:p w14:paraId="2D6C13C4" w14:textId="77777777" w:rsidR="00F6126C" w:rsidRDefault="00F6126C" w:rsidP="00F6126C">
            <w:pPr>
              <w:pBdr>
                <w:top w:val="nil"/>
                <w:left w:val="nil"/>
                <w:bottom w:val="nil"/>
                <w:right w:val="nil"/>
              </w:pBdr>
              <w:spacing w:before="100" w:after="100"/>
            </w:pPr>
            <w:r>
              <w:rPr>
                <w:rFonts w:eastAsia="Arial" w:cs="Arial"/>
                <w:color w:val="000000"/>
                <w:sz w:val="20"/>
              </w:rPr>
              <w:t>Refer to the QCM TW_CH_DS_Interface_Spec Section ‘eMDRAck3Update’</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3C5"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3C6" w14:textId="77777777" w:rsidR="00F6126C" w:rsidRDefault="00F6126C" w:rsidP="00F6126C">
            <w:pPr>
              <w:pBdr>
                <w:top w:val="nil"/>
                <w:left w:val="nil"/>
                <w:bottom w:val="nil"/>
                <w:right w:val="nil"/>
              </w:pBdr>
            </w:pPr>
            <w:r>
              <w:rPr>
                <w:rFonts w:eastAsia="Arial" w:cs="Arial"/>
                <w:color w:val="000000"/>
                <w:sz w:val="20"/>
              </w:rPr>
              <w:t>FRS-CH-REG-MDR-018-002</w:t>
            </w:r>
          </w:p>
        </w:tc>
      </w:tr>
      <w:tr w:rsidR="00F6126C" w14:paraId="2D6C13D7"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3C8" w14:textId="77777777" w:rsidR="00F6126C" w:rsidRDefault="00F6126C" w:rsidP="00F6126C">
            <w:pPr>
              <w:pBdr>
                <w:top w:val="nil"/>
                <w:left w:val="nil"/>
                <w:bottom w:val="nil"/>
                <w:right w:val="nil"/>
              </w:pBdr>
            </w:pPr>
            <w:r>
              <w:rPr>
                <w:rFonts w:eastAsia="Arial" w:cs="Arial"/>
                <w:color w:val="000000"/>
                <w:sz w:val="20"/>
              </w:rPr>
              <w:t>DS-CH-CS-AQ-018</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3C9" w14:textId="77777777" w:rsidR="00F6126C" w:rsidRDefault="00F6126C" w:rsidP="00F6126C">
            <w:pPr>
              <w:pBdr>
                <w:top w:val="nil"/>
                <w:left w:val="nil"/>
                <w:bottom w:val="nil"/>
                <w:right w:val="nil"/>
              </w:pBdr>
              <w:spacing w:before="100" w:after="100"/>
            </w:pPr>
            <w:r>
              <w:rPr>
                <w:rFonts w:eastAsia="Arial" w:cs="Arial"/>
                <w:color w:val="000000"/>
                <w:sz w:val="20"/>
              </w:rPr>
              <w:t>The system shall be configured with below admin queries</w:t>
            </w:r>
          </w:p>
          <w:p w14:paraId="2D6C13CA"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AQ#37: Create Sibling Reg. Reporting General</w:t>
            </w:r>
          </w:p>
          <w:p w14:paraId="2D6C13CB"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AQ#37: Create Sibling Reg. Reporting Australia</w:t>
            </w:r>
          </w:p>
          <w:p w14:paraId="2D6C13CC"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AQ#37: Create Sibling Reg. Reporting Canada</w:t>
            </w:r>
          </w:p>
          <w:p w14:paraId="2D6C13CD"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AQ#37: Create Sibling Reg. Reporting China</w:t>
            </w:r>
          </w:p>
          <w:p w14:paraId="2D6C13CE"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AQ#37: Create Sibling Reg. Reporting Israel</w:t>
            </w:r>
          </w:p>
          <w:p w14:paraId="2D6C13CF"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AQ#37: Create Sibling Reg. Reporting Japan</w:t>
            </w:r>
          </w:p>
          <w:p w14:paraId="2D6C13D0"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AQ#37: Create Sibling Reg. Reporting Korea</w:t>
            </w:r>
          </w:p>
          <w:p w14:paraId="2D6C13D1"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AQ#37: Create Sibling Reg. Reporting Taiwan</w:t>
            </w:r>
          </w:p>
          <w:p w14:paraId="2D6C13D2"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AQ#37: Create Sibling Reg. Reporting Singapore</w:t>
            </w:r>
          </w:p>
          <w:p w14:paraId="2D6C13D3"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AQ#37: Create Sibling Reg. Reporting MIR</w:t>
            </w:r>
          </w:p>
          <w:p w14:paraId="2D6C13D4" w14:textId="77777777" w:rsidR="00F6126C" w:rsidRDefault="00F6126C" w:rsidP="00F6126C">
            <w:pPr>
              <w:pBdr>
                <w:top w:val="nil"/>
                <w:left w:val="nil"/>
                <w:bottom w:val="nil"/>
                <w:right w:val="nil"/>
              </w:pBdr>
              <w:spacing w:before="100" w:after="100"/>
            </w:pPr>
            <w:r>
              <w:rPr>
                <w:rFonts w:eastAsia="Arial" w:cs="Arial"/>
                <w:color w:val="000000"/>
                <w:sz w:val="20"/>
              </w:rPr>
              <w:lastRenderedPageBreak/>
              <w:t>Refer QCM TW_Complaint Handling_DesignSpec_ Appendix – 4 Section ‘Admin Query Details – Regulatory’</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3D5" w14:textId="77777777" w:rsidR="00F6126C" w:rsidRDefault="00F6126C" w:rsidP="00F6126C">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3D6" w14:textId="77777777" w:rsidR="00F6126C" w:rsidRDefault="00F6126C" w:rsidP="00F6126C">
            <w:pPr>
              <w:pBdr>
                <w:top w:val="nil"/>
                <w:left w:val="nil"/>
                <w:bottom w:val="nil"/>
                <w:right w:val="nil"/>
              </w:pBdr>
            </w:pPr>
            <w:r>
              <w:rPr>
                <w:rFonts w:eastAsia="Arial" w:cs="Arial"/>
                <w:color w:val="000000"/>
                <w:sz w:val="20"/>
              </w:rPr>
              <w:t>FRS-CH-REG-OTH-035-002,FRS-CH-REG-OTH-036-002,FRS-CH-REG-OTH-037-002,FRS-CH-REG-OTH-038-002,FRS-CH-REG-OTH-040-002,FRS-CH-REG-OTH-041-002,FRS-CH-REG-OTH-042-002,FRS-CH-REG-OTH-043-002,FRS-CH-REG-MIR-011-002,FRS-CH-REG-OTH-036-004</w:t>
            </w:r>
          </w:p>
        </w:tc>
      </w:tr>
      <w:tr w:rsidR="00F6126C" w14:paraId="2D6C13DE"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3D8" w14:textId="77777777" w:rsidR="00F6126C" w:rsidRDefault="00F6126C" w:rsidP="00F6126C">
            <w:pPr>
              <w:pBdr>
                <w:top w:val="nil"/>
                <w:left w:val="nil"/>
                <w:bottom w:val="nil"/>
                <w:right w:val="nil"/>
              </w:pBdr>
            </w:pPr>
            <w:r>
              <w:rPr>
                <w:rFonts w:eastAsia="Arial" w:cs="Arial"/>
                <w:color w:val="000000"/>
                <w:sz w:val="20"/>
              </w:rPr>
              <w:t>DS-CH-CS-AQ-019</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3D9" w14:textId="77777777" w:rsidR="00F6126C" w:rsidRDefault="00F6126C" w:rsidP="00F6126C">
            <w:pPr>
              <w:pBdr>
                <w:top w:val="nil"/>
                <w:left w:val="nil"/>
                <w:bottom w:val="nil"/>
                <w:right w:val="nil"/>
              </w:pBdr>
              <w:spacing w:before="100" w:after="100"/>
            </w:pPr>
            <w:r>
              <w:rPr>
                <w:rFonts w:eastAsia="Arial" w:cs="Arial"/>
                <w:color w:val="000000"/>
                <w:sz w:val="20"/>
              </w:rPr>
              <w:t>The system shall be configured with below admin query which populates Initial Decision Date and Current Decision Date on complaint record.</w:t>
            </w:r>
          </w:p>
          <w:p w14:paraId="2D6C13DA"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AQ#01: Complaint Set Init. and Curr Dec. Dt.</w:t>
            </w:r>
          </w:p>
          <w:p w14:paraId="2D6C13DB" w14:textId="77777777" w:rsidR="00F6126C" w:rsidRDefault="00F6126C" w:rsidP="00F6126C">
            <w:pPr>
              <w:pBdr>
                <w:top w:val="nil"/>
                <w:left w:val="nil"/>
                <w:bottom w:val="nil"/>
                <w:right w:val="nil"/>
              </w:pBdr>
              <w:spacing w:before="100" w:after="100"/>
            </w:pPr>
            <w:r>
              <w:rPr>
                <w:rFonts w:eastAsia="Arial" w:cs="Arial"/>
                <w:color w:val="000000"/>
                <w:sz w:val="20"/>
              </w:rPr>
              <w:t>Refer QCM TW_Complaint Handling_DesignSpec_ Appendix – 4 Section ‘Admin Query Details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3DC"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3DD" w14:textId="77777777" w:rsidR="00F6126C" w:rsidRDefault="00F6126C" w:rsidP="00F6126C">
            <w:pPr>
              <w:pBdr>
                <w:top w:val="nil"/>
                <w:left w:val="nil"/>
                <w:bottom w:val="nil"/>
                <w:right w:val="nil"/>
              </w:pBdr>
            </w:pPr>
            <w:r>
              <w:rPr>
                <w:rFonts w:eastAsia="Arial" w:cs="Arial"/>
                <w:color w:val="000000"/>
                <w:sz w:val="20"/>
              </w:rPr>
              <w:t>FRS-CH-CA-GDT-015-003,FRS-CH-CA-GDT-015-002,FRS-CH-CA-GDT-015-004</w:t>
            </w:r>
          </w:p>
        </w:tc>
      </w:tr>
      <w:tr w:rsidR="00F6126C" w14:paraId="2D6C13E5"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3DF" w14:textId="77777777" w:rsidR="00F6126C" w:rsidRDefault="00F6126C" w:rsidP="00F6126C">
            <w:pPr>
              <w:pBdr>
                <w:top w:val="nil"/>
                <w:left w:val="nil"/>
                <w:bottom w:val="nil"/>
                <w:right w:val="nil"/>
              </w:pBdr>
            </w:pPr>
            <w:r>
              <w:rPr>
                <w:rFonts w:eastAsia="Arial" w:cs="Arial"/>
                <w:color w:val="000000"/>
                <w:sz w:val="20"/>
              </w:rPr>
              <w:t>DS-CH-CS-AQ-020</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3E0" w14:textId="77777777" w:rsidR="00F6126C" w:rsidRDefault="00F6126C" w:rsidP="00F6126C">
            <w:pPr>
              <w:pBdr>
                <w:top w:val="nil"/>
                <w:left w:val="nil"/>
                <w:bottom w:val="nil"/>
                <w:right w:val="nil"/>
              </w:pBdr>
            </w:pPr>
            <w:r>
              <w:rPr>
                <w:rFonts w:eastAsia="Arial" w:cs="Arial"/>
                <w:color w:val="000000"/>
                <w:sz w:val="20"/>
              </w:rPr>
              <w:t xml:space="preserve">The system shall be configured with below admin query to allow reviewer to perform ‘Independent Review’ activity to move regulatory record from Pending Independent Review to Pending Closure state </w:t>
            </w:r>
          </w:p>
          <w:p w14:paraId="2D6C13E1"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AQ#43: Schedule Independent Review</w:t>
            </w:r>
          </w:p>
          <w:p w14:paraId="2D6C13E2" w14:textId="77777777" w:rsidR="00F6126C" w:rsidRDefault="00F6126C" w:rsidP="00F6126C">
            <w:pPr>
              <w:pBdr>
                <w:top w:val="nil"/>
                <w:left w:val="nil"/>
                <w:bottom w:val="nil"/>
                <w:right w:val="nil"/>
              </w:pBdr>
              <w:spacing w:before="100" w:after="100"/>
            </w:pPr>
            <w:r>
              <w:rPr>
                <w:rFonts w:eastAsia="Arial" w:cs="Arial"/>
                <w:color w:val="000000"/>
                <w:sz w:val="20"/>
              </w:rPr>
              <w:t>Refer QCM TW_Complaint Handling_DesignSpec_ Appendix – 4 Section ‘Admin Query Details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3E3"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3E4" w14:textId="78166FB1" w:rsidR="00F6126C" w:rsidRDefault="00F6126C" w:rsidP="00F6126C">
            <w:pPr>
              <w:pBdr>
                <w:top w:val="nil"/>
                <w:left w:val="nil"/>
                <w:bottom w:val="nil"/>
                <w:right w:val="nil"/>
              </w:pBdr>
            </w:pPr>
            <w:del w:id="862" w:author="Kanungo, Kalpak (Cognizant)" w:date="2026-04-14T18:24:00Z" w16du:dateUtc="2026-04-14T12:54:00Z">
              <w:r w:rsidDel="00B9077E">
                <w:rPr>
                  <w:rFonts w:eastAsia="Arial" w:cs="Arial"/>
                  <w:color w:val="000000"/>
                  <w:sz w:val="20"/>
                </w:rPr>
                <w:delText>FRS-CH-REG-GEN-008-034</w:delText>
              </w:r>
            </w:del>
            <w:ins w:id="863" w:author="Kanungo, Kalpak (Cognizant)" w:date="2026-04-14T18:24:00Z" w16du:dateUtc="2026-04-14T12:54:00Z">
              <w:r>
                <w:rPr>
                  <w:rFonts w:eastAsia="Arial" w:cs="Arial"/>
                  <w:color w:val="000000"/>
                  <w:sz w:val="20"/>
                </w:rPr>
                <w:t>URS-CH-REG-GEN-008</w:t>
              </w:r>
            </w:ins>
            <w:del w:id="864" w:author="Kanungo, Kalpak (Cognizant)" w:date="2026-04-14T18:26:00Z" w16du:dateUtc="2026-04-14T12:56:00Z">
              <w:r w:rsidDel="006834E6">
                <w:rPr>
                  <w:rFonts w:eastAsia="Arial" w:cs="Arial"/>
                  <w:color w:val="000000"/>
                  <w:sz w:val="20"/>
                </w:rPr>
                <w:delText>,</w:delText>
              </w:r>
              <w:r w:rsidDel="007D7ACD">
                <w:rPr>
                  <w:rFonts w:eastAsia="Arial" w:cs="Arial"/>
                  <w:color w:val="000000"/>
                  <w:sz w:val="20"/>
                </w:rPr>
                <w:delText>FRS-CH-REG-GEN-008-035</w:delText>
              </w:r>
            </w:del>
          </w:p>
        </w:tc>
      </w:tr>
      <w:tr w:rsidR="00F6126C" w14:paraId="2D6C13ED"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3E6" w14:textId="77777777" w:rsidR="00F6126C" w:rsidRDefault="00F6126C" w:rsidP="00F6126C">
            <w:pPr>
              <w:pBdr>
                <w:top w:val="nil"/>
                <w:left w:val="nil"/>
                <w:bottom w:val="nil"/>
                <w:right w:val="nil"/>
              </w:pBdr>
            </w:pPr>
            <w:r>
              <w:rPr>
                <w:rFonts w:eastAsia="Arial" w:cs="Arial"/>
                <w:color w:val="000000"/>
                <w:sz w:val="20"/>
              </w:rPr>
              <w:t>DS-CH-CS-AQ-021</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3E7" w14:textId="77777777" w:rsidR="00F6126C" w:rsidRDefault="00F6126C" w:rsidP="00F6126C">
            <w:pPr>
              <w:pBdr>
                <w:top w:val="nil"/>
                <w:left w:val="nil"/>
                <w:bottom w:val="nil"/>
                <w:right w:val="nil"/>
              </w:pBdr>
            </w:pPr>
            <w:r>
              <w:rPr>
                <w:rFonts w:eastAsia="Arial" w:cs="Arial"/>
                <w:color w:val="000000"/>
                <w:sz w:val="20"/>
              </w:rPr>
              <w:t>The system shall generate xml file when eMDR or eMDR Follow up is in ‘Pending Internal Validation’’ state.</w:t>
            </w:r>
          </w:p>
          <w:p w14:paraId="2D6C13E8" w14:textId="77777777" w:rsidR="00F6126C" w:rsidRDefault="00F6126C" w:rsidP="00F6126C">
            <w:pPr>
              <w:pBdr>
                <w:top w:val="nil"/>
                <w:left w:val="nil"/>
                <w:bottom w:val="nil"/>
                <w:right w:val="nil"/>
              </w:pBdr>
            </w:pPr>
            <w:r>
              <w:rPr>
                <w:rFonts w:eastAsia="Arial" w:cs="Arial"/>
                <w:color w:val="000000"/>
                <w:sz w:val="20"/>
              </w:rPr>
              <w:t>Refer QCM TW_CH_DS_Interface_Spec Section ‘Transmit eMDR’</w:t>
            </w:r>
          </w:p>
          <w:p w14:paraId="2D6C13E9" w14:textId="77777777" w:rsidR="00F6126C" w:rsidRDefault="00F6126C" w:rsidP="00F6126C">
            <w:pPr>
              <w:pBdr>
                <w:top w:val="nil"/>
                <w:left w:val="nil"/>
                <w:bottom w:val="nil"/>
                <w:right w:val="nil"/>
              </w:pBdr>
            </w:pPr>
            <w:r>
              <w:rPr>
                <w:rFonts w:eastAsia="Arial" w:cs="Arial"/>
                <w:color w:val="000000"/>
                <w:sz w:val="20"/>
              </w:rPr>
              <w:t>Refer 7.1.6</w:t>
            </w:r>
            <w:r>
              <w:rPr>
                <w:rFonts w:eastAsia="Arial" w:cs="Arial"/>
                <w:color w:val="000000"/>
                <w:sz w:val="20"/>
              </w:rPr>
              <w:tab/>
              <w:t>eMDR Field Mapping</w:t>
            </w:r>
          </w:p>
          <w:p w14:paraId="2D6C13EA" w14:textId="77777777" w:rsidR="00F6126C" w:rsidRDefault="00F6126C" w:rsidP="00F6126C">
            <w:pPr>
              <w:pBdr>
                <w:top w:val="nil"/>
                <w:left w:val="nil"/>
                <w:bottom w:val="nil"/>
                <w:right w:val="nil"/>
              </w:pBdr>
            </w:pPr>
            <w:r>
              <w:rPr>
                <w:rFonts w:eastAsia="Arial" w:cs="Arial"/>
                <w:color w:val="000000"/>
                <w:sz w:val="20"/>
              </w:rPr>
              <w:t>Refer eMDR_2.13.0.1_XML</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3EB" w14:textId="77777777" w:rsidR="00F6126C" w:rsidRDefault="00F6126C" w:rsidP="00F6126C">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3EC" w14:textId="77777777" w:rsidR="00F6126C" w:rsidRDefault="00F6126C" w:rsidP="00F6126C">
            <w:pPr>
              <w:pBdr>
                <w:top w:val="nil"/>
                <w:left w:val="nil"/>
                <w:bottom w:val="nil"/>
                <w:right w:val="nil"/>
              </w:pBdr>
            </w:pPr>
            <w:r>
              <w:rPr>
                <w:rFonts w:eastAsia="Arial" w:cs="Arial"/>
                <w:color w:val="000000"/>
                <w:sz w:val="20"/>
              </w:rPr>
              <w:t>FRS-CH-REG-MDR-003-001,FRS-CH-REG-MDR-004-001,</w:t>
            </w:r>
            <w:r>
              <w:rPr>
                <w:rFonts w:eastAsia="Arial" w:cs="Arial"/>
                <w:color w:val="000000"/>
                <w:sz w:val="20"/>
                <w:highlight w:val="white"/>
              </w:rPr>
              <w:t>FRS-CH-REG-MDR-007-001</w:t>
            </w:r>
          </w:p>
        </w:tc>
      </w:tr>
      <w:tr w:rsidR="00F6126C" w14:paraId="2D6C13F6"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3EE" w14:textId="77777777" w:rsidR="00F6126C" w:rsidRDefault="00F6126C" w:rsidP="00F6126C">
            <w:pPr>
              <w:pBdr>
                <w:top w:val="nil"/>
                <w:left w:val="nil"/>
                <w:bottom w:val="nil"/>
                <w:right w:val="nil"/>
              </w:pBdr>
            </w:pPr>
            <w:r>
              <w:rPr>
                <w:rFonts w:eastAsia="Arial" w:cs="Arial"/>
                <w:color w:val="000000"/>
                <w:sz w:val="20"/>
              </w:rPr>
              <w:t>DS-CH-CS-AQ-022</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3EF" w14:textId="77777777" w:rsidR="00F6126C" w:rsidRDefault="00F6126C" w:rsidP="00F6126C">
            <w:pPr>
              <w:pBdr>
                <w:top w:val="nil"/>
                <w:left w:val="nil"/>
                <w:bottom w:val="nil"/>
                <w:right w:val="nil"/>
              </w:pBdr>
            </w:pPr>
            <w:r>
              <w:rPr>
                <w:rFonts w:eastAsia="Arial" w:cs="Arial"/>
                <w:color w:val="000000"/>
                <w:sz w:val="20"/>
              </w:rPr>
              <w:t>The system shall be able to generate eMDR Follow up record automatically, when eMDR Follow up is in Closed-Done or Closed-Manually state when "Complete?" field as "NO.</w:t>
            </w:r>
          </w:p>
          <w:p w14:paraId="2D6C13F0" w14:textId="77777777" w:rsidR="00F6126C" w:rsidRDefault="00F6126C" w:rsidP="00F6126C">
            <w:pPr>
              <w:pBdr>
                <w:top w:val="nil"/>
                <w:left w:val="nil"/>
                <w:bottom w:val="nil"/>
                <w:right w:val="nil"/>
              </w:pBdr>
            </w:pPr>
            <w:r>
              <w:rPr>
                <w:rFonts w:eastAsia="Arial" w:cs="Arial"/>
                <w:color w:val="000000"/>
                <w:sz w:val="20"/>
              </w:rPr>
              <w:t> </w:t>
            </w:r>
          </w:p>
          <w:p w14:paraId="2D6C13F1" w14:textId="77777777" w:rsidR="00F6126C" w:rsidRDefault="00F6126C" w:rsidP="00F6126C">
            <w:pPr>
              <w:pBdr>
                <w:top w:val="nil"/>
                <w:left w:val="nil"/>
                <w:bottom w:val="nil"/>
                <w:right w:val="nil"/>
              </w:pBdr>
            </w:pPr>
            <w:r>
              <w:rPr>
                <w:rFonts w:eastAsia="Arial" w:cs="Arial"/>
                <w:color w:val="000000"/>
                <w:sz w:val="20"/>
              </w:rPr>
              <w:t xml:space="preserve">Refer QCM TW_Complaint Handling_DesignSpec_ Appendix – 4 section ‘Admin Query </w:t>
            </w:r>
          </w:p>
          <w:p w14:paraId="2D6C13F2" w14:textId="77777777" w:rsidR="00F6126C" w:rsidRDefault="00F6126C" w:rsidP="00F6126C">
            <w:pPr>
              <w:pBdr>
                <w:top w:val="nil"/>
                <w:left w:val="nil"/>
                <w:bottom w:val="nil"/>
                <w:right w:val="nil"/>
              </w:pBdr>
            </w:pPr>
            <w:r>
              <w:rPr>
                <w:rFonts w:eastAsia="Arial" w:cs="Arial"/>
                <w:color w:val="000000"/>
                <w:sz w:val="20"/>
              </w:rPr>
              <w:t>Details – Regulatory - AQ#37: Create eMDR Follow Up Sibling</w:t>
            </w:r>
          </w:p>
          <w:p w14:paraId="2D6C13F3"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5  Section ‘Config Form - eMDR’.</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3F4"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3F5" w14:textId="77777777" w:rsidR="00F6126C" w:rsidRDefault="00F6126C" w:rsidP="00F6126C">
            <w:pPr>
              <w:pBdr>
                <w:top w:val="nil"/>
                <w:left w:val="nil"/>
                <w:bottom w:val="nil"/>
                <w:right w:val="nil"/>
              </w:pBdr>
            </w:pPr>
            <w:r>
              <w:rPr>
                <w:rFonts w:eastAsia="Arial" w:cs="Arial"/>
                <w:color w:val="000000"/>
                <w:sz w:val="20"/>
              </w:rPr>
              <w:t>FRS-CH-REG-MDR-023-001</w:t>
            </w:r>
          </w:p>
        </w:tc>
      </w:tr>
      <w:tr w:rsidR="00F6126C" w14:paraId="2D6C1407"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3F7" w14:textId="77777777" w:rsidR="00F6126C" w:rsidRDefault="00F6126C" w:rsidP="00F6126C">
            <w:pPr>
              <w:pBdr>
                <w:top w:val="nil"/>
                <w:left w:val="nil"/>
                <w:bottom w:val="nil"/>
                <w:right w:val="nil"/>
              </w:pBdr>
            </w:pPr>
            <w:commentRangeStart w:id="865"/>
            <w:r>
              <w:rPr>
                <w:rFonts w:eastAsia="Arial" w:cs="Arial"/>
                <w:color w:val="000000"/>
                <w:sz w:val="20"/>
              </w:rPr>
              <w:t>DS-CH-CS-AQ-023</w:t>
            </w:r>
            <w:commentRangeEnd w:id="865"/>
            <w:r>
              <w:rPr>
                <w:rStyle w:val="CommentReference"/>
                <w:sz w:val="18"/>
                <w:szCs w:val="24"/>
              </w:rPr>
              <w:commentReference w:id="865"/>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3F8" w14:textId="77777777" w:rsidR="00F6126C" w:rsidRDefault="00F6126C" w:rsidP="00F6126C">
            <w:pPr>
              <w:pBdr>
                <w:top w:val="nil"/>
                <w:left w:val="nil"/>
                <w:bottom w:val="nil"/>
                <w:right w:val="nil"/>
              </w:pBdr>
            </w:pPr>
            <w:r>
              <w:rPr>
                <w:rFonts w:eastAsia="Arial" w:cs="Arial"/>
                <w:color w:val="000000"/>
                <w:sz w:val="20"/>
              </w:rPr>
              <w:t>The system shall be configured with below admin query ‘AQ#56 Date Due Market 3 days Before Date Due’ to populate ‘Date Due to Market’ in below regulatory records.</w:t>
            </w:r>
          </w:p>
          <w:p w14:paraId="2D6C13F9" w14:textId="77777777" w:rsidR="00F6126C" w:rsidRDefault="00F6126C" w:rsidP="00F6126C">
            <w:pPr>
              <w:pBdr>
                <w:top w:val="nil"/>
                <w:left w:val="nil"/>
                <w:bottom w:val="nil"/>
                <w:right w:val="nil"/>
              </w:pBdr>
            </w:pPr>
            <w:r>
              <w:rPr>
                <w:rFonts w:eastAsia="Arial" w:cs="Arial"/>
                <w:color w:val="000000"/>
                <w:sz w:val="20"/>
              </w:rPr>
              <w:t> </w:t>
            </w:r>
          </w:p>
          <w:p w14:paraId="2D6C13FA"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MIR</w:t>
            </w:r>
          </w:p>
          <w:p w14:paraId="2D6C13FB"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Generic</w:t>
            </w:r>
          </w:p>
          <w:p w14:paraId="2D6C13FC"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Australia</w:t>
            </w:r>
          </w:p>
          <w:p w14:paraId="2D6C13FD"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lastRenderedPageBreak/>
              <w:t>Canada</w:t>
            </w:r>
          </w:p>
          <w:p w14:paraId="2D6C13FE"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China</w:t>
            </w:r>
          </w:p>
          <w:p w14:paraId="2D6C13FF"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Japan</w:t>
            </w:r>
          </w:p>
          <w:p w14:paraId="2D6C1400"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Korea</w:t>
            </w:r>
          </w:p>
          <w:p w14:paraId="2D6C1401" w14:textId="77777777" w:rsidR="00F6126C" w:rsidRDefault="00F6126C" w:rsidP="00F6126C">
            <w:pPr>
              <w:numPr>
                <w:ilvl w:val="0"/>
                <w:numId w:val="25"/>
              </w:numPr>
              <w:pBdr>
                <w:top w:val="nil"/>
                <w:left w:val="nil"/>
                <w:bottom w:val="nil"/>
                <w:right w:val="nil"/>
              </w:pBdr>
              <w:tabs>
                <w:tab w:val="left" w:pos="720"/>
              </w:tabs>
            </w:pPr>
            <w:r>
              <w:rPr>
                <w:rFonts w:eastAsia="Arial" w:cs="Arial"/>
                <w:color w:val="000000"/>
                <w:sz w:val="20"/>
              </w:rPr>
              <w:t>Singapore</w:t>
            </w:r>
          </w:p>
          <w:p w14:paraId="2D6C1402" w14:textId="77777777" w:rsidR="00F6126C" w:rsidRPr="00505CB7" w:rsidRDefault="00F6126C" w:rsidP="00F6126C">
            <w:pPr>
              <w:numPr>
                <w:ilvl w:val="0"/>
                <w:numId w:val="25"/>
              </w:numPr>
              <w:pBdr>
                <w:top w:val="nil"/>
                <w:left w:val="nil"/>
                <w:bottom w:val="nil"/>
                <w:right w:val="nil"/>
              </w:pBdr>
              <w:tabs>
                <w:tab w:val="left" w:pos="720"/>
              </w:tabs>
              <w:rPr>
                <w:ins w:id="866" w:author="Kanungo, Kalpak (Partner)" w:date="2026-05-05T11:41:00Z" w16du:dateUtc="2026-05-05T06:11:00Z"/>
                <w:rPrChange w:id="867" w:author="Kanungo, Kalpak (Partner)" w:date="2026-05-05T11:41:00Z" w16du:dateUtc="2026-05-05T06:11:00Z">
                  <w:rPr>
                    <w:ins w:id="868" w:author="Kanungo, Kalpak (Partner)" w:date="2026-05-05T11:41:00Z" w16du:dateUtc="2026-05-05T06:11:00Z"/>
                    <w:rFonts w:eastAsia="Arial" w:cs="Arial"/>
                    <w:color w:val="000000"/>
                    <w:sz w:val="20"/>
                  </w:rPr>
                </w:rPrChange>
              </w:rPr>
            </w:pPr>
            <w:r>
              <w:rPr>
                <w:rFonts w:eastAsia="Arial" w:cs="Arial"/>
                <w:color w:val="000000"/>
                <w:sz w:val="20"/>
              </w:rPr>
              <w:t>Taiwan</w:t>
            </w:r>
          </w:p>
          <w:p w14:paraId="3A0E4131" w14:textId="381247C6" w:rsidR="00F6126C" w:rsidRDefault="00F6126C" w:rsidP="00F6126C">
            <w:pPr>
              <w:numPr>
                <w:ilvl w:val="0"/>
                <w:numId w:val="25"/>
              </w:numPr>
              <w:pBdr>
                <w:top w:val="nil"/>
                <w:left w:val="nil"/>
                <w:bottom w:val="nil"/>
                <w:right w:val="nil"/>
              </w:pBdr>
              <w:tabs>
                <w:tab w:val="left" w:pos="720"/>
              </w:tabs>
            </w:pPr>
            <w:ins w:id="869" w:author="Kanungo, Kalpak (Partner)" w:date="2026-05-05T11:41:00Z" w16du:dateUtc="2026-05-05T06:11:00Z">
              <w:r>
                <w:rPr>
                  <w:rFonts w:eastAsia="Arial" w:cs="Arial"/>
                  <w:color w:val="000000"/>
                  <w:sz w:val="20"/>
                </w:rPr>
                <w:t>Great Britain</w:t>
              </w:r>
            </w:ins>
          </w:p>
          <w:p w14:paraId="2D6C1403" w14:textId="77777777" w:rsidR="00F6126C" w:rsidRDefault="00F6126C" w:rsidP="00F6126C">
            <w:pPr>
              <w:pBdr>
                <w:top w:val="nil"/>
                <w:left w:val="nil"/>
                <w:bottom w:val="nil"/>
                <w:right w:val="nil"/>
              </w:pBdr>
            </w:pPr>
            <w:r>
              <w:rPr>
                <w:rFonts w:eastAsia="Arial" w:cs="Arial"/>
                <w:color w:val="000000"/>
                <w:sz w:val="20"/>
              </w:rPr>
              <w:t> </w:t>
            </w:r>
          </w:p>
          <w:p w14:paraId="2D6C1404" w14:textId="77777777" w:rsidR="00F6126C" w:rsidRDefault="00F6126C" w:rsidP="00F6126C">
            <w:pPr>
              <w:pBdr>
                <w:top w:val="nil"/>
                <w:left w:val="nil"/>
                <w:bottom w:val="nil"/>
                <w:right w:val="nil"/>
              </w:pBdr>
              <w:spacing w:before="40" w:after="40"/>
            </w:pPr>
            <w:r>
              <w:rPr>
                <w:rFonts w:eastAsia="Arial" w:cs="Arial"/>
                <w:color w:val="000000"/>
                <w:sz w:val="20"/>
              </w:rPr>
              <w:t>Refer QCM TW_Complaint Handling_DesignSpec_ Appendix – 4 Section ‘Admin Query Details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405" w14:textId="77777777" w:rsidR="00F6126C" w:rsidRDefault="00F6126C" w:rsidP="00F6126C">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406" w14:textId="47D1D74B" w:rsidR="00F6126C" w:rsidRDefault="00F6126C" w:rsidP="00F6126C">
            <w:pPr>
              <w:pBdr>
                <w:top w:val="nil"/>
                <w:left w:val="nil"/>
                <w:bottom w:val="nil"/>
                <w:right w:val="nil"/>
              </w:pBdr>
            </w:pPr>
            <w:r>
              <w:rPr>
                <w:rFonts w:eastAsia="Arial" w:cs="Arial"/>
                <w:color w:val="000000"/>
                <w:sz w:val="20"/>
              </w:rPr>
              <w:t>FRS-CH-REG-MIR-013-001,FRS-CH-REG-OTH-045-003,</w:t>
            </w:r>
            <w:ins w:id="870" w:author="Kanungo, Kalpak (Cognizant)" w:date="2026-04-14T19:06:00Z" w16du:dateUtc="2026-04-14T13:36:00Z">
              <w:r>
                <w:t xml:space="preserve"> </w:t>
              </w:r>
              <w:r w:rsidRPr="00A047D9">
                <w:rPr>
                  <w:rFonts w:eastAsia="Arial" w:cs="Arial"/>
                  <w:color w:val="000000"/>
                  <w:sz w:val="20"/>
                </w:rPr>
                <w:t>URS-CH-REG-GEN-017</w:t>
              </w:r>
            </w:ins>
            <w:del w:id="871" w:author="Kanungo, Kalpak (Cognizant)" w:date="2026-04-14T19:06:00Z" w16du:dateUtc="2026-04-14T13:36:00Z">
              <w:r w:rsidDel="006275CA">
                <w:rPr>
                  <w:rFonts w:eastAsia="Arial" w:cs="Arial"/>
                  <w:color w:val="000000"/>
                  <w:sz w:val="20"/>
                </w:rPr>
                <w:delText>FRS-CH-REG-GEN-017-001</w:delText>
              </w:r>
            </w:del>
          </w:p>
        </w:tc>
      </w:tr>
      <w:tr w:rsidR="00F6126C" w14:paraId="2D6C1410"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408" w14:textId="77777777" w:rsidR="00F6126C" w:rsidRDefault="00F6126C" w:rsidP="00F6126C">
            <w:pPr>
              <w:pBdr>
                <w:top w:val="nil"/>
                <w:left w:val="nil"/>
                <w:bottom w:val="nil"/>
                <w:right w:val="nil"/>
              </w:pBdr>
            </w:pPr>
            <w:r>
              <w:rPr>
                <w:rFonts w:eastAsia="Arial" w:cs="Arial"/>
                <w:color w:val="000000"/>
                <w:sz w:val="20"/>
              </w:rPr>
              <w:t>DS-CH-CS-AQ-024</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409" w14:textId="77777777" w:rsidR="00F6126C" w:rsidRDefault="00F6126C" w:rsidP="00F6126C">
            <w:pPr>
              <w:pBdr>
                <w:top w:val="nil"/>
                <w:left w:val="nil"/>
                <w:bottom w:val="nil"/>
                <w:right w:val="nil"/>
              </w:pBdr>
            </w:pPr>
            <w:r>
              <w:rPr>
                <w:rFonts w:eastAsia="Arial" w:cs="Arial"/>
                <w:color w:val="000000"/>
                <w:sz w:val="20"/>
              </w:rPr>
              <w:t>The system shall be configured with admin query ‘AQ # 62 Slow Processing Notification’ which will pick records with configured criteria and will notify a Complaint owner as configured in the notification class.</w:t>
            </w:r>
          </w:p>
          <w:p w14:paraId="2D6C140A" w14:textId="77777777" w:rsidR="00F6126C" w:rsidRDefault="00F6126C" w:rsidP="00F6126C">
            <w:pPr>
              <w:pBdr>
                <w:top w:val="nil"/>
                <w:left w:val="nil"/>
                <w:bottom w:val="nil"/>
                <w:right w:val="nil"/>
              </w:pBdr>
            </w:pPr>
            <w:r>
              <w:rPr>
                <w:rFonts w:eastAsia="Arial" w:cs="Arial"/>
                <w:color w:val="000000"/>
                <w:sz w:val="20"/>
              </w:rPr>
              <w:t> </w:t>
            </w:r>
          </w:p>
          <w:p w14:paraId="2D6C140B"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4 Section ‘Admin Query Details</w:t>
            </w:r>
          </w:p>
          <w:p w14:paraId="2D6C140C"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4 Section ‘Notification Class’</w:t>
            </w:r>
          </w:p>
          <w:p w14:paraId="2D6C140D" w14:textId="77777777" w:rsidR="00F6126C" w:rsidRDefault="00F6126C" w:rsidP="00F6126C">
            <w:pPr>
              <w:pBdr>
                <w:top w:val="nil"/>
                <w:left w:val="nil"/>
                <w:bottom w:val="nil"/>
                <w:right w:val="nil"/>
              </w:pBdr>
            </w:pPr>
            <w:r>
              <w:rPr>
                <w:rFonts w:eastAsia="Arial" w:cs="Arial"/>
                <w:color w:val="000000"/>
                <w:sz w:val="20"/>
              </w:rPr>
              <w:t xml:space="preserve">Refer QCM TW_Complaint Handling_DesignSpec_ Appendix – 4 Section Team Access Admin Queries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40E"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40F" w14:textId="55F17BC3" w:rsidR="00F6126C" w:rsidRDefault="00333062" w:rsidP="00F6126C">
            <w:pPr>
              <w:pBdr>
                <w:top w:val="nil"/>
                <w:left w:val="nil"/>
                <w:bottom w:val="nil"/>
                <w:right w:val="nil"/>
              </w:pBdr>
            </w:pPr>
            <w:ins w:id="872" w:author="Kanungo, Kalpak (Cognizant)" w:date="2026-06-01T17:11:00Z" w16du:dateUtc="2026-06-01T11:41:00Z">
              <w:r w:rsidRPr="00333062">
                <w:rPr>
                  <w:rFonts w:eastAsia="Arial" w:cs="Arial"/>
                  <w:color w:val="000000"/>
                  <w:sz w:val="20"/>
                </w:rPr>
                <w:t>URS-CH-SF-EVAL-034</w:t>
              </w:r>
            </w:ins>
            <w:del w:id="873" w:author="Kanungo, Kalpak (Cognizant)" w:date="2026-06-01T17:11:00Z" w16du:dateUtc="2026-06-01T11:41:00Z">
              <w:r w:rsidR="00F6126C" w:rsidDel="00333062">
                <w:rPr>
                  <w:rFonts w:eastAsia="Arial" w:cs="Arial"/>
                  <w:color w:val="000000"/>
                  <w:sz w:val="20"/>
                </w:rPr>
                <w:delText>FRS-CH-SF-EVAL-034-002</w:delText>
              </w:r>
            </w:del>
          </w:p>
        </w:tc>
      </w:tr>
      <w:tr w:rsidR="00F6126C" w14:paraId="2D6C1418"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411" w14:textId="77777777" w:rsidR="00F6126C" w:rsidRDefault="00F6126C" w:rsidP="00F6126C">
            <w:pPr>
              <w:pBdr>
                <w:top w:val="nil"/>
                <w:left w:val="nil"/>
                <w:bottom w:val="nil"/>
                <w:right w:val="nil"/>
              </w:pBdr>
            </w:pPr>
            <w:r>
              <w:rPr>
                <w:rFonts w:eastAsia="Arial" w:cs="Arial"/>
                <w:color w:val="000000"/>
                <w:sz w:val="20"/>
              </w:rPr>
              <w:t>DS-CH-CS-AQ-025</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412" w14:textId="77777777" w:rsidR="00F6126C" w:rsidRDefault="00F6126C" w:rsidP="00F6126C">
            <w:pPr>
              <w:pBdr>
                <w:top w:val="nil"/>
                <w:left w:val="nil"/>
                <w:bottom w:val="nil"/>
                <w:right w:val="nil"/>
              </w:pBdr>
            </w:pPr>
            <w:r>
              <w:rPr>
                <w:rFonts w:eastAsia="Arial" w:cs="Arial"/>
                <w:color w:val="000000"/>
                <w:sz w:val="20"/>
              </w:rPr>
              <w:t xml:space="preserve">The system shall be configured with the below admin query which will pick the records in </w:t>
            </w:r>
          </w:p>
          <w:p w14:paraId="2D6C1413" w14:textId="77777777" w:rsidR="00F6126C" w:rsidRDefault="00F6126C" w:rsidP="00F6126C">
            <w:pPr>
              <w:pBdr>
                <w:top w:val="nil"/>
                <w:left w:val="nil"/>
                <w:bottom w:val="nil"/>
                <w:right w:val="nil"/>
              </w:pBdr>
            </w:pPr>
            <w:r>
              <w:rPr>
                <w:rFonts w:eastAsia="Arial" w:cs="Arial"/>
                <w:color w:val="000000"/>
                <w:sz w:val="20"/>
              </w:rPr>
              <w:t>‘Pending Closure – No Further Invest’ state and move to a ‘closed – No Further Investigation’ state.</w:t>
            </w:r>
          </w:p>
          <w:p w14:paraId="2D6C1414" w14:textId="77777777" w:rsidR="00F6126C" w:rsidRDefault="00F6126C" w:rsidP="00F6126C">
            <w:pPr>
              <w:pBdr>
                <w:top w:val="nil"/>
                <w:left w:val="nil"/>
                <w:bottom w:val="nil"/>
                <w:right w:val="nil"/>
              </w:pBdr>
            </w:pPr>
            <w:r>
              <w:rPr>
                <w:rFonts w:eastAsia="Arial" w:cs="Arial"/>
                <w:color w:val="000000"/>
                <w:sz w:val="20"/>
              </w:rPr>
              <w:t> </w:t>
            </w:r>
          </w:p>
          <w:p w14:paraId="2D6C1415" w14:textId="77777777" w:rsidR="00F6126C" w:rsidRDefault="00F6126C" w:rsidP="00F6126C">
            <w:pPr>
              <w:pBdr>
                <w:top w:val="nil"/>
                <w:left w:val="nil"/>
                <w:bottom w:val="nil"/>
                <w:right w:val="nil"/>
              </w:pBdr>
            </w:pPr>
            <w:r>
              <w:rPr>
                <w:rFonts w:eastAsia="Arial" w:cs="Arial"/>
                <w:color w:val="000000"/>
                <w:sz w:val="20"/>
              </w:rPr>
              <w:t>Refer QCM TW _Complaint Handling_DesignSpec_ Appendix – 4 Section AQ05c: Closure Requirement Complete</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416" w14:textId="77777777" w:rsidR="00F6126C" w:rsidRDefault="00F6126C" w:rsidP="00F6126C">
            <w:pPr>
              <w:pBdr>
                <w:top w:val="nil"/>
                <w:left w:val="nil"/>
                <w:bottom w:val="nil"/>
                <w:right w:val="nil"/>
              </w:pBdr>
              <w:jc w:val="center"/>
            </w:pPr>
            <w:r>
              <w:rPr>
                <w:rFonts w:eastAsia="Arial" w:cs="Arial"/>
                <w:color w:val="000000"/>
                <w:sz w:val="20"/>
              </w:rPr>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417" w14:textId="77777777" w:rsidR="00F6126C" w:rsidRDefault="00F6126C" w:rsidP="00F6126C">
            <w:pPr>
              <w:pBdr>
                <w:top w:val="nil"/>
                <w:left w:val="nil"/>
                <w:bottom w:val="nil"/>
                <w:right w:val="nil"/>
              </w:pBdr>
            </w:pPr>
            <w:r>
              <w:rPr>
                <w:rFonts w:eastAsia="Arial" w:cs="Arial"/>
                <w:color w:val="000000"/>
                <w:sz w:val="20"/>
              </w:rPr>
              <w:t>URS-CH-SF-EVAL-075</w:t>
            </w:r>
          </w:p>
        </w:tc>
      </w:tr>
      <w:tr w:rsidR="00F6126C" w14:paraId="2D6C141F"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419" w14:textId="77777777" w:rsidR="00F6126C" w:rsidRDefault="00F6126C" w:rsidP="00F6126C">
            <w:pPr>
              <w:pBdr>
                <w:top w:val="nil"/>
                <w:left w:val="nil"/>
                <w:bottom w:val="nil"/>
                <w:right w:val="nil"/>
              </w:pBdr>
            </w:pPr>
            <w:r>
              <w:rPr>
                <w:rFonts w:eastAsia="Arial" w:cs="Arial"/>
                <w:color w:val="000000"/>
                <w:sz w:val="20"/>
              </w:rPr>
              <w:t>DS-CH-CS-AQ-026</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41A" w14:textId="77777777" w:rsidR="00F6126C" w:rsidRDefault="00F6126C" w:rsidP="00F6126C">
            <w:pPr>
              <w:pBdr>
                <w:top w:val="nil"/>
                <w:left w:val="nil"/>
                <w:bottom w:val="nil"/>
                <w:right w:val="nil"/>
              </w:pBdr>
            </w:pPr>
            <w:r>
              <w:rPr>
                <w:rFonts w:eastAsia="Arial" w:cs="Arial"/>
                <w:color w:val="000000"/>
                <w:sz w:val="20"/>
              </w:rPr>
              <w:t>The system shall be configured with admin query that will pick the records in “Pending 3</w:t>
            </w:r>
            <w:r>
              <w:rPr>
                <w:rFonts w:eastAsia="Arial" w:cs="Arial"/>
                <w:color w:val="000000"/>
                <w:sz w:val="17"/>
                <w:vertAlign w:val="superscript"/>
              </w:rPr>
              <w:t>rd</w:t>
            </w:r>
            <w:r>
              <w:rPr>
                <w:rFonts w:eastAsia="Arial" w:cs="Arial"/>
                <w:color w:val="000000"/>
                <w:sz w:val="20"/>
              </w:rPr>
              <w:t xml:space="preserve"> Party Ack” and will perform activity “Revert – Pending 3</w:t>
            </w:r>
            <w:r>
              <w:rPr>
                <w:rFonts w:eastAsia="Arial" w:cs="Arial"/>
                <w:color w:val="000000"/>
                <w:sz w:val="17"/>
                <w:vertAlign w:val="superscript"/>
              </w:rPr>
              <w:t>rd</w:t>
            </w:r>
            <w:r>
              <w:rPr>
                <w:rFonts w:eastAsia="Arial" w:cs="Arial"/>
                <w:color w:val="000000"/>
                <w:sz w:val="20"/>
              </w:rPr>
              <w:t xml:space="preserve"> Party SQN Creation” in case of “Create SQN Request Failure” activity posted on record.</w:t>
            </w:r>
          </w:p>
          <w:p w14:paraId="2D6C141B" w14:textId="77777777" w:rsidR="00F6126C" w:rsidRDefault="00F6126C" w:rsidP="00F6126C">
            <w:pPr>
              <w:pBdr>
                <w:top w:val="nil"/>
                <w:left w:val="nil"/>
                <w:bottom w:val="nil"/>
                <w:right w:val="nil"/>
              </w:pBdr>
            </w:pPr>
            <w:r>
              <w:rPr>
                <w:rFonts w:eastAsia="Arial" w:cs="Arial"/>
                <w:color w:val="000000"/>
                <w:sz w:val="20"/>
              </w:rPr>
              <w:t> </w:t>
            </w:r>
          </w:p>
          <w:p w14:paraId="2D6C141C"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4 Section Admin Query Details - AQ#65: Create SQN Request Failure</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41D"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41E" w14:textId="77777777" w:rsidR="00F6126C" w:rsidRDefault="00F6126C" w:rsidP="00F6126C">
            <w:pPr>
              <w:pBdr>
                <w:top w:val="nil"/>
                <w:left w:val="nil"/>
                <w:bottom w:val="nil"/>
                <w:right w:val="nil"/>
              </w:pBdr>
            </w:pPr>
            <w:r>
              <w:rPr>
                <w:rFonts w:eastAsia="Arial" w:cs="Arial"/>
                <w:color w:val="000000"/>
                <w:sz w:val="20"/>
              </w:rPr>
              <w:t>FRS-CH-SF-EVAL-090-01</w:t>
            </w:r>
          </w:p>
        </w:tc>
      </w:tr>
      <w:tr w:rsidR="00F6126C" w14:paraId="2D6C1429"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420" w14:textId="77777777" w:rsidR="00F6126C" w:rsidRDefault="00F6126C" w:rsidP="00F6126C">
            <w:pPr>
              <w:pBdr>
                <w:top w:val="nil"/>
                <w:left w:val="nil"/>
                <w:bottom w:val="nil"/>
                <w:right w:val="nil"/>
              </w:pBdr>
            </w:pPr>
            <w:r>
              <w:rPr>
                <w:rFonts w:eastAsia="Arial" w:cs="Arial"/>
                <w:color w:val="000000"/>
                <w:sz w:val="20"/>
              </w:rPr>
              <w:t>DS-CH-CS-AQ-027</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421" w14:textId="77777777" w:rsidR="00F6126C" w:rsidRDefault="00F6126C" w:rsidP="00F6126C">
            <w:pPr>
              <w:pBdr>
                <w:top w:val="nil"/>
                <w:left w:val="nil"/>
                <w:bottom w:val="nil"/>
                <w:right w:val="nil"/>
              </w:pBdr>
            </w:pPr>
            <w:r>
              <w:rPr>
                <w:rFonts w:eastAsia="Arial" w:cs="Arial"/>
                <w:color w:val="000000"/>
                <w:sz w:val="20"/>
              </w:rPr>
              <w:t xml:space="preserve">The system shall be configured with admin query that will pick the Customer Communication records in Pending Independent Review state and if </w:t>
            </w:r>
            <w:r>
              <w:rPr>
                <w:rFonts w:eastAsia="Arial" w:cs="Arial"/>
                <w:color w:val="000000"/>
                <w:sz w:val="20"/>
              </w:rPr>
              <w:lastRenderedPageBreak/>
              <w:t>‘Independent Review Required?’ field is set to No then “Review Not Required” activity will be performed.</w:t>
            </w:r>
          </w:p>
          <w:p w14:paraId="2D6C1422" w14:textId="77777777" w:rsidR="00F6126C" w:rsidRDefault="00F6126C" w:rsidP="00F6126C">
            <w:pPr>
              <w:pBdr>
                <w:top w:val="nil"/>
                <w:left w:val="nil"/>
                <w:bottom w:val="nil"/>
                <w:right w:val="nil"/>
              </w:pBdr>
            </w:pPr>
            <w:r>
              <w:rPr>
                <w:rFonts w:eastAsia="Arial" w:cs="Arial"/>
                <w:color w:val="000000"/>
                <w:sz w:val="20"/>
              </w:rPr>
              <w:t> </w:t>
            </w:r>
          </w:p>
          <w:p w14:paraId="2D6C1423" w14:textId="77777777" w:rsidR="00F6126C" w:rsidRDefault="00F6126C" w:rsidP="00F6126C">
            <w:pPr>
              <w:pBdr>
                <w:top w:val="nil"/>
                <w:left w:val="nil"/>
                <w:bottom w:val="nil"/>
                <w:right w:val="nil"/>
              </w:pBdr>
            </w:pPr>
            <w:r>
              <w:rPr>
                <w:rFonts w:eastAsia="Arial" w:cs="Arial"/>
                <w:color w:val="000000"/>
                <w:sz w:val="20"/>
              </w:rPr>
              <w:t>Refer QCM TW_Complaint Handling_DesignSpec_Appendix – 4</w:t>
            </w:r>
          </w:p>
          <w:p w14:paraId="2D6C1424" w14:textId="77777777" w:rsidR="00F6126C" w:rsidRDefault="00F6126C" w:rsidP="00F6126C">
            <w:pPr>
              <w:pBdr>
                <w:top w:val="nil"/>
                <w:left w:val="nil"/>
                <w:bottom w:val="nil"/>
                <w:right w:val="nil"/>
              </w:pBdr>
            </w:pPr>
            <w:r>
              <w:rPr>
                <w:rFonts w:eastAsia="Arial" w:cs="Arial"/>
                <w:color w:val="000000"/>
                <w:sz w:val="20"/>
              </w:rPr>
              <w:t>Section Admin Query Details - AQ#43: Schedule Independent Review</w:t>
            </w:r>
          </w:p>
          <w:p w14:paraId="2D6C1425" w14:textId="77777777" w:rsidR="00F6126C" w:rsidRDefault="00F6126C" w:rsidP="00F6126C">
            <w:pPr>
              <w:pBdr>
                <w:top w:val="nil"/>
                <w:left w:val="nil"/>
                <w:bottom w:val="nil"/>
                <w:right w:val="nil"/>
              </w:pBdr>
            </w:pPr>
            <w:r>
              <w:rPr>
                <w:rFonts w:eastAsia="Arial" w:cs="Arial"/>
                <w:color w:val="000000"/>
                <w:sz w:val="20"/>
              </w:rPr>
              <w:t>Section Admin Triggers – Schedule Independent Review</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426" w14:textId="77777777" w:rsidR="00F6126C" w:rsidRDefault="00F6126C" w:rsidP="00F6126C">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427" w14:textId="77777777" w:rsidR="00F6126C" w:rsidRDefault="00F6126C" w:rsidP="00F6126C">
            <w:pPr>
              <w:pBdr>
                <w:top w:val="nil"/>
                <w:left w:val="nil"/>
                <w:bottom w:val="nil"/>
                <w:right w:val="nil"/>
              </w:pBdr>
            </w:pPr>
            <w:r>
              <w:rPr>
                <w:rFonts w:eastAsia="Arial" w:cs="Arial"/>
                <w:color w:val="000000"/>
                <w:sz w:val="20"/>
              </w:rPr>
              <w:t>FRS-CH-CUST-008-03</w:t>
            </w:r>
          </w:p>
          <w:p w14:paraId="2D6C1428" w14:textId="77777777" w:rsidR="00F6126C" w:rsidRDefault="00F6126C" w:rsidP="00F6126C">
            <w:pPr>
              <w:pBdr>
                <w:top w:val="nil"/>
                <w:left w:val="nil"/>
                <w:bottom w:val="nil"/>
                <w:right w:val="nil"/>
              </w:pBdr>
            </w:pPr>
            <w:r>
              <w:rPr>
                <w:rFonts w:eastAsia="Arial" w:cs="Arial"/>
                <w:strike/>
                <w:color w:val="000000"/>
                <w:sz w:val="20"/>
              </w:rPr>
              <w:t> </w:t>
            </w:r>
          </w:p>
        </w:tc>
      </w:tr>
      <w:tr w:rsidR="00F6126C" w14:paraId="2D6C1430"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42A" w14:textId="77777777" w:rsidR="00F6126C" w:rsidRDefault="00F6126C" w:rsidP="00F6126C">
            <w:pPr>
              <w:pBdr>
                <w:top w:val="nil"/>
                <w:left w:val="nil"/>
                <w:bottom w:val="nil"/>
                <w:right w:val="nil"/>
              </w:pBdr>
            </w:pPr>
            <w:r>
              <w:rPr>
                <w:rFonts w:eastAsia="Arial" w:cs="Arial"/>
                <w:color w:val="000000"/>
                <w:sz w:val="20"/>
              </w:rPr>
              <w:t>DS-CH-CS-AQ-028</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42B" w14:textId="77777777" w:rsidR="00F6126C" w:rsidRDefault="00F6126C" w:rsidP="00F6126C">
            <w:pPr>
              <w:pBdr>
                <w:top w:val="nil"/>
                <w:left w:val="nil"/>
                <w:bottom w:val="nil"/>
                <w:right w:val="nil"/>
              </w:pBdr>
            </w:pPr>
            <w:r>
              <w:rPr>
                <w:rFonts w:eastAsia="Arial" w:cs="Arial"/>
                <w:color w:val="000000"/>
                <w:sz w:val="20"/>
              </w:rPr>
              <w:t>The system shall be configured with the admin query that will pick and check the Customer Communication records in the Closed-Done state and then “Closure Requirements Complete” activity will be triggered by the TW Co-coordinator on the complaint record if all the child records are closed.</w:t>
            </w:r>
          </w:p>
          <w:p w14:paraId="2D6C142C" w14:textId="77777777" w:rsidR="00F6126C" w:rsidRDefault="00F6126C" w:rsidP="00F6126C">
            <w:pPr>
              <w:pBdr>
                <w:top w:val="nil"/>
                <w:left w:val="nil"/>
                <w:bottom w:val="nil"/>
                <w:right w:val="nil"/>
              </w:pBdr>
            </w:pPr>
            <w:r>
              <w:rPr>
                <w:rFonts w:eastAsia="Arial" w:cs="Arial"/>
                <w:color w:val="000000"/>
                <w:sz w:val="20"/>
              </w:rPr>
              <w:t> </w:t>
            </w:r>
          </w:p>
          <w:p w14:paraId="2D6C142D" w14:textId="77777777" w:rsidR="00F6126C" w:rsidRDefault="00F6126C" w:rsidP="00F6126C">
            <w:pPr>
              <w:pBdr>
                <w:top w:val="nil"/>
                <w:left w:val="nil"/>
                <w:bottom w:val="nil"/>
                <w:right w:val="nil"/>
              </w:pBdr>
            </w:pPr>
            <w:r>
              <w:rPr>
                <w:rFonts w:eastAsia="Arial" w:cs="Arial"/>
                <w:color w:val="000000"/>
                <w:sz w:val="20"/>
              </w:rPr>
              <w:t>Refer QCM TW_Complaint Handling_DesignSpec_Appendix – 4 Section Admin Query Details -  AQ#57: CC Closed-Done</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42E"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42F" w14:textId="77777777" w:rsidR="00F6126C" w:rsidRDefault="00F6126C" w:rsidP="00F6126C">
            <w:pPr>
              <w:pBdr>
                <w:top w:val="nil"/>
                <w:left w:val="nil"/>
                <w:bottom w:val="nil"/>
                <w:right w:val="nil"/>
              </w:pBdr>
            </w:pPr>
            <w:r>
              <w:rPr>
                <w:rFonts w:eastAsia="Arial" w:cs="Arial"/>
                <w:color w:val="000000"/>
                <w:sz w:val="20"/>
              </w:rPr>
              <w:t>FRS-CH-SF-EVAL-134-01</w:t>
            </w:r>
          </w:p>
        </w:tc>
      </w:tr>
      <w:tr w:rsidR="00F6126C" w14:paraId="2D6C1437"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431" w14:textId="77777777" w:rsidR="00F6126C" w:rsidRDefault="00F6126C" w:rsidP="00F6126C">
            <w:pPr>
              <w:pBdr>
                <w:top w:val="nil"/>
                <w:left w:val="nil"/>
                <w:bottom w:val="nil"/>
                <w:right w:val="nil"/>
              </w:pBdr>
            </w:pPr>
            <w:r>
              <w:rPr>
                <w:rFonts w:eastAsia="Arial" w:cs="Arial"/>
                <w:color w:val="000000"/>
                <w:sz w:val="20"/>
              </w:rPr>
              <w:t>DS-CH-CS-AQ-029</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432" w14:textId="77777777" w:rsidR="00F6126C" w:rsidRDefault="00F6126C" w:rsidP="00F6126C">
            <w:pPr>
              <w:pBdr>
                <w:top w:val="nil"/>
                <w:left w:val="nil"/>
                <w:bottom w:val="nil"/>
                <w:right w:val="nil"/>
              </w:pBdr>
            </w:pPr>
            <w:r>
              <w:rPr>
                <w:rFonts w:eastAsia="Arial" w:cs="Arial"/>
                <w:color w:val="000000"/>
                <w:sz w:val="20"/>
              </w:rPr>
              <w:t>The system shall be configured with admin query that will pick the records in the “Pending Review Non Philips Med. Device” state and schedule the Independent Review activity for the selected records.</w:t>
            </w:r>
          </w:p>
          <w:p w14:paraId="2D6C1433" w14:textId="77777777" w:rsidR="00F6126C" w:rsidRDefault="00F6126C" w:rsidP="00F6126C">
            <w:pPr>
              <w:pBdr>
                <w:top w:val="nil"/>
                <w:left w:val="nil"/>
                <w:bottom w:val="nil"/>
                <w:right w:val="nil"/>
              </w:pBdr>
            </w:pPr>
            <w:r>
              <w:rPr>
                <w:rFonts w:eastAsia="Arial" w:cs="Arial"/>
                <w:color w:val="000000"/>
                <w:sz w:val="20"/>
              </w:rPr>
              <w:t> </w:t>
            </w:r>
          </w:p>
          <w:p w14:paraId="2D6C1434" w14:textId="77777777" w:rsidR="00F6126C" w:rsidRDefault="00F6126C" w:rsidP="00F6126C">
            <w:pPr>
              <w:pBdr>
                <w:top w:val="nil"/>
                <w:left w:val="nil"/>
                <w:bottom w:val="nil"/>
                <w:right w:val="nil"/>
              </w:pBdr>
            </w:pPr>
            <w:r>
              <w:rPr>
                <w:rFonts w:eastAsia="Arial" w:cs="Arial"/>
                <w:color w:val="000000"/>
                <w:sz w:val="20"/>
              </w:rPr>
              <w:t xml:space="preserve">Refer QCM TW_Complaint Handling_DesignSpec_Appendix – 4 Section Admin Query Details - </w:t>
            </w:r>
            <w:hyperlink r:id="rId15" w:tooltip="https://www.dev.trackwise.philips.com/Trackwise_Admin/pages/adminQueryAdminDetails.jsf" w:history="1">
              <w:r>
                <w:rPr>
                  <w:rStyle w:val="Hyperlink"/>
                  <w:rFonts w:eastAsia="Arial" w:cs="Arial"/>
                  <w:color w:val="000000"/>
                  <w:sz w:val="20"/>
                  <w:u w:val="none"/>
                </w:rPr>
                <w:t>AQ#66: Schedule Independent Review Non Philips</w:t>
              </w:r>
            </w:hyperlink>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435"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436" w14:textId="77777777" w:rsidR="00F6126C" w:rsidRDefault="00F6126C" w:rsidP="00F6126C">
            <w:pPr>
              <w:pBdr>
                <w:top w:val="nil"/>
                <w:left w:val="nil"/>
                <w:bottom w:val="nil"/>
                <w:right w:val="nil"/>
              </w:pBdr>
            </w:pPr>
            <w:r>
              <w:rPr>
                <w:rFonts w:eastAsia="Arial" w:cs="Arial"/>
                <w:color w:val="000000"/>
                <w:sz w:val="20"/>
              </w:rPr>
              <w:t>FRS-CH-SF-EVAL-100-02</w:t>
            </w:r>
          </w:p>
        </w:tc>
      </w:tr>
      <w:tr w:rsidR="00F6126C" w14:paraId="2D6C1441"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438" w14:textId="77777777" w:rsidR="00F6126C" w:rsidRDefault="00F6126C" w:rsidP="00F6126C">
            <w:pPr>
              <w:pBdr>
                <w:top w:val="nil"/>
                <w:left w:val="nil"/>
                <w:bottom w:val="nil"/>
                <w:right w:val="nil"/>
              </w:pBdr>
            </w:pPr>
            <w:r>
              <w:rPr>
                <w:rFonts w:eastAsia="Arial" w:cs="Arial"/>
                <w:color w:val="000000"/>
                <w:sz w:val="20"/>
              </w:rPr>
              <w:t>DS-CH-CS-AQ-030</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439" w14:textId="77777777" w:rsidR="00F6126C" w:rsidRDefault="00F6126C" w:rsidP="00F6126C">
            <w:pPr>
              <w:pBdr>
                <w:top w:val="nil"/>
                <w:left w:val="nil"/>
                <w:bottom w:val="nil"/>
                <w:right w:val="nil"/>
              </w:pBdr>
            </w:pPr>
            <w:r>
              <w:rPr>
                <w:rFonts w:eastAsia="Arial" w:cs="Arial"/>
                <w:color w:val="000000"/>
                <w:sz w:val="20"/>
              </w:rPr>
              <w:t>The system shall be configured with admin query that will pick the records in below states and schedule the Independent Review activity for the configured/responsible person.</w:t>
            </w:r>
          </w:p>
          <w:p w14:paraId="2D6C143A" w14:textId="77777777" w:rsidR="00F6126C" w:rsidRDefault="00F6126C" w:rsidP="00F6126C">
            <w:pPr>
              <w:pBdr>
                <w:top w:val="nil"/>
                <w:left w:val="nil"/>
                <w:bottom w:val="nil"/>
                <w:right w:val="nil"/>
              </w:pBdr>
            </w:pPr>
            <w:r>
              <w:rPr>
                <w:rFonts w:eastAsia="Arial" w:cs="Arial"/>
                <w:color w:val="000000"/>
                <w:sz w:val="20"/>
              </w:rPr>
              <w:t> </w:t>
            </w:r>
          </w:p>
          <w:p w14:paraId="2D6C143B" w14:textId="77777777" w:rsidR="00F6126C" w:rsidRDefault="00F6126C" w:rsidP="00F6126C">
            <w:pPr>
              <w:numPr>
                <w:ilvl w:val="0"/>
                <w:numId w:val="25"/>
              </w:numPr>
              <w:pBdr>
                <w:top w:val="nil"/>
                <w:left w:val="nil"/>
                <w:bottom w:val="nil"/>
                <w:right w:val="nil"/>
              </w:pBdr>
            </w:pPr>
            <w:r>
              <w:rPr>
                <w:rFonts w:eastAsia="Arial" w:cs="Arial"/>
                <w:color w:val="000000"/>
                <w:sz w:val="20"/>
              </w:rPr>
              <w:t>Pending Review Duplicate Complaint</w:t>
            </w:r>
          </w:p>
          <w:p w14:paraId="2D6C143C" w14:textId="77777777" w:rsidR="00F6126C" w:rsidRDefault="00F6126C" w:rsidP="00F6126C">
            <w:pPr>
              <w:numPr>
                <w:ilvl w:val="0"/>
                <w:numId w:val="25"/>
              </w:numPr>
              <w:pBdr>
                <w:top w:val="nil"/>
                <w:left w:val="nil"/>
                <w:bottom w:val="nil"/>
                <w:right w:val="nil"/>
              </w:pBdr>
            </w:pPr>
            <w:r>
              <w:rPr>
                <w:rFonts w:eastAsia="Arial" w:cs="Arial"/>
                <w:color w:val="000000"/>
                <w:sz w:val="20"/>
              </w:rPr>
              <w:t>Pending Review No Further Investigation</w:t>
            </w:r>
          </w:p>
          <w:p w14:paraId="2D6C143D" w14:textId="77777777" w:rsidR="00F6126C" w:rsidRDefault="00F6126C" w:rsidP="00F6126C">
            <w:pPr>
              <w:numPr>
                <w:ilvl w:val="0"/>
                <w:numId w:val="25"/>
              </w:numPr>
              <w:pBdr>
                <w:top w:val="nil"/>
                <w:left w:val="nil"/>
                <w:bottom w:val="nil"/>
                <w:right w:val="nil"/>
              </w:pBdr>
            </w:pPr>
            <w:r>
              <w:rPr>
                <w:rFonts w:eastAsia="Arial" w:cs="Arial"/>
                <w:color w:val="000000"/>
                <w:sz w:val="20"/>
              </w:rPr>
              <w:t>Pending Review Non Complaint</w:t>
            </w:r>
          </w:p>
          <w:p w14:paraId="2D6C143E" w14:textId="77777777" w:rsidR="00F6126C" w:rsidRDefault="00F6126C" w:rsidP="00F6126C">
            <w:pPr>
              <w:pBdr>
                <w:top w:val="nil"/>
                <w:left w:val="nil"/>
                <w:bottom w:val="nil"/>
                <w:right w:val="nil"/>
              </w:pBdr>
            </w:pPr>
            <w:r>
              <w:rPr>
                <w:rFonts w:eastAsia="Arial" w:cs="Arial"/>
                <w:color w:val="000000"/>
                <w:sz w:val="20"/>
              </w:rPr>
              <w:t>Refer QCM TW_Complaint Handling_DesignSpec_Appendix – 4 Section  Admin Query Details - AQ#67:Schedule Review Activities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43F" w14:textId="77777777" w:rsidR="00F6126C" w:rsidRDefault="00F6126C" w:rsidP="00F6126C">
            <w:pPr>
              <w:pBdr>
                <w:top w:val="nil"/>
                <w:left w:val="nil"/>
                <w:bottom w:val="nil"/>
                <w:right w:val="nil"/>
              </w:pBdr>
              <w:jc w:val="center"/>
            </w:pPr>
            <w:r>
              <w:rPr>
                <w:rFonts w:eastAsia="Arial" w:cs="Arial"/>
                <w:color w:val="000000"/>
                <w:sz w:val="20"/>
              </w:rPr>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440" w14:textId="77777777" w:rsidR="00F6126C" w:rsidRDefault="00F6126C" w:rsidP="00F6126C">
            <w:pPr>
              <w:pBdr>
                <w:top w:val="nil"/>
                <w:left w:val="nil"/>
                <w:bottom w:val="nil"/>
                <w:right w:val="nil"/>
              </w:pBdr>
            </w:pPr>
            <w:r>
              <w:rPr>
                <w:rFonts w:eastAsia="Arial" w:cs="Arial"/>
                <w:color w:val="000000"/>
                <w:sz w:val="20"/>
              </w:rPr>
              <w:t>URS-CH-SF-EVAL-128</w:t>
            </w:r>
          </w:p>
        </w:tc>
      </w:tr>
      <w:tr w:rsidR="00F6126C" w14:paraId="2D6C1449"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442" w14:textId="77777777" w:rsidR="00F6126C" w:rsidRDefault="00F6126C" w:rsidP="00F6126C">
            <w:pPr>
              <w:pBdr>
                <w:top w:val="nil"/>
                <w:left w:val="nil"/>
                <w:bottom w:val="nil"/>
                <w:right w:val="nil"/>
              </w:pBdr>
            </w:pPr>
            <w:r>
              <w:rPr>
                <w:rFonts w:eastAsia="Arial" w:cs="Arial"/>
                <w:color w:val="000000"/>
                <w:sz w:val="20"/>
              </w:rPr>
              <w:t>DS-CH-CS-AQ-031</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443" w14:textId="77777777" w:rsidR="00F6126C" w:rsidRDefault="00F6126C" w:rsidP="00F6126C">
            <w:pPr>
              <w:pBdr>
                <w:top w:val="nil"/>
                <w:left w:val="nil"/>
                <w:bottom w:val="nil"/>
                <w:right w:val="nil"/>
              </w:pBdr>
            </w:pPr>
            <w:r>
              <w:rPr>
                <w:rFonts w:eastAsia="Arial" w:cs="Arial"/>
                <w:color w:val="000000"/>
                <w:sz w:val="20"/>
              </w:rPr>
              <w:t>The system shall be configured with admin query that will pick the Customer Communication records in Pending Independent Review state and schedule the Independent Review activity for the configured/responsible person.</w:t>
            </w:r>
          </w:p>
          <w:p w14:paraId="2D6C1444" w14:textId="77777777" w:rsidR="00F6126C" w:rsidRDefault="00F6126C" w:rsidP="00F6126C">
            <w:pPr>
              <w:pBdr>
                <w:top w:val="nil"/>
                <w:left w:val="nil"/>
                <w:bottom w:val="nil"/>
                <w:right w:val="nil"/>
              </w:pBdr>
            </w:pPr>
            <w:r>
              <w:rPr>
                <w:rFonts w:eastAsia="Arial" w:cs="Arial"/>
                <w:color w:val="000000"/>
                <w:sz w:val="20"/>
              </w:rPr>
              <w:t> </w:t>
            </w:r>
          </w:p>
          <w:p w14:paraId="2D6C1445" w14:textId="77777777" w:rsidR="00F6126C" w:rsidRDefault="00F6126C" w:rsidP="00F6126C">
            <w:pPr>
              <w:pBdr>
                <w:top w:val="nil"/>
                <w:left w:val="nil"/>
                <w:bottom w:val="nil"/>
                <w:right w:val="nil"/>
              </w:pBdr>
            </w:pPr>
            <w:r>
              <w:rPr>
                <w:rFonts w:eastAsia="Arial" w:cs="Arial"/>
                <w:color w:val="000000"/>
                <w:sz w:val="20"/>
              </w:rPr>
              <w:t>Refer QCM TW_Complaint Handling_DesignSpec_Appendix – 4 Section Admin Query Details - AQ#43: Schedule Independent Review</w:t>
            </w:r>
          </w:p>
          <w:p w14:paraId="2D6C1446" w14:textId="77777777" w:rsidR="00F6126C" w:rsidRDefault="00F6126C" w:rsidP="00F6126C">
            <w:pPr>
              <w:pBdr>
                <w:top w:val="nil"/>
                <w:left w:val="nil"/>
                <w:bottom w:val="nil"/>
                <w:right w:val="nil"/>
              </w:pBdr>
            </w:pPr>
            <w:r>
              <w:rPr>
                <w:rFonts w:eastAsia="Arial" w:cs="Arial"/>
                <w:color w:val="000000"/>
                <w:sz w:val="20"/>
              </w:rPr>
              <w:t>Section Admin activity AA#43a: Schedule Independent Review</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447"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448" w14:textId="77777777" w:rsidR="00F6126C" w:rsidRDefault="00F6126C" w:rsidP="00F6126C">
            <w:pPr>
              <w:pBdr>
                <w:top w:val="nil"/>
                <w:left w:val="nil"/>
                <w:bottom w:val="nil"/>
                <w:right w:val="nil"/>
              </w:pBdr>
            </w:pPr>
            <w:r>
              <w:rPr>
                <w:rFonts w:eastAsia="Arial" w:cs="Arial"/>
                <w:color w:val="000000"/>
                <w:sz w:val="20"/>
              </w:rPr>
              <w:t>FRS-CH-CUST-010-01, FRS-CH-CUST-008-01</w:t>
            </w:r>
          </w:p>
        </w:tc>
      </w:tr>
      <w:tr w:rsidR="00F6126C" w14:paraId="2D6C1456"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44A" w14:textId="77777777" w:rsidR="00F6126C" w:rsidRDefault="00F6126C" w:rsidP="00F6126C">
            <w:pPr>
              <w:pBdr>
                <w:top w:val="nil"/>
                <w:left w:val="nil"/>
                <w:bottom w:val="nil"/>
                <w:right w:val="nil"/>
              </w:pBdr>
            </w:pPr>
            <w:r>
              <w:rPr>
                <w:rFonts w:eastAsia="Arial" w:cs="Arial"/>
                <w:color w:val="000000"/>
                <w:sz w:val="20"/>
              </w:rPr>
              <w:t>DS-CH-CS-AQ-032</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44B" w14:textId="77777777" w:rsidR="00F6126C" w:rsidRDefault="00F6126C" w:rsidP="00F6126C">
            <w:pPr>
              <w:pBdr>
                <w:top w:val="nil"/>
                <w:left w:val="nil"/>
                <w:bottom w:val="nil"/>
                <w:right w:val="nil"/>
              </w:pBdr>
            </w:pPr>
            <w:r>
              <w:rPr>
                <w:rFonts w:eastAsia="Arial" w:cs="Arial"/>
                <w:color w:val="000000"/>
                <w:sz w:val="20"/>
              </w:rPr>
              <w:t>The system shall be configured with admin query that will pick the Complaint records in below states and if ‘Independent Review Required?’ field is set to No then “Review Not Required” activity will be performed.</w:t>
            </w:r>
          </w:p>
          <w:p w14:paraId="2D6C144C" w14:textId="77777777" w:rsidR="00F6126C" w:rsidRDefault="00F6126C" w:rsidP="00F6126C">
            <w:pPr>
              <w:pBdr>
                <w:top w:val="nil"/>
                <w:left w:val="nil"/>
                <w:bottom w:val="nil"/>
                <w:right w:val="nil"/>
              </w:pBdr>
            </w:pPr>
            <w:r>
              <w:rPr>
                <w:rFonts w:eastAsia="Arial" w:cs="Arial"/>
                <w:color w:val="000000"/>
                <w:sz w:val="20"/>
              </w:rPr>
              <w:lastRenderedPageBreak/>
              <w:t> </w:t>
            </w:r>
          </w:p>
          <w:p w14:paraId="2D6C144D" w14:textId="77777777" w:rsidR="00F6126C" w:rsidRDefault="00F6126C" w:rsidP="00F6126C">
            <w:pPr>
              <w:numPr>
                <w:ilvl w:val="0"/>
                <w:numId w:val="25"/>
              </w:numPr>
              <w:pBdr>
                <w:top w:val="nil"/>
                <w:left w:val="nil"/>
                <w:bottom w:val="nil"/>
                <w:right w:val="nil"/>
              </w:pBdr>
            </w:pPr>
            <w:r>
              <w:rPr>
                <w:rFonts w:eastAsia="Arial" w:cs="Arial"/>
                <w:color w:val="000000"/>
                <w:sz w:val="20"/>
              </w:rPr>
              <w:t>Pending Review No Further Investigation’</w:t>
            </w:r>
          </w:p>
          <w:p w14:paraId="2D6C144E" w14:textId="77777777" w:rsidR="00F6126C" w:rsidRDefault="00F6126C" w:rsidP="00F6126C">
            <w:pPr>
              <w:numPr>
                <w:ilvl w:val="0"/>
                <w:numId w:val="25"/>
              </w:numPr>
              <w:pBdr>
                <w:top w:val="nil"/>
                <w:left w:val="nil"/>
                <w:bottom w:val="nil"/>
                <w:right w:val="nil"/>
              </w:pBdr>
            </w:pPr>
            <w:r>
              <w:rPr>
                <w:rFonts w:eastAsia="Arial" w:cs="Arial"/>
                <w:color w:val="000000"/>
                <w:sz w:val="20"/>
              </w:rPr>
              <w:t>Pending Review Non Complaint’</w:t>
            </w:r>
          </w:p>
          <w:p w14:paraId="2D6C144F" w14:textId="77777777" w:rsidR="00F6126C" w:rsidRDefault="00F6126C" w:rsidP="00F6126C">
            <w:pPr>
              <w:numPr>
                <w:ilvl w:val="0"/>
                <w:numId w:val="25"/>
              </w:numPr>
              <w:pBdr>
                <w:top w:val="nil"/>
                <w:left w:val="nil"/>
                <w:bottom w:val="nil"/>
                <w:right w:val="nil"/>
              </w:pBdr>
            </w:pPr>
            <w:r>
              <w:rPr>
                <w:rFonts w:eastAsia="Arial" w:cs="Arial"/>
                <w:color w:val="000000"/>
                <w:sz w:val="20"/>
              </w:rPr>
              <w:t>Pending Review Duplicate Complaint’</w:t>
            </w:r>
          </w:p>
          <w:p w14:paraId="2D6C1450" w14:textId="77777777" w:rsidR="00F6126C" w:rsidRDefault="00F6126C" w:rsidP="00F6126C">
            <w:pPr>
              <w:pBdr>
                <w:top w:val="nil"/>
                <w:left w:val="nil"/>
                <w:bottom w:val="nil"/>
                <w:right w:val="nil"/>
              </w:pBdr>
            </w:pPr>
            <w:r>
              <w:rPr>
                <w:rFonts w:eastAsia="Arial" w:cs="Arial"/>
                <w:color w:val="000000"/>
                <w:sz w:val="20"/>
              </w:rPr>
              <w:t> </w:t>
            </w:r>
          </w:p>
          <w:p w14:paraId="2D6C1451" w14:textId="77777777" w:rsidR="00F6126C" w:rsidRDefault="00F6126C" w:rsidP="00F6126C">
            <w:pPr>
              <w:pBdr>
                <w:top w:val="nil"/>
                <w:left w:val="nil"/>
                <w:bottom w:val="nil"/>
                <w:right w:val="nil"/>
              </w:pBdr>
            </w:pPr>
            <w:r>
              <w:rPr>
                <w:rFonts w:eastAsia="Arial" w:cs="Arial"/>
                <w:color w:val="000000"/>
                <w:sz w:val="20"/>
              </w:rPr>
              <w:t>Refer QCM TW_Complaint Handling_DesignSpec_ Appendix – 4</w:t>
            </w:r>
          </w:p>
          <w:p w14:paraId="2D6C1452" w14:textId="77777777" w:rsidR="00F6126C" w:rsidRDefault="00F6126C" w:rsidP="00F6126C">
            <w:pPr>
              <w:pBdr>
                <w:top w:val="nil"/>
                <w:left w:val="nil"/>
                <w:bottom w:val="nil"/>
                <w:right w:val="nil"/>
              </w:pBdr>
            </w:pPr>
            <w:r>
              <w:rPr>
                <w:rFonts w:eastAsia="Arial" w:cs="Arial"/>
                <w:color w:val="000000"/>
                <w:sz w:val="20"/>
              </w:rPr>
              <w:t>Section ‘Admin Query Details’ - AQ#67:Schedule Review Activities</w:t>
            </w:r>
          </w:p>
          <w:p w14:paraId="2D6C1453" w14:textId="77777777" w:rsidR="00F6126C" w:rsidRDefault="00F6126C" w:rsidP="00F6126C">
            <w:pPr>
              <w:pBdr>
                <w:top w:val="nil"/>
                <w:left w:val="nil"/>
                <w:bottom w:val="nil"/>
                <w:right w:val="nil"/>
              </w:pBdr>
            </w:pPr>
            <w:r>
              <w:rPr>
                <w:rFonts w:eastAsia="Arial" w:cs="Arial"/>
                <w:color w:val="000000"/>
                <w:sz w:val="20"/>
              </w:rPr>
              <w:t>Section Admin Triggers - AT#03: Schedule Independent Reviewer</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454" w14:textId="77777777" w:rsidR="00F6126C" w:rsidRDefault="00F6126C" w:rsidP="00F6126C">
            <w:pPr>
              <w:pBdr>
                <w:top w:val="nil"/>
                <w:left w:val="nil"/>
                <w:bottom w:val="nil"/>
                <w:right w:val="nil"/>
              </w:pBdr>
              <w:jc w:val="center"/>
            </w:pPr>
            <w:r>
              <w:rPr>
                <w:rFonts w:eastAsia="Arial" w:cs="Arial"/>
                <w:color w:val="000000"/>
                <w:sz w:val="20"/>
              </w:rPr>
              <w:lastRenderedPageBreak/>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455" w14:textId="77777777" w:rsidR="00F6126C" w:rsidRDefault="00F6126C" w:rsidP="00F6126C">
            <w:pPr>
              <w:pBdr>
                <w:top w:val="nil"/>
                <w:left w:val="nil"/>
                <w:bottom w:val="nil"/>
                <w:right w:val="nil"/>
              </w:pBdr>
            </w:pPr>
            <w:r>
              <w:rPr>
                <w:rFonts w:eastAsia="Arial" w:cs="Arial"/>
                <w:color w:val="000000"/>
                <w:sz w:val="20"/>
              </w:rPr>
              <w:t>FRS-CH-SF-EVAL-114-04,URS-SF-CH-SF-EVAL-121,URS-CH-SF-EVAL-128</w:t>
            </w:r>
          </w:p>
        </w:tc>
      </w:tr>
      <w:tr w:rsidR="00F6126C" w14:paraId="2D6C145D"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457" w14:textId="77777777" w:rsidR="00F6126C" w:rsidRDefault="00F6126C" w:rsidP="00F6126C">
            <w:pPr>
              <w:pBdr>
                <w:top w:val="nil"/>
                <w:left w:val="nil"/>
                <w:bottom w:val="nil"/>
                <w:right w:val="nil"/>
              </w:pBdr>
            </w:pPr>
            <w:r>
              <w:rPr>
                <w:rFonts w:eastAsia="Arial" w:cs="Arial"/>
                <w:color w:val="000000"/>
                <w:sz w:val="20"/>
              </w:rPr>
              <w:t>DS-CH-CS-AQ-033</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458" w14:textId="77777777" w:rsidR="00F6126C" w:rsidRDefault="00F6126C" w:rsidP="00F6126C">
            <w:pPr>
              <w:pBdr>
                <w:top w:val="nil"/>
                <w:left w:val="nil"/>
                <w:bottom w:val="nil"/>
                <w:right w:val="nil"/>
              </w:pBdr>
              <w:rPr>
                <w:rFonts w:cs="Arial"/>
                <w:sz w:val="20"/>
                <w:szCs w:val="20"/>
              </w:rPr>
            </w:pPr>
            <w:r>
              <w:rPr>
                <w:rFonts w:eastAsia="Arial" w:cs="Arial"/>
                <w:color w:val="000000"/>
                <w:sz w:val="20"/>
                <w:szCs w:val="20"/>
              </w:rPr>
              <w:t>The system shall be configured with Admin Query,Admin Activity and  that will allow system to trigger the notification when ‘SO Reopen’ activity is performed</w:t>
            </w:r>
          </w:p>
          <w:p w14:paraId="2D6C1459" w14:textId="77777777" w:rsidR="00F6126C" w:rsidRDefault="00F6126C" w:rsidP="00F6126C">
            <w:pPr>
              <w:pBdr>
                <w:top w:val="nil"/>
                <w:left w:val="nil"/>
                <w:bottom w:val="nil"/>
                <w:right w:val="nil"/>
              </w:pBdr>
              <w:rPr>
                <w:rFonts w:cs="Arial"/>
                <w:sz w:val="20"/>
                <w:szCs w:val="20"/>
              </w:rPr>
            </w:pPr>
            <w:r>
              <w:rPr>
                <w:rFonts w:eastAsia="Arial" w:cs="Arial"/>
                <w:color w:val="000000"/>
                <w:sz w:val="20"/>
                <w:szCs w:val="20"/>
              </w:rPr>
              <w:t>Refer QCM TW_Complaint Handling_DesignSpec_Appendix – 4-</w:t>
            </w:r>
          </w:p>
          <w:p w14:paraId="2D6C145A" w14:textId="77777777" w:rsidR="00F6126C" w:rsidRDefault="00F6126C" w:rsidP="00F6126C">
            <w:pPr>
              <w:pBdr>
                <w:top w:val="nil"/>
                <w:left w:val="nil"/>
                <w:bottom w:val="nil"/>
                <w:right w:val="nil"/>
              </w:pBdr>
              <w:rPr>
                <w:rFonts w:cs="Arial"/>
                <w:sz w:val="20"/>
                <w:szCs w:val="20"/>
              </w:rPr>
            </w:pPr>
            <w:r>
              <w:rPr>
                <w:rFonts w:eastAsia="Arial" w:cs="Arial"/>
                <w:color w:val="000000"/>
                <w:sz w:val="20"/>
                <w:szCs w:val="20"/>
              </w:rPr>
              <w:t> AQ#68: SO Reopen-AA#68: SO Reopen</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45B" w14:textId="77777777" w:rsidR="00F6126C" w:rsidRDefault="00F6126C" w:rsidP="00F6126C">
            <w:pPr>
              <w:pBdr>
                <w:top w:val="nil"/>
                <w:left w:val="nil"/>
                <w:bottom w:val="nil"/>
                <w:right w:val="nil"/>
              </w:pBdr>
              <w:jc w:val="center"/>
            </w:pPr>
            <w:r>
              <w:rPr>
                <w:rFonts w:eastAsia="Arial" w:cs="Arial"/>
                <w:color w:val="000000"/>
                <w:sz w:val="20"/>
              </w:rPr>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45C" w14:textId="77777777" w:rsidR="00F6126C" w:rsidRDefault="00F6126C" w:rsidP="00F6126C">
            <w:pPr>
              <w:pBdr>
                <w:top w:val="nil"/>
                <w:left w:val="nil"/>
                <w:bottom w:val="nil"/>
                <w:right w:val="nil"/>
              </w:pBdr>
            </w:pPr>
            <w:r>
              <w:rPr>
                <w:rFonts w:eastAsia="Arial" w:cs="Arial"/>
                <w:color w:val="000000"/>
                <w:sz w:val="20"/>
              </w:rPr>
              <w:t>URS-CH-INT-16.2.8.1-05</w:t>
            </w:r>
          </w:p>
        </w:tc>
      </w:tr>
      <w:tr w:rsidR="00F6126C" w14:paraId="2D6C1465"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45E" w14:textId="77777777" w:rsidR="00F6126C" w:rsidRDefault="00F6126C" w:rsidP="00F6126C">
            <w:pPr>
              <w:pBdr>
                <w:top w:val="nil"/>
                <w:left w:val="nil"/>
                <w:bottom w:val="nil"/>
                <w:right w:val="nil"/>
              </w:pBdr>
            </w:pPr>
            <w:r>
              <w:rPr>
                <w:rFonts w:eastAsia="Arial" w:cs="Arial"/>
                <w:color w:val="000000"/>
                <w:sz w:val="20"/>
              </w:rPr>
              <w:t>DS-CH-CS-AQ-034</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45F" w14:textId="77777777" w:rsidR="00F6126C" w:rsidRDefault="00F6126C" w:rsidP="00F6126C">
            <w:pPr>
              <w:pBdr>
                <w:top w:val="nil"/>
                <w:left w:val="nil"/>
                <w:bottom w:val="nil"/>
                <w:right w:val="nil"/>
              </w:pBdr>
              <w:rPr>
                <w:rFonts w:cs="Arial"/>
                <w:sz w:val="20"/>
                <w:szCs w:val="20"/>
              </w:rPr>
            </w:pPr>
            <w:r>
              <w:rPr>
                <w:rFonts w:eastAsia="Arial" w:cs="Arial"/>
                <w:color w:val="000000"/>
                <w:sz w:val="20"/>
                <w:szCs w:val="20"/>
              </w:rPr>
              <w:t>The system shall be configured to automatically close a complaint record based on pre-defined closure requirements and to prevent the closure of a complaint record as until all closing requirements are met.</w:t>
            </w:r>
          </w:p>
          <w:p w14:paraId="2D6C1460" w14:textId="77777777" w:rsidR="00F6126C" w:rsidRDefault="00F6126C" w:rsidP="00F6126C">
            <w:pPr>
              <w:pBdr>
                <w:top w:val="nil"/>
                <w:left w:val="nil"/>
                <w:bottom w:val="nil"/>
                <w:right w:val="nil"/>
              </w:pBdr>
              <w:rPr>
                <w:rFonts w:cs="Arial"/>
                <w:sz w:val="20"/>
                <w:szCs w:val="20"/>
              </w:rPr>
            </w:pPr>
            <w:r>
              <w:rPr>
                <w:rFonts w:eastAsia="Arial" w:cs="Arial"/>
                <w:color w:val="000000"/>
                <w:sz w:val="20"/>
                <w:szCs w:val="20"/>
              </w:rPr>
              <w:t> </w:t>
            </w:r>
          </w:p>
          <w:p w14:paraId="2D6C1461" w14:textId="77777777" w:rsidR="00F6126C" w:rsidRDefault="00F6126C" w:rsidP="00F6126C">
            <w:pPr>
              <w:pBdr>
                <w:top w:val="nil"/>
                <w:left w:val="nil"/>
                <w:bottom w:val="nil"/>
                <w:right w:val="nil"/>
              </w:pBdr>
            </w:pPr>
            <w:r>
              <w:rPr>
                <w:rFonts w:eastAsia="Arial" w:cs="Arial"/>
                <w:color w:val="000000"/>
                <w:sz w:val="20"/>
              </w:rPr>
              <w:t>Refer QCM TW_Complaint Handling_DesignSpec_Appendix – 4-</w:t>
            </w:r>
          </w:p>
          <w:p w14:paraId="2D6C1462" w14:textId="77777777" w:rsidR="00F6126C" w:rsidRDefault="00F6126C" w:rsidP="00F6126C">
            <w:pPr>
              <w:pBdr>
                <w:top w:val="nil"/>
                <w:left w:val="nil"/>
                <w:bottom w:val="nil"/>
                <w:right w:val="nil"/>
              </w:pBdr>
            </w:pPr>
            <w:r>
              <w:rPr>
                <w:rFonts w:eastAsia="Arial" w:cs="Arial"/>
                <w:sz w:val="20"/>
              </w:rPr>
              <w:t>AQ#69: Progress Parent (Inv.Closed-CH)</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463" w14:textId="77777777" w:rsidR="00F6126C" w:rsidRDefault="00F6126C" w:rsidP="00F6126C">
            <w:pPr>
              <w:pBdr>
                <w:top w:val="nil"/>
                <w:left w:val="nil"/>
                <w:bottom w:val="nil"/>
                <w:right w:val="nil"/>
              </w:pBdr>
              <w:jc w:val="center"/>
            </w:pPr>
            <w:r>
              <w:rPr>
                <w:rFonts w:eastAsia="Arial" w:cs="Arial"/>
                <w:color w:val="000000"/>
                <w:sz w:val="20"/>
              </w:rPr>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464" w14:textId="77777777" w:rsidR="00F6126C" w:rsidRDefault="00F6126C" w:rsidP="00F6126C">
            <w:pPr>
              <w:pBdr>
                <w:top w:val="nil"/>
                <w:left w:val="nil"/>
                <w:bottom w:val="nil"/>
                <w:right w:val="nil"/>
              </w:pBdr>
            </w:pPr>
            <w:r>
              <w:rPr>
                <w:rFonts w:eastAsia="Arial" w:cs="Arial"/>
                <w:color w:val="000000"/>
                <w:sz w:val="20"/>
              </w:rPr>
              <w:t>URS-CH-SF-EVAL-075</w:t>
            </w:r>
          </w:p>
        </w:tc>
      </w:tr>
      <w:tr w:rsidR="00F6126C" w14:paraId="2D6C146B"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466" w14:textId="77777777" w:rsidR="00F6126C" w:rsidRDefault="00F6126C" w:rsidP="00F6126C">
            <w:pPr>
              <w:pBdr>
                <w:top w:val="nil"/>
                <w:left w:val="nil"/>
                <w:bottom w:val="nil"/>
                <w:right w:val="nil"/>
              </w:pBdr>
            </w:pPr>
            <w:r>
              <w:rPr>
                <w:rFonts w:eastAsia="Arial" w:cs="Arial"/>
                <w:color w:val="000000"/>
                <w:sz w:val="20"/>
              </w:rPr>
              <w:t>DS-CH-CS-AACT-001</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467" w14:textId="77777777" w:rsidR="00F6126C" w:rsidRDefault="00F6126C" w:rsidP="00F6126C">
            <w:pPr>
              <w:pBdr>
                <w:top w:val="nil"/>
                <w:left w:val="nil"/>
                <w:bottom w:val="nil"/>
                <w:right w:val="nil"/>
              </w:pBdr>
            </w:pPr>
            <w:r>
              <w:rPr>
                <w:rFonts w:eastAsia="Arial" w:cs="Arial"/>
                <w:color w:val="000000"/>
                <w:sz w:val="20"/>
              </w:rPr>
              <w:t>The system shall be configured with admin activities process groups, Complaint and Regulatory.</w:t>
            </w:r>
          </w:p>
          <w:p w14:paraId="2D6C1468" w14:textId="77777777" w:rsidR="00F6126C" w:rsidRDefault="00F6126C" w:rsidP="00F6126C">
            <w:pPr>
              <w:pBdr>
                <w:top w:val="nil"/>
                <w:left w:val="nil"/>
                <w:bottom w:val="nil"/>
                <w:right w:val="nil"/>
              </w:pBdr>
              <w:spacing w:before="100" w:after="100"/>
            </w:pPr>
            <w:r>
              <w:rPr>
                <w:rFonts w:eastAsia="Arial" w:cs="Arial"/>
                <w:color w:val="000000"/>
                <w:sz w:val="20"/>
              </w:rPr>
              <w:t>Refer QCM TW _Complaint Handling_DesignSpec_ Appendix – 4 Section ‘List of Admin Activities’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469"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46A" w14:textId="77777777" w:rsidR="00F6126C" w:rsidRDefault="00F6126C" w:rsidP="00F6126C">
            <w:pPr>
              <w:pBdr>
                <w:top w:val="nil"/>
                <w:left w:val="nil"/>
                <w:bottom w:val="nil"/>
                <w:right w:val="nil"/>
              </w:pBdr>
            </w:pPr>
            <w:r>
              <w:rPr>
                <w:rFonts w:eastAsia="Arial" w:cs="Arial"/>
                <w:color w:val="000000"/>
                <w:sz w:val="20"/>
              </w:rPr>
              <w:t>FRS-CH-SF-CLSE-004-005,FRS-CH-SF-CLSE-004-007</w:t>
            </w:r>
          </w:p>
        </w:tc>
      </w:tr>
      <w:tr w:rsidR="00F6126C" w14:paraId="2D6C1471"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46C" w14:textId="77777777" w:rsidR="00F6126C" w:rsidRDefault="00F6126C" w:rsidP="00F6126C">
            <w:pPr>
              <w:pBdr>
                <w:top w:val="nil"/>
                <w:left w:val="nil"/>
                <w:bottom w:val="nil"/>
                <w:right w:val="nil"/>
              </w:pBdr>
            </w:pPr>
            <w:r>
              <w:rPr>
                <w:rFonts w:eastAsia="Arial" w:cs="Arial"/>
                <w:color w:val="000000"/>
                <w:sz w:val="20"/>
              </w:rPr>
              <w:t>DS-CH-CS-DQ-001</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46D" w14:textId="77777777" w:rsidR="00F6126C" w:rsidRDefault="00F6126C" w:rsidP="00F6126C">
            <w:pPr>
              <w:pBdr>
                <w:top w:val="nil"/>
                <w:left w:val="nil"/>
                <w:bottom w:val="nil"/>
                <w:right w:val="nil"/>
              </w:pBdr>
            </w:pPr>
            <w:r>
              <w:rPr>
                <w:rFonts w:eastAsia="Arial" w:cs="Arial"/>
                <w:color w:val="000000"/>
                <w:sz w:val="20"/>
              </w:rPr>
              <w:t>The system shall be configured with dynamic queries for process groups, Complaint and Regulatory.</w:t>
            </w:r>
          </w:p>
          <w:p w14:paraId="2D6C146E" w14:textId="77777777" w:rsidR="00F6126C" w:rsidRDefault="00F6126C" w:rsidP="00F6126C">
            <w:pPr>
              <w:pBdr>
                <w:top w:val="nil"/>
                <w:left w:val="nil"/>
                <w:bottom w:val="nil"/>
                <w:right w:val="nil"/>
              </w:pBdr>
              <w:spacing w:before="100" w:after="100"/>
            </w:pPr>
            <w:r>
              <w:rPr>
                <w:rFonts w:eastAsia="Arial" w:cs="Arial"/>
                <w:color w:val="000000"/>
                <w:sz w:val="20"/>
              </w:rPr>
              <w:t>Refer QCM TW _Complaint Handling_DesignSpec_ Appendix – 4 Section ‘List of Dynamic Queries’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46F"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470" w14:textId="77777777" w:rsidR="00F6126C" w:rsidRDefault="00F6126C" w:rsidP="00F6126C">
            <w:pPr>
              <w:pBdr>
                <w:top w:val="nil"/>
                <w:left w:val="nil"/>
                <w:bottom w:val="nil"/>
                <w:right w:val="nil"/>
              </w:pBdr>
            </w:pPr>
            <w:r>
              <w:rPr>
                <w:rFonts w:eastAsia="Arial" w:cs="Arial"/>
                <w:color w:val="000000"/>
                <w:sz w:val="20"/>
              </w:rPr>
              <w:t>FRS-CH-SF-CLSE-004-007</w:t>
            </w:r>
          </w:p>
        </w:tc>
      </w:tr>
      <w:tr w:rsidR="00F6126C" w14:paraId="2D6C1477"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472" w14:textId="77777777" w:rsidR="00F6126C" w:rsidRDefault="00F6126C" w:rsidP="00F6126C">
            <w:pPr>
              <w:pBdr>
                <w:top w:val="nil"/>
                <w:left w:val="nil"/>
                <w:bottom w:val="nil"/>
                <w:right w:val="nil"/>
              </w:pBdr>
            </w:pPr>
            <w:r>
              <w:rPr>
                <w:rFonts w:eastAsia="Arial" w:cs="Arial"/>
                <w:color w:val="000000"/>
                <w:sz w:val="20"/>
              </w:rPr>
              <w:t>DS-CH-CS-AT-001</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473" w14:textId="77777777" w:rsidR="00F6126C" w:rsidRDefault="00F6126C" w:rsidP="00F6126C">
            <w:pPr>
              <w:pBdr>
                <w:top w:val="nil"/>
                <w:left w:val="nil"/>
                <w:bottom w:val="nil"/>
                <w:right w:val="nil"/>
              </w:pBdr>
            </w:pPr>
            <w:r>
              <w:rPr>
                <w:rFonts w:eastAsia="Arial" w:cs="Arial"/>
                <w:color w:val="000000"/>
                <w:sz w:val="20"/>
              </w:rPr>
              <w:t>The system shall be configured with admin triggers for process groups, Complaint and Regulatory.</w:t>
            </w:r>
          </w:p>
          <w:p w14:paraId="2D6C1474" w14:textId="77777777" w:rsidR="00F6126C" w:rsidRDefault="00F6126C" w:rsidP="00F6126C">
            <w:pPr>
              <w:pBdr>
                <w:top w:val="nil"/>
                <w:left w:val="nil"/>
                <w:bottom w:val="nil"/>
                <w:right w:val="nil"/>
              </w:pBdr>
              <w:spacing w:before="100" w:after="100"/>
            </w:pPr>
            <w:r>
              <w:rPr>
                <w:rFonts w:eastAsia="Arial" w:cs="Arial"/>
                <w:color w:val="000000"/>
                <w:sz w:val="20"/>
              </w:rPr>
              <w:t>Refer QCM TW _Complaint Handling_DesignSpec_ Appendix – 4 Section ‘List of Admin Triggers’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475"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476" w14:textId="77777777" w:rsidR="00F6126C" w:rsidRDefault="00F6126C" w:rsidP="00F6126C">
            <w:pPr>
              <w:pBdr>
                <w:top w:val="nil"/>
                <w:left w:val="nil"/>
                <w:bottom w:val="nil"/>
                <w:right w:val="nil"/>
              </w:pBdr>
            </w:pPr>
            <w:r>
              <w:rPr>
                <w:rFonts w:eastAsia="Arial" w:cs="Arial"/>
                <w:color w:val="000000"/>
                <w:sz w:val="20"/>
              </w:rPr>
              <w:t>FRS-CH-SF-CLSE-004-007,FRS-CH-SF-CLSE-004-005</w:t>
            </w:r>
          </w:p>
        </w:tc>
      </w:tr>
      <w:tr w:rsidR="00F6126C" w14:paraId="2D6C147D"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478" w14:textId="77777777" w:rsidR="00F6126C" w:rsidRDefault="00F6126C" w:rsidP="00F6126C">
            <w:pPr>
              <w:pBdr>
                <w:top w:val="nil"/>
                <w:left w:val="nil"/>
                <w:bottom w:val="nil"/>
                <w:right w:val="nil"/>
              </w:pBdr>
            </w:pPr>
            <w:r>
              <w:rPr>
                <w:rFonts w:eastAsia="Arial" w:cs="Arial"/>
                <w:color w:val="000000"/>
                <w:sz w:val="20"/>
              </w:rPr>
              <w:t>DS-CH-CS-DH-004</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479" w14:textId="77777777" w:rsidR="00F6126C" w:rsidRDefault="00F6126C" w:rsidP="00F6126C">
            <w:pPr>
              <w:pBdr>
                <w:top w:val="nil"/>
                <w:left w:val="nil"/>
                <w:bottom w:val="nil"/>
                <w:right w:val="nil"/>
              </w:pBdr>
            </w:pPr>
            <w:r>
              <w:rPr>
                <w:rFonts w:eastAsia="Arial" w:cs="Arial"/>
                <w:color w:val="000000"/>
                <w:sz w:val="20"/>
              </w:rPr>
              <w:t>The system shall be configured with staging database table ‘MDM_CUSTOMER’</w:t>
            </w:r>
          </w:p>
          <w:p w14:paraId="2D6C147A" w14:textId="77777777" w:rsidR="00F6126C" w:rsidRDefault="00F6126C" w:rsidP="00F6126C">
            <w:pPr>
              <w:pBdr>
                <w:top w:val="nil"/>
                <w:left w:val="nil"/>
                <w:bottom w:val="nil"/>
                <w:right w:val="nil"/>
              </w:pBdr>
            </w:pPr>
            <w:r>
              <w:rPr>
                <w:rFonts w:eastAsia="Arial" w:cs="Arial"/>
                <w:color w:val="000000"/>
                <w:sz w:val="20"/>
              </w:rPr>
              <w:t>Refer QCM TW_CH_DS_Interface_Spec Section ‘Appendix for Staging ‘tables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47B"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47C" w14:textId="77777777" w:rsidR="00F6126C" w:rsidRDefault="00F6126C" w:rsidP="00F6126C">
            <w:pPr>
              <w:pBdr>
                <w:top w:val="nil"/>
                <w:left w:val="nil"/>
                <w:bottom w:val="nil"/>
                <w:right w:val="nil"/>
              </w:pBdr>
            </w:pPr>
            <w:r>
              <w:rPr>
                <w:rFonts w:eastAsia="Arial" w:cs="Arial"/>
                <w:color w:val="000000"/>
              </w:rPr>
              <w:t>FRS-CH-SF-EVAL-003-005</w:t>
            </w:r>
          </w:p>
        </w:tc>
      </w:tr>
      <w:tr w:rsidR="00F6126C" w14:paraId="2D6C1484"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47E" w14:textId="77777777" w:rsidR="00F6126C" w:rsidRDefault="00F6126C" w:rsidP="00F6126C">
            <w:pPr>
              <w:pBdr>
                <w:top w:val="nil"/>
                <w:left w:val="nil"/>
                <w:bottom w:val="nil"/>
                <w:right w:val="nil"/>
              </w:pBdr>
            </w:pPr>
            <w:r>
              <w:rPr>
                <w:rFonts w:eastAsia="Arial" w:cs="Arial"/>
                <w:color w:val="000000"/>
                <w:sz w:val="20"/>
              </w:rPr>
              <w:lastRenderedPageBreak/>
              <w:t>DS-CH-CS-DH-006</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47F" w14:textId="77777777" w:rsidR="00F6126C" w:rsidRDefault="00F6126C" w:rsidP="00F6126C">
            <w:pPr>
              <w:pBdr>
                <w:top w:val="nil"/>
                <w:left w:val="nil"/>
                <w:bottom w:val="nil"/>
                <w:right w:val="nil"/>
              </w:pBdr>
            </w:pPr>
            <w:r>
              <w:rPr>
                <w:rFonts w:eastAsia="Arial" w:cs="Arial"/>
                <w:color w:val="000000"/>
                <w:sz w:val="20"/>
              </w:rPr>
              <w:t xml:space="preserve">The system shall be configured with staging database table ‘MDM_COMPLAINT_CODE’ </w:t>
            </w:r>
          </w:p>
          <w:p w14:paraId="2D6C1480" w14:textId="77777777" w:rsidR="00F6126C" w:rsidRDefault="00F6126C" w:rsidP="00F6126C">
            <w:pPr>
              <w:pBdr>
                <w:top w:val="nil"/>
                <w:left w:val="nil"/>
                <w:bottom w:val="nil"/>
                <w:right w:val="nil"/>
              </w:pBdr>
            </w:pPr>
            <w:r>
              <w:rPr>
                <w:rFonts w:eastAsia="Arial" w:cs="Arial"/>
                <w:color w:val="000000"/>
                <w:sz w:val="20"/>
              </w:rPr>
              <w:t> </w:t>
            </w:r>
          </w:p>
          <w:p w14:paraId="2D6C1481" w14:textId="77777777" w:rsidR="00F6126C" w:rsidRDefault="00F6126C" w:rsidP="00F6126C">
            <w:pPr>
              <w:pBdr>
                <w:top w:val="nil"/>
                <w:left w:val="nil"/>
                <w:bottom w:val="nil"/>
                <w:right w:val="nil"/>
              </w:pBdr>
            </w:pPr>
            <w:r>
              <w:rPr>
                <w:rFonts w:eastAsia="Arial" w:cs="Arial"/>
                <w:color w:val="000000"/>
                <w:sz w:val="20"/>
              </w:rPr>
              <w:t>Refer QCM TW_CH_DS_Interface_Spec Section ‘Appendix for Staging ‘tables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482"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483" w14:textId="77777777" w:rsidR="00F6126C" w:rsidRDefault="00F6126C" w:rsidP="00F6126C">
            <w:pPr>
              <w:pBdr>
                <w:top w:val="nil"/>
                <w:left w:val="nil"/>
                <w:bottom w:val="nil"/>
                <w:right w:val="nil"/>
              </w:pBdr>
            </w:pPr>
            <w:r>
              <w:rPr>
                <w:rFonts w:eastAsia="Arial" w:cs="Arial"/>
                <w:color w:val="000000"/>
              </w:rPr>
              <w:t>FRS-CH-SF-EVAL-012-018</w:t>
            </w:r>
            <w:r>
              <w:rPr>
                <w:rFonts w:eastAsia="Arial" w:cs="Arial"/>
                <w:color w:val="000000"/>
                <w:sz w:val="20"/>
              </w:rPr>
              <w:t>,</w:t>
            </w:r>
            <w:r>
              <w:rPr>
                <w:rFonts w:eastAsia="Arial" w:cs="Arial"/>
                <w:color w:val="000000"/>
              </w:rPr>
              <w:t xml:space="preserve"> FRS-CH-SF-EVAL-012-019</w:t>
            </w:r>
            <w:r>
              <w:rPr>
                <w:rFonts w:ascii="Calibri" w:eastAsia="Calibri" w:hAnsi="Calibri" w:cs="Calibri"/>
                <w:color w:val="000000"/>
                <w:sz w:val="22"/>
              </w:rPr>
              <w:t>,</w:t>
            </w:r>
            <w:r>
              <w:rPr>
                <w:rFonts w:eastAsia="Arial" w:cs="Arial"/>
                <w:color w:val="000000"/>
              </w:rPr>
              <w:t xml:space="preserve"> FRS-CH-SF-EVAL-012-020</w:t>
            </w:r>
          </w:p>
        </w:tc>
      </w:tr>
      <w:tr w:rsidR="00F6126C" w14:paraId="2D6C148B"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485" w14:textId="77777777" w:rsidR="00F6126C" w:rsidRDefault="00F6126C" w:rsidP="00F6126C">
            <w:pPr>
              <w:pBdr>
                <w:top w:val="nil"/>
                <w:left w:val="nil"/>
                <w:bottom w:val="nil"/>
                <w:right w:val="nil"/>
              </w:pBdr>
            </w:pPr>
            <w:r>
              <w:rPr>
                <w:rFonts w:eastAsia="Arial" w:cs="Arial"/>
                <w:color w:val="000000"/>
                <w:sz w:val="20"/>
              </w:rPr>
              <w:t>DS-CH-CS-DH-007</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486" w14:textId="77777777" w:rsidR="00F6126C" w:rsidRDefault="00F6126C" w:rsidP="00F6126C">
            <w:pPr>
              <w:pBdr>
                <w:top w:val="nil"/>
                <w:left w:val="nil"/>
                <w:bottom w:val="nil"/>
                <w:right w:val="nil"/>
              </w:pBdr>
              <w:spacing w:before="40" w:after="40"/>
            </w:pPr>
            <w:r>
              <w:rPr>
                <w:rFonts w:eastAsia="Arial" w:cs="Arial"/>
                <w:color w:val="000000"/>
                <w:sz w:val="20"/>
              </w:rPr>
              <w:t>The system shall be configured with staging database table ‘MDM_OWNING_ENTITY’</w:t>
            </w:r>
          </w:p>
          <w:p w14:paraId="2D6C1487" w14:textId="77777777" w:rsidR="00F6126C" w:rsidRDefault="00F6126C" w:rsidP="00F6126C">
            <w:pPr>
              <w:pBdr>
                <w:top w:val="nil"/>
                <w:left w:val="nil"/>
                <w:bottom w:val="nil"/>
                <w:right w:val="nil"/>
              </w:pBdr>
              <w:spacing w:before="40" w:after="40"/>
            </w:pPr>
            <w:r>
              <w:rPr>
                <w:rFonts w:eastAsia="Arial" w:cs="Arial"/>
                <w:color w:val="000000"/>
                <w:sz w:val="20"/>
              </w:rPr>
              <w:t> </w:t>
            </w:r>
          </w:p>
          <w:p w14:paraId="2D6C1488" w14:textId="77777777" w:rsidR="00F6126C" w:rsidRDefault="00F6126C" w:rsidP="00F6126C">
            <w:pPr>
              <w:pBdr>
                <w:top w:val="nil"/>
                <w:left w:val="nil"/>
                <w:bottom w:val="nil"/>
                <w:right w:val="nil"/>
              </w:pBdr>
              <w:spacing w:before="40" w:after="40"/>
            </w:pPr>
            <w:r>
              <w:rPr>
                <w:rFonts w:eastAsia="Arial" w:cs="Arial"/>
                <w:color w:val="000000"/>
                <w:sz w:val="20"/>
              </w:rPr>
              <w:t>Refer QCM TW_CH_DS_Interface_Spec Section ‘Appendix for Staging ‘tables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489"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48A" w14:textId="77777777" w:rsidR="00F6126C" w:rsidRDefault="00F6126C" w:rsidP="00F6126C">
            <w:pPr>
              <w:pBdr>
                <w:top w:val="nil"/>
                <w:left w:val="nil"/>
                <w:bottom w:val="nil"/>
                <w:right w:val="nil"/>
              </w:pBdr>
            </w:pPr>
            <w:r>
              <w:rPr>
                <w:rFonts w:eastAsia="Arial" w:cs="Arial"/>
                <w:color w:val="000000"/>
              </w:rPr>
              <w:t xml:space="preserve">FRS-CH-SF-EVAL-008-002 </w:t>
            </w:r>
          </w:p>
        </w:tc>
      </w:tr>
      <w:tr w:rsidR="00F6126C" w14:paraId="2D6C1492"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48C" w14:textId="77777777" w:rsidR="00F6126C" w:rsidRDefault="00F6126C" w:rsidP="00F6126C">
            <w:pPr>
              <w:pBdr>
                <w:top w:val="nil"/>
                <w:left w:val="nil"/>
                <w:bottom w:val="nil"/>
                <w:right w:val="nil"/>
              </w:pBdr>
            </w:pPr>
            <w:r>
              <w:rPr>
                <w:rFonts w:eastAsia="Arial" w:cs="Arial"/>
                <w:color w:val="000000"/>
                <w:sz w:val="20"/>
              </w:rPr>
              <w:t>DS-CH-CS-DH-008</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48D" w14:textId="77777777" w:rsidR="00F6126C" w:rsidRDefault="00F6126C" w:rsidP="00F6126C">
            <w:pPr>
              <w:pBdr>
                <w:top w:val="nil"/>
                <w:left w:val="nil"/>
                <w:bottom w:val="nil"/>
                <w:right w:val="nil"/>
              </w:pBdr>
              <w:spacing w:before="40" w:after="40"/>
            </w:pPr>
            <w:r>
              <w:rPr>
                <w:rFonts w:eastAsia="Arial" w:cs="Arial"/>
                <w:color w:val="000000"/>
                <w:sz w:val="20"/>
              </w:rPr>
              <w:t>The system shall be configured with staging database table ’EVENT_COUNTRY, GREEDY_COUNTRY, COUNTRY_CA_MAPPING, EXMPTIONS’, MDM_COUNTRY</w:t>
            </w:r>
          </w:p>
          <w:p w14:paraId="2D6C148E" w14:textId="77777777" w:rsidR="00F6126C" w:rsidRDefault="00F6126C" w:rsidP="00F6126C">
            <w:pPr>
              <w:pBdr>
                <w:top w:val="nil"/>
                <w:left w:val="nil"/>
                <w:bottom w:val="nil"/>
                <w:right w:val="nil"/>
              </w:pBdr>
              <w:spacing w:before="40" w:after="40"/>
            </w:pPr>
            <w:r>
              <w:rPr>
                <w:rFonts w:eastAsia="Arial" w:cs="Arial"/>
                <w:color w:val="000000"/>
                <w:sz w:val="20"/>
              </w:rPr>
              <w:t> </w:t>
            </w:r>
          </w:p>
          <w:p w14:paraId="2D6C148F" w14:textId="77777777" w:rsidR="00F6126C" w:rsidRDefault="00F6126C" w:rsidP="00F6126C">
            <w:pPr>
              <w:pBdr>
                <w:top w:val="nil"/>
                <w:left w:val="nil"/>
                <w:bottom w:val="nil"/>
                <w:right w:val="nil"/>
              </w:pBdr>
              <w:spacing w:before="40" w:after="40"/>
            </w:pPr>
            <w:r>
              <w:rPr>
                <w:rFonts w:eastAsia="Arial" w:cs="Arial"/>
                <w:color w:val="000000"/>
                <w:sz w:val="20"/>
              </w:rPr>
              <w:t>Refer QCM TW_CH_DS_Interface_Spec Section ‘Appendix for Staging ‘tables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490"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491" w14:textId="77777777" w:rsidR="00F6126C" w:rsidRDefault="00F6126C" w:rsidP="00F6126C">
            <w:pPr>
              <w:pBdr>
                <w:top w:val="nil"/>
                <w:left w:val="nil"/>
                <w:bottom w:val="nil"/>
                <w:right w:val="nil"/>
              </w:pBdr>
            </w:pPr>
            <w:r>
              <w:rPr>
                <w:rFonts w:eastAsia="Arial" w:cs="Arial"/>
                <w:color w:val="000000"/>
              </w:rPr>
              <w:t>FRS-CH-CA-GDT-010-002</w:t>
            </w:r>
            <w:r>
              <w:rPr>
                <w:rFonts w:eastAsia="Arial" w:cs="Arial"/>
                <w:color w:val="000000"/>
                <w:sz w:val="20"/>
              </w:rPr>
              <w:t>,</w:t>
            </w:r>
            <w:r>
              <w:rPr>
                <w:rFonts w:eastAsia="Arial" w:cs="Arial"/>
                <w:color w:val="000000"/>
              </w:rPr>
              <w:t xml:space="preserve"> FRS-CH-CA-GDT-012-002</w:t>
            </w:r>
          </w:p>
        </w:tc>
      </w:tr>
      <w:tr w:rsidR="00F6126C" w14:paraId="2D6C1499"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493" w14:textId="77777777" w:rsidR="00F6126C" w:rsidRDefault="00F6126C" w:rsidP="00F6126C">
            <w:pPr>
              <w:pBdr>
                <w:top w:val="nil"/>
                <w:left w:val="nil"/>
                <w:bottom w:val="nil"/>
                <w:right w:val="nil"/>
              </w:pBdr>
            </w:pPr>
            <w:r>
              <w:rPr>
                <w:rFonts w:eastAsia="Arial" w:cs="Arial"/>
                <w:color w:val="000000"/>
                <w:sz w:val="20"/>
              </w:rPr>
              <w:t>DS-CH-CS-DH-009</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494" w14:textId="77777777" w:rsidR="00F6126C" w:rsidRDefault="00F6126C" w:rsidP="00F6126C">
            <w:pPr>
              <w:pBdr>
                <w:top w:val="nil"/>
                <w:left w:val="nil"/>
                <w:bottom w:val="nil"/>
                <w:right w:val="nil"/>
              </w:pBdr>
              <w:spacing w:before="40" w:after="40"/>
            </w:pPr>
            <w:r>
              <w:rPr>
                <w:rFonts w:eastAsia="Arial" w:cs="Arial"/>
                <w:color w:val="000000"/>
                <w:sz w:val="20"/>
              </w:rPr>
              <w:t>The system shall be configured with staging database table ‘CA_REPORT_RECORD’</w:t>
            </w:r>
          </w:p>
          <w:p w14:paraId="2D6C1495" w14:textId="77777777" w:rsidR="00F6126C" w:rsidRDefault="00F6126C" w:rsidP="00F6126C">
            <w:pPr>
              <w:pBdr>
                <w:top w:val="nil"/>
                <w:left w:val="nil"/>
                <w:bottom w:val="nil"/>
                <w:right w:val="nil"/>
              </w:pBdr>
              <w:spacing w:before="40" w:after="40"/>
            </w:pPr>
            <w:r>
              <w:rPr>
                <w:rFonts w:eastAsia="Arial" w:cs="Arial"/>
                <w:color w:val="000000"/>
                <w:sz w:val="20"/>
              </w:rPr>
              <w:t> </w:t>
            </w:r>
          </w:p>
          <w:p w14:paraId="2D6C1496" w14:textId="77777777" w:rsidR="00F6126C" w:rsidRDefault="00F6126C" w:rsidP="00F6126C">
            <w:pPr>
              <w:pBdr>
                <w:top w:val="nil"/>
                <w:left w:val="nil"/>
                <w:bottom w:val="nil"/>
                <w:right w:val="nil"/>
              </w:pBdr>
              <w:spacing w:before="40" w:after="40"/>
            </w:pPr>
            <w:r>
              <w:rPr>
                <w:rFonts w:eastAsia="Arial" w:cs="Arial"/>
                <w:color w:val="000000"/>
                <w:sz w:val="20"/>
              </w:rPr>
              <w:t>Refer QCM TW_CH_DS_Interface_Spec Section ‘Appendix for Staging ‘tables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497"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498" w14:textId="77777777" w:rsidR="00F6126C" w:rsidRDefault="00F6126C" w:rsidP="00F6126C">
            <w:pPr>
              <w:pBdr>
                <w:top w:val="nil"/>
                <w:left w:val="nil"/>
                <w:bottom w:val="nil"/>
                <w:right w:val="nil"/>
              </w:pBdr>
            </w:pPr>
            <w:r>
              <w:rPr>
                <w:rFonts w:eastAsia="Arial" w:cs="Arial"/>
                <w:color w:val="000000"/>
              </w:rPr>
              <w:t>FRS-CH-CA-GDT-012-002</w:t>
            </w:r>
          </w:p>
        </w:tc>
      </w:tr>
      <w:tr w:rsidR="00F6126C" w14:paraId="2D6C14A4"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49A" w14:textId="77777777" w:rsidR="00F6126C" w:rsidRDefault="00F6126C" w:rsidP="00F6126C">
            <w:pPr>
              <w:pBdr>
                <w:top w:val="nil"/>
                <w:left w:val="nil"/>
                <w:bottom w:val="nil"/>
                <w:right w:val="nil"/>
              </w:pBdr>
            </w:pPr>
            <w:r>
              <w:rPr>
                <w:rFonts w:eastAsia="Arial" w:cs="Arial"/>
                <w:color w:val="000000"/>
                <w:sz w:val="20"/>
              </w:rPr>
              <w:t>DS-CH-CS-DH-010</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49B" w14:textId="77777777" w:rsidR="00F6126C" w:rsidRDefault="00F6126C" w:rsidP="00F6126C">
            <w:pPr>
              <w:pBdr>
                <w:top w:val="nil"/>
                <w:left w:val="nil"/>
                <w:bottom w:val="nil"/>
                <w:right w:val="nil"/>
              </w:pBdr>
            </w:pPr>
            <w:r>
              <w:rPr>
                <w:rFonts w:eastAsia="Arial" w:cs="Arial"/>
                <w:color w:val="000000"/>
                <w:sz w:val="20"/>
              </w:rPr>
              <w:t>The system shall be provisioned with hierarchical levels L1, L2, L3 for device problem codes</w:t>
            </w:r>
            <w:r>
              <w:rPr>
                <w:rFonts w:eastAsia="Arial" w:cs="Arial"/>
                <w:strike/>
                <w:color w:val="000000"/>
                <w:sz w:val="20"/>
              </w:rPr>
              <w:t>,</w:t>
            </w:r>
            <w:r>
              <w:rPr>
                <w:rFonts w:eastAsia="Arial" w:cs="Arial"/>
                <w:color w:val="000000"/>
                <w:sz w:val="20"/>
              </w:rPr>
              <w:t xml:space="preserve"> evaluation method codes, conclusion codes, evaluation results codes. </w:t>
            </w:r>
          </w:p>
          <w:p w14:paraId="2D6C149C" w14:textId="77777777" w:rsidR="00F6126C" w:rsidRDefault="00F6126C" w:rsidP="00F6126C">
            <w:pPr>
              <w:pBdr>
                <w:top w:val="nil"/>
                <w:left w:val="nil"/>
                <w:bottom w:val="nil"/>
                <w:right w:val="nil"/>
              </w:pBdr>
            </w:pPr>
            <w:r>
              <w:rPr>
                <w:rFonts w:eastAsia="Arial" w:cs="Arial"/>
                <w:color w:val="000000"/>
                <w:sz w:val="20"/>
              </w:rPr>
              <w:t> </w:t>
            </w:r>
          </w:p>
          <w:p w14:paraId="2D6C149D" w14:textId="77777777" w:rsidR="00F6126C" w:rsidRDefault="00F6126C" w:rsidP="00F6126C">
            <w:pPr>
              <w:pBdr>
                <w:top w:val="nil"/>
                <w:left w:val="nil"/>
                <w:bottom w:val="nil"/>
                <w:right w:val="nil"/>
              </w:pBdr>
              <w:spacing w:before="40" w:after="40"/>
            </w:pPr>
            <w:r>
              <w:rPr>
                <w:rFonts w:eastAsia="Arial" w:cs="Arial"/>
                <w:color w:val="000000"/>
                <w:sz w:val="20"/>
              </w:rPr>
              <w:t>The hierarchy levels are stored in staging database table MDM_COMPLAINT_CODE.</w:t>
            </w:r>
          </w:p>
          <w:p w14:paraId="2D6C149E" w14:textId="77777777" w:rsidR="00F6126C" w:rsidRDefault="00F6126C" w:rsidP="00F6126C">
            <w:pPr>
              <w:pBdr>
                <w:top w:val="nil"/>
                <w:left w:val="nil"/>
                <w:bottom w:val="nil"/>
                <w:right w:val="nil"/>
              </w:pBdr>
              <w:spacing w:before="40" w:after="40"/>
            </w:pPr>
            <w:r>
              <w:rPr>
                <w:rFonts w:eastAsia="Arial" w:cs="Arial"/>
                <w:color w:val="000000"/>
                <w:sz w:val="20"/>
              </w:rPr>
              <w:t> </w:t>
            </w:r>
          </w:p>
          <w:p w14:paraId="2D6C149F" w14:textId="77777777" w:rsidR="00F6126C" w:rsidRDefault="00F6126C" w:rsidP="00F6126C">
            <w:pPr>
              <w:pBdr>
                <w:top w:val="nil"/>
                <w:left w:val="nil"/>
                <w:bottom w:val="nil"/>
                <w:right w:val="nil"/>
              </w:pBdr>
              <w:spacing w:before="40" w:after="40"/>
            </w:pPr>
            <w:r>
              <w:rPr>
                <w:rFonts w:eastAsia="Arial" w:cs="Arial"/>
                <w:color w:val="000000"/>
                <w:sz w:val="20"/>
              </w:rPr>
              <w:t>Refer QCM TW_Complaint Handling_DesignSpec_Appendix – 1 Section ‘External Field Configuration’</w:t>
            </w:r>
          </w:p>
          <w:p w14:paraId="2D6C14A0" w14:textId="77777777" w:rsidR="00F6126C" w:rsidRDefault="00F6126C" w:rsidP="00F6126C">
            <w:pPr>
              <w:pBdr>
                <w:top w:val="nil"/>
                <w:left w:val="nil"/>
                <w:bottom w:val="nil"/>
                <w:right w:val="nil"/>
              </w:pBdr>
              <w:spacing w:before="40" w:after="40"/>
            </w:pPr>
            <w:r>
              <w:rPr>
                <w:rFonts w:eastAsia="Arial" w:cs="Arial"/>
                <w:color w:val="000000"/>
                <w:sz w:val="20"/>
              </w:rPr>
              <w:t> </w:t>
            </w:r>
          </w:p>
          <w:p w14:paraId="2D6C14A1" w14:textId="77777777" w:rsidR="00F6126C" w:rsidRDefault="00F6126C" w:rsidP="00F6126C">
            <w:pPr>
              <w:pBdr>
                <w:top w:val="nil"/>
                <w:left w:val="nil"/>
                <w:bottom w:val="nil"/>
                <w:right w:val="nil"/>
              </w:pBdr>
              <w:spacing w:before="40" w:after="40"/>
            </w:pPr>
            <w:r>
              <w:rPr>
                <w:rFonts w:eastAsia="Arial" w:cs="Arial"/>
                <w:color w:val="000000"/>
                <w:sz w:val="20"/>
              </w:rPr>
              <w:t>Refer QCM TW_CH_DS_Interface_Spec Section ‘Symptom Codes Interface - Involved Components’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4A2"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4A3" w14:textId="77777777" w:rsidR="00F6126C" w:rsidRDefault="00F6126C" w:rsidP="00F6126C">
            <w:pPr>
              <w:pBdr>
                <w:top w:val="nil"/>
                <w:left w:val="nil"/>
                <w:bottom w:val="nil"/>
                <w:right w:val="nil"/>
              </w:pBdr>
            </w:pPr>
            <w:r>
              <w:rPr>
                <w:rFonts w:eastAsia="Arial" w:cs="Arial"/>
                <w:color w:val="000000"/>
                <w:sz w:val="20"/>
              </w:rPr>
              <w:t>FRS-CH-SF-INVS-003-005,FRS-CH-SF-INVS-003-006,FRS-CH-SF-INVS-003-007,FRS-CH-SF-INTK-011-003,FRS-CH-SF-INTK-011-004,FRS-CH-SF-EVAL-012-012,FRS-CH-SF-EVAL-012-015,FRS-CH-SF-EVAL-013-012,FRS-CH-SF-EVAL-012-009,FRS-CH-SF-EVAL-013-003</w:t>
            </w:r>
          </w:p>
        </w:tc>
      </w:tr>
      <w:tr w:rsidR="00F6126C" w14:paraId="2D6C14AB"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4A5" w14:textId="77777777" w:rsidR="00F6126C" w:rsidRDefault="00F6126C" w:rsidP="00F6126C">
            <w:pPr>
              <w:pBdr>
                <w:top w:val="nil"/>
                <w:left w:val="nil"/>
                <w:bottom w:val="nil"/>
                <w:right w:val="nil"/>
              </w:pBdr>
            </w:pPr>
            <w:commentRangeStart w:id="874"/>
            <w:r>
              <w:rPr>
                <w:rFonts w:eastAsia="Arial" w:cs="Arial"/>
                <w:color w:val="000000"/>
                <w:sz w:val="20"/>
              </w:rPr>
              <w:lastRenderedPageBreak/>
              <w:t>DS-CH-CS-DH-011</w:t>
            </w:r>
            <w:commentRangeEnd w:id="874"/>
            <w:r w:rsidR="00713503">
              <w:rPr>
                <w:rStyle w:val="CommentReference"/>
                <w:sz w:val="18"/>
                <w:szCs w:val="24"/>
              </w:rPr>
              <w:commentReference w:id="874"/>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4A6" w14:textId="77777777" w:rsidR="00F6126C" w:rsidRDefault="00F6126C" w:rsidP="00F6126C">
            <w:pPr>
              <w:pBdr>
                <w:top w:val="nil"/>
                <w:left w:val="nil"/>
                <w:bottom w:val="nil"/>
                <w:right w:val="nil"/>
              </w:pBdr>
              <w:spacing w:before="40" w:after="40"/>
            </w:pPr>
            <w:r>
              <w:rPr>
                <w:rFonts w:eastAsia="Arial" w:cs="Arial"/>
                <w:color w:val="000000"/>
                <w:sz w:val="20"/>
              </w:rPr>
              <w:t>The system shall be configured with staging database table ‘REGISTRATION_DATA’, AUTHORIZED_REP, TRADE_ITEM, CATALOG_ITEM, TECHNICAL_PRODUCT, BASE_MODEL, LEGAL_MANUFACTURER, TRADECOMPONENT, PRODUCT_CODES, SIMILAR_PRODUCTS_MV</w:t>
            </w:r>
          </w:p>
          <w:p w14:paraId="2D6C14A7" w14:textId="77777777" w:rsidR="00F6126C" w:rsidRDefault="00F6126C" w:rsidP="00F6126C">
            <w:pPr>
              <w:pBdr>
                <w:top w:val="nil"/>
                <w:left w:val="nil"/>
                <w:bottom w:val="nil"/>
                <w:right w:val="nil"/>
              </w:pBdr>
              <w:spacing w:before="40" w:after="40"/>
            </w:pPr>
            <w:r>
              <w:rPr>
                <w:rFonts w:eastAsia="Arial" w:cs="Arial"/>
                <w:color w:val="000000"/>
                <w:sz w:val="20"/>
              </w:rPr>
              <w:t> </w:t>
            </w:r>
          </w:p>
          <w:p w14:paraId="2D6C14A8" w14:textId="77777777" w:rsidR="00F6126C" w:rsidRDefault="00F6126C" w:rsidP="00F6126C">
            <w:pPr>
              <w:pBdr>
                <w:top w:val="nil"/>
                <w:left w:val="nil"/>
                <w:bottom w:val="nil"/>
                <w:right w:val="nil"/>
              </w:pBdr>
              <w:spacing w:before="40" w:after="40"/>
            </w:pPr>
            <w:r>
              <w:rPr>
                <w:rFonts w:eastAsia="Arial" w:cs="Arial"/>
                <w:color w:val="000000"/>
                <w:sz w:val="20"/>
              </w:rPr>
              <w:t>Refer QCM TW_CH_DS_Interface_Spec Section ‘Appendix for Staging ‘tables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4A9"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4AA" w14:textId="1E363431" w:rsidR="00F6126C" w:rsidRDefault="00F6126C" w:rsidP="00F6126C">
            <w:pPr>
              <w:pBdr>
                <w:top w:val="nil"/>
                <w:left w:val="nil"/>
                <w:bottom w:val="nil"/>
                <w:right w:val="nil"/>
              </w:pBdr>
            </w:pPr>
            <w:r>
              <w:rPr>
                <w:rFonts w:eastAsia="Arial" w:cs="Arial"/>
                <w:color w:val="000000"/>
              </w:rPr>
              <w:t>FRS-CH-SF-EVAL-023-002</w:t>
            </w:r>
            <w:r>
              <w:rPr>
                <w:rFonts w:eastAsia="Arial" w:cs="Arial"/>
                <w:color w:val="000000"/>
                <w:sz w:val="20"/>
              </w:rPr>
              <w:t>,</w:t>
            </w:r>
            <w:r>
              <w:rPr>
                <w:rFonts w:eastAsia="Arial" w:cs="Arial"/>
                <w:color w:val="000000"/>
              </w:rPr>
              <w:t xml:space="preserve"> FRS-CH-SF-EVAL-005-004</w:t>
            </w:r>
            <w:r>
              <w:rPr>
                <w:rFonts w:eastAsia="Arial" w:cs="Arial"/>
                <w:color w:val="000000"/>
                <w:sz w:val="20"/>
              </w:rPr>
              <w:t xml:space="preserve"> ,</w:t>
            </w:r>
            <w:r>
              <w:rPr>
                <w:rFonts w:eastAsia="Arial" w:cs="Arial"/>
                <w:color w:val="000000"/>
              </w:rPr>
              <w:t xml:space="preserve"> FRS-CH-SF-EVAL-058-005</w:t>
            </w:r>
            <w:r>
              <w:rPr>
                <w:rFonts w:eastAsia="Arial" w:cs="Arial"/>
                <w:color w:val="000000"/>
                <w:sz w:val="20"/>
              </w:rPr>
              <w:t>,</w:t>
            </w:r>
            <w:ins w:id="875" w:author="Kanungo, Kalpak (Cognizant)" w:date="2026-05-21T15:21:00Z" w16du:dateUtc="2026-05-21T09:51:00Z">
              <w:r w:rsidDel="00913F75">
                <w:rPr>
                  <w:rFonts w:eastAsia="Arial" w:cs="Arial"/>
                  <w:color w:val="000000"/>
                </w:rPr>
                <w:t xml:space="preserve"> </w:t>
              </w:r>
            </w:ins>
            <w:del w:id="876" w:author="Kanungo, Kalpak (Cognizant)" w:date="2026-05-21T15:21:00Z" w16du:dateUtc="2026-05-21T09:51:00Z">
              <w:r w:rsidDel="00913F75">
                <w:rPr>
                  <w:rFonts w:eastAsia="Arial" w:cs="Arial"/>
                  <w:color w:val="000000"/>
                </w:rPr>
                <w:delText>FRS-CH-SF-EVAL-056-004</w:delText>
              </w:r>
            </w:del>
            <w:r>
              <w:rPr>
                <w:rFonts w:eastAsia="Arial" w:cs="Arial"/>
                <w:color w:val="000000"/>
                <w:sz w:val="20"/>
              </w:rPr>
              <w:t>,</w:t>
            </w:r>
            <w:r>
              <w:rPr>
                <w:rFonts w:eastAsia="Arial" w:cs="Arial"/>
                <w:color w:val="000000"/>
              </w:rPr>
              <w:t xml:space="preserve"> FRS-CH-SF-EVAL-004-004</w:t>
            </w:r>
            <w:r>
              <w:rPr>
                <w:rFonts w:eastAsia="Arial" w:cs="Arial"/>
                <w:color w:val="000000"/>
                <w:sz w:val="20"/>
              </w:rPr>
              <w:t xml:space="preserve"> ,</w:t>
            </w:r>
            <w:r>
              <w:rPr>
                <w:rFonts w:eastAsia="Arial" w:cs="Arial"/>
                <w:color w:val="000000"/>
              </w:rPr>
              <w:t xml:space="preserve"> FRS-CH-SF-EVAL-067-004 </w:t>
            </w:r>
            <w:r>
              <w:rPr>
                <w:rFonts w:eastAsia="Arial" w:cs="Arial"/>
                <w:color w:val="000000"/>
                <w:sz w:val="20"/>
              </w:rPr>
              <w:t> </w:t>
            </w:r>
          </w:p>
        </w:tc>
      </w:tr>
      <w:tr w:rsidR="00F6126C" w14:paraId="2D6C14B2"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4AC" w14:textId="77777777" w:rsidR="00F6126C" w:rsidRDefault="00F6126C" w:rsidP="00F6126C">
            <w:pPr>
              <w:pBdr>
                <w:top w:val="nil"/>
                <w:left w:val="nil"/>
                <w:bottom w:val="nil"/>
                <w:right w:val="nil"/>
              </w:pBdr>
            </w:pPr>
            <w:r>
              <w:rPr>
                <w:rFonts w:eastAsia="Arial" w:cs="Arial"/>
                <w:color w:val="000000"/>
                <w:sz w:val="20"/>
              </w:rPr>
              <w:t>DS-CH-CS-DH-012</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4AD" w14:textId="77777777" w:rsidR="00F6126C" w:rsidRDefault="00F6126C" w:rsidP="00F6126C">
            <w:pPr>
              <w:pBdr>
                <w:top w:val="nil"/>
                <w:left w:val="nil"/>
                <w:bottom w:val="nil"/>
                <w:right w:val="nil"/>
              </w:pBdr>
              <w:spacing w:before="40" w:after="40"/>
            </w:pPr>
            <w:r>
              <w:rPr>
                <w:rFonts w:eastAsia="Arial" w:cs="Arial"/>
                <w:color w:val="000000"/>
                <w:sz w:val="20"/>
              </w:rPr>
              <w:t>The system shall be configured with staging database table ‘SOURCE_TW_VALUE_MAPPING’</w:t>
            </w:r>
          </w:p>
          <w:p w14:paraId="2D6C14AE" w14:textId="77777777" w:rsidR="00F6126C" w:rsidRDefault="00F6126C" w:rsidP="00F6126C">
            <w:pPr>
              <w:pBdr>
                <w:top w:val="nil"/>
                <w:left w:val="nil"/>
                <w:bottom w:val="nil"/>
                <w:right w:val="nil"/>
              </w:pBdr>
              <w:spacing w:before="40" w:after="40"/>
            </w:pPr>
            <w:r>
              <w:rPr>
                <w:rFonts w:eastAsia="Arial" w:cs="Arial"/>
                <w:color w:val="000000"/>
                <w:sz w:val="20"/>
              </w:rPr>
              <w:t>Refer QCM TW_CH_DS_Interface_Spec Section ‘Appendix for Staging ‘tables</w:t>
            </w:r>
          </w:p>
          <w:p w14:paraId="2D6C14AF" w14:textId="77777777" w:rsidR="00F6126C" w:rsidRDefault="00F6126C" w:rsidP="00F6126C">
            <w:pPr>
              <w:pBdr>
                <w:top w:val="nil"/>
                <w:left w:val="nil"/>
                <w:bottom w:val="nil"/>
                <w:right w:val="nil"/>
              </w:pBdr>
              <w:spacing w:before="40" w:after="40"/>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4B0"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4B1" w14:textId="77777777" w:rsidR="00F6126C" w:rsidRDefault="00F6126C" w:rsidP="00F6126C">
            <w:pPr>
              <w:pBdr>
                <w:top w:val="nil"/>
                <w:left w:val="nil"/>
                <w:bottom w:val="nil"/>
                <w:right w:val="nil"/>
              </w:pBdr>
            </w:pPr>
            <w:r>
              <w:rPr>
                <w:rFonts w:eastAsia="Arial" w:cs="Arial"/>
                <w:color w:val="000000"/>
              </w:rPr>
              <w:t>FRS-CH-CA-LOG-002-002</w:t>
            </w:r>
          </w:p>
        </w:tc>
      </w:tr>
      <w:tr w:rsidR="00F6126C" w14:paraId="2D6C14B9"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4B3" w14:textId="77777777" w:rsidR="00F6126C" w:rsidRDefault="00F6126C" w:rsidP="00F6126C">
            <w:pPr>
              <w:pBdr>
                <w:top w:val="nil"/>
                <w:left w:val="nil"/>
                <w:bottom w:val="nil"/>
                <w:right w:val="nil"/>
              </w:pBdr>
            </w:pPr>
            <w:r>
              <w:rPr>
                <w:rFonts w:eastAsia="Arial" w:cs="Arial"/>
                <w:color w:val="000000"/>
                <w:sz w:val="20"/>
              </w:rPr>
              <w:t>DS-CH-CS-DH-013</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4B4" w14:textId="77777777" w:rsidR="00F6126C" w:rsidRDefault="00F6126C" w:rsidP="00F6126C">
            <w:pPr>
              <w:pBdr>
                <w:top w:val="nil"/>
                <w:left w:val="nil"/>
                <w:bottom w:val="nil"/>
                <w:right w:val="nil"/>
              </w:pBdr>
              <w:spacing w:before="40" w:after="40"/>
            </w:pPr>
            <w:r>
              <w:rPr>
                <w:rFonts w:eastAsia="Arial" w:cs="Arial"/>
                <w:color w:val="000000"/>
                <w:sz w:val="20"/>
              </w:rPr>
              <w:t>The system shall be configured with staging db VIEW ‘V_AUTO_TRANSLATION_DECISION’</w:t>
            </w:r>
          </w:p>
          <w:p w14:paraId="2D6C14B5" w14:textId="77777777" w:rsidR="00F6126C" w:rsidRDefault="00F6126C" w:rsidP="00F6126C">
            <w:pPr>
              <w:pBdr>
                <w:top w:val="nil"/>
                <w:left w:val="nil"/>
                <w:bottom w:val="nil"/>
                <w:right w:val="nil"/>
              </w:pBdr>
              <w:spacing w:before="40" w:after="40"/>
            </w:pPr>
            <w:r>
              <w:rPr>
                <w:rFonts w:eastAsia="Arial" w:cs="Arial"/>
                <w:color w:val="000000"/>
                <w:sz w:val="20"/>
              </w:rPr>
              <w:t>Refer QCM TW_CH_DS_Interface_Spec Section ‘Appendix for Staging ‘tables</w:t>
            </w:r>
          </w:p>
          <w:p w14:paraId="2D6C14B6" w14:textId="77777777" w:rsidR="00F6126C" w:rsidRDefault="00F6126C" w:rsidP="00F6126C">
            <w:pPr>
              <w:pBdr>
                <w:top w:val="nil"/>
                <w:left w:val="nil"/>
                <w:bottom w:val="nil"/>
                <w:right w:val="nil"/>
              </w:pBdr>
              <w:spacing w:before="40" w:after="40"/>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4B7"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4B8" w14:textId="77777777" w:rsidR="00F6126C" w:rsidRDefault="00F6126C" w:rsidP="00F6126C">
            <w:pPr>
              <w:pBdr>
                <w:top w:val="nil"/>
                <w:left w:val="nil"/>
                <w:bottom w:val="nil"/>
                <w:right w:val="nil"/>
              </w:pBdr>
            </w:pPr>
            <w:r>
              <w:rPr>
                <w:rFonts w:eastAsia="Arial" w:cs="Arial"/>
                <w:color w:val="000000"/>
              </w:rPr>
              <w:t>FRS-CH-INT-TRA-009-002</w:t>
            </w:r>
          </w:p>
        </w:tc>
      </w:tr>
      <w:tr w:rsidR="00F6126C" w14:paraId="2D6C14C0"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4BA" w14:textId="77777777" w:rsidR="00F6126C" w:rsidRDefault="00F6126C" w:rsidP="00F6126C">
            <w:pPr>
              <w:pBdr>
                <w:top w:val="nil"/>
                <w:left w:val="nil"/>
                <w:bottom w:val="nil"/>
                <w:right w:val="nil"/>
              </w:pBdr>
            </w:pPr>
            <w:r>
              <w:rPr>
                <w:rFonts w:eastAsia="Arial" w:cs="Arial"/>
                <w:color w:val="000000"/>
                <w:sz w:val="20"/>
              </w:rPr>
              <w:t>DS-CH-CS-DH-014</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4BB" w14:textId="77777777" w:rsidR="00F6126C" w:rsidRDefault="00F6126C" w:rsidP="00F6126C">
            <w:pPr>
              <w:pBdr>
                <w:top w:val="nil"/>
                <w:left w:val="nil"/>
                <w:bottom w:val="nil"/>
                <w:right w:val="nil"/>
              </w:pBdr>
              <w:spacing w:before="40" w:after="40"/>
            </w:pPr>
            <w:r>
              <w:rPr>
                <w:rFonts w:eastAsia="Arial" w:cs="Arial"/>
                <w:color w:val="000000"/>
                <w:sz w:val="20"/>
              </w:rPr>
              <w:t>The system shall be configured with staging database table REG_AUTH_APPLICABLE_COUNTRIES which gets used to populate the Country^ field in Product Registration Matrix.</w:t>
            </w:r>
          </w:p>
          <w:p w14:paraId="2D6C14BC" w14:textId="77777777" w:rsidR="00F6126C" w:rsidRDefault="00F6126C" w:rsidP="00F6126C">
            <w:pPr>
              <w:pBdr>
                <w:top w:val="nil"/>
                <w:left w:val="nil"/>
                <w:bottom w:val="nil"/>
                <w:right w:val="nil"/>
              </w:pBdr>
              <w:spacing w:before="40" w:after="40"/>
            </w:pPr>
            <w:r>
              <w:rPr>
                <w:rFonts w:eastAsia="Arial" w:cs="Arial"/>
                <w:color w:val="000000"/>
                <w:sz w:val="20"/>
              </w:rPr>
              <w:t> </w:t>
            </w:r>
          </w:p>
          <w:p w14:paraId="2D6C14BD" w14:textId="77777777" w:rsidR="00F6126C" w:rsidRDefault="00F6126C" w:rsidP="00F6126C">
            <w:pPr>
              <w:pBdr>
                <w:top w:val="nil"/>
                <w:left w:val="nil"/>
                <w:bottom w:val="nil"/>
                <w:right w:val="nil"/>
              </w:pBdr>
              <w:spacing w:before="40" w:after="40"/>
            </w:pPr>
            <w:r>
              <w:rPr>
                <w:rFonts w:eastAsia="Arial" w:cs="Arial"/>
                <w:color w:val="000000"/>
                <w:sz w:val="20"/>
              </w:rPr>
              <w:t> Refer QCM TW_CH_DS_Interface_Spec Section ‘Appendix for Staging ‘tables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4BE"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4BF" w14:textId="77777777" w:rsidR="00F6126C" w:rsidRDefault="00F6126C" w:rsidP="00F6126C">
            <w:pPr>
              <w:pBdr>
                <w:top w:val="nil"/>
                <w:left w:val="nil"/>
                <w:bottom w:val="nil"/>
                <w:right w:val="nil"/>
              </w:pBdr>
            </w:pPr>
            <w:r>
              <w:rPr>
                <w:rFonts w:eastAsia="Arial" w:cs="Arial"/>
                <w:color w:val="000000"/>
              </w:rPr>
              <w:t>FRS-CH-SF-EVAL-067-004</w:t>
            </w:r>
            <w:r>
              <w:rPr>
                <w:rFonts w:eastAsia="Arial" w:cs="Arial"/>
                <w:color w:val="000000"/>
                <w:sz w:val="20"/>
              </w:rPr>
              <w:t> </w:t>
            </w:r>
          </w:p>
        </w:tc>
      </w:tr>
      <w:tr w:rsidR="00F6126C" w14:paraId="2D6C14C7"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4C1" w14:textId="77777777" w:rsidR="00F6126C" w:rsidRDefault="00F6126C" w:rsidP="00F6126C">
            <w:pPr>
              <w:pBdr>
                <w:top w:val="nil"/>
                <w:left w:val="nil"/>
                <w:bottom w:val="nil"/>
                <w:right w:val="nil"/>
              </w:pBdr>
            </w:pPr>
            <w:r>
              <w:rPr>
                <w:rFonts w:eastAsia="Arial" w:cs="Arial"/>
                <w:color w:val="000000"/>
                <w:sz w:val="20"/>
              </w:rPr>
              <w:t>DS-CH-CS-DH-015</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4C2" w14:textId="77777777" w:rsidR="00F6126C" w:rsidRDefault="00F6126C" w:rsidP="00F6126C">
            <w:pPr>
              <w:pBdr>
                <w:top w:val="nil"/>
                <w:left w:val="nil"/>
                <w:bottom w:val="nil"/>
                <w:right w:val="nil"/>
              </w:pBdr>
              <w:spacing w:before="40" w:after="40"/>
            </w:pPr>
            <w:r>
              <w:rPr>
                <w:rFonts w:eastAsia="Arial" w:cs="Arial"/>
                <w:color w:val="000000"/>
                <w:sz w:val="20"/>
              </w:rPr>
              <w:t>The system shall be configured with staging database tables IMPORTER and TRADE_ITEM_IMPORTER</w:t>
            </w:r>
          </w:p>
          <w:p w14:paraId="2D6C14C3" w14:textId="77777777" w:rsidR="00F6126C" w:rsidRDefault="00F6126C" w:rsidP="00F6126C">
            <w:pPr>
              <w:pBdr>
                <w:top w:val="nil"/>
                <w:left w:val="nil"/>
                <w:bottom w:val="nil"/>
                <w:right w:val="nil"/>
              </w:pBdr>
              <w:spacing w:before="40" w:after="40"/>
            </w:pPr>
            <w:r>
              <w:rPr>
                <w:rFonts w:eastAsia="Arial" w:cs="Arial"/>
                <w:color w:val="000000"/>
                <w:sz w:val="20"/>
              </w:rPr>
              <w:t> </w:t>
            </w:r>
          </w:p>
          <w:p w14:paraId="2D6C14C4" w14:textId="77777777" w:rsidR="00F6126C" w:rsidRDefault="00F6126C" w:rsidP="00F6126C">
            <w:pPr>
              <w:pBdr>
                <w:top w:val="nil"/>
                <w:left w:val="nil"/>
                <w:bottom w:val="nil"/>
                <w:right w:val="nil"/>
              </w:pBdr>
              <w:spacing w:before="40" w:after="40"/>
            </w:pPr>
            <w:r>
              <w:rPr>
                <w:rFonts w:eastAsia="Arial" w:cs="Arial"/>
                <w:color w:val="000000"/>
                <w:sz w:val="20"/>
              </w:rPr>
              <w:t>Refer QCM TW_CH_DS_Interface_Spec Section ‘Appendix for Staging ‘tables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4C5"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4C6" w14:textId="77777777" w:rsidR="00F6126C" w:rsidRDefault="00F6126C" w:rsidP="00F6126C">
            <w:pPr>
              <w:pBdr>
                <w:top w:val="nil"/>
                <w:left w:val="nil"/>
                <w:bottom w:val="nil"/>
                <w:right w:val="nil"/>
              </w:pBdr>
            </w:pPr>
            <w:r>
              <w:rPr>
                <w:rFonts w:eastAsia="Arial" w:cs="Arial"/>
                <w:color w:val="000000"/>
              </w:rPr>
              <w:t>FRS-CH-SF-EVAL-005-004</w:t>
            </w:r>
          </w:p>
        </w:tc>
      </w:tr>
      <w:tr w:rsidR="00F6126C" w14:paraId="2D6C14CE"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4C8" w14:textId="77777777" w:rsidR="00F6126C" w:rsidRDefault="00F6126C" w:rsidP="00F6126C">
            <w:pPr>
              <w:pBdr>
                <w:top w:val="nil"/>
                <w:left w:val="nil"/>
                <w:bottom w:val="nil"/>
                <w:right w:val="nil"/>
              </w:pBdr>
            </w:pPr>
            <w:r>
              <w:rPr>
                <w:rFonts w:eastAsia="Arial" w:cs="Arial"/>
                <w:color w:val="000000"/>
                <w:sz w:val="20"/>
              </w:rPr>
              <w:t>DS-CH-CS-DH-016</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4C9" w14:textId="77777777" w:rsidR="00F6126C" w:rsidRDefault="00F6126C" w:rsidP="00F6126C">
            <w:pPr>
              <w:pBdr>
                <w:top w:val="nil"/>
                <w:left w:val="nil"/>
                <w:bottom w:val="nil"/>
                <w:right w:val="nil"/>
              </w:pBdr>
            </w:pPr>
            <w:r>
              <w:rPr>
                <w:rFonts w:eastAsia="Arial" w:cs="Arial"/>
                <w:color w:val="000000"/>
                <w:sz w:val="20"/>
              </w:rPr>
              <w:t xml:space="preserve">The system shall be configured with SQL procedure that loads the master data to LEGAL_MANUFACTURER, AUTHORIZED_REP and IMPORTER tables, in accordance with the timestamp present in the JOB_CONFIG table for the last successful run of the procedure, and populates the columns ID, </w:t>
            </w:r>
            <w:r>
              <w:rPr>
                <w:rFonts w:eastAsia="Arial" w:cs="Arial"/>
                <w:color w:val="000000"/>
                <w:sz w:val="20"/>
              </w:rPr>
              <w:lastRenderedPageBreak/>
              <w:t>NAME, MDM_SOURCE_ID, LOAD_DATE once data load happens in MDM_SUPPLIER table, and logs all details into the JOB_RUN_LOG table.</w:t>
            </w:r>
          </w:p>
          <w:p w14:paraId="2D6C14CA" w14:textId="77777777" w:rsidR="00F6126C" w:rsidRDefault="00F6126C" w:rsidP="00F6126C">
            <w:pPr>
              <w:pBdr>
                <w:top w:val="nil"/>
                <w:left w:val="nil"/>
                <w:bottom w:val="nil"/>
                <w:right w:val="nil"/>
              </w:pBdr>
            </w:pPr>
            <w:r>
              <w:rPr>
                <w:rFonts w:eastAsia="Arial" w:cs="Arial"/>
                <w:color w:val="000000"/>
                <w:sz w:val="20"/>
              </w:rPr>
              <w:t> </w:t>
            </w:r>
          </w:p>
          <w:p w14:paraId="2D6C14CB" w14:textId="77777777" w:rsidR="00F6126C" w:rsidRDefault="00F6126C" w:rsidP="00F6126C">
            <w:pPr>
              <w:pBdr>
                <w:top w:val="nil"/>
                <w:left w:val="nil"/>
                <w:bottom w:val="nil"/>
                <w:right w:val="nil"/>
              </w:pBdr>
            </w:pPr>
            <w:r>
              <w:rPr>
                <w:rFonts w:eastAsia="Arial" w:cs="Arial"/>
                <w:color w:val="000000"/>
                <w:sz w:val="20"/>
              </w:rPr>
              <w:t xml:space="preserve">Refer QCM TW_CH_DS_Interface_Spec Section ‘Appendix for Staging tables’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4CC" w14:textId="77777777" w:rsidR="00F6126C" w:rsidRDefault="00F6126C" w:rsidP="00F6126C">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4CD" w14:textId="77777777" w:rsidR="00F6126C" w:rsidRDefault="00F6126C" w:rsidP="00F6126C">
            <w:pPr>
              <w:pBdr>
                <w:top w:val="nil"/>
                <w:left w:val="nil"/>
                <w:bottom w:val="nil"/>
                <w:right w:val="nil"/>
              </w:pBdr>
            </w:pPr>
            <w:r>
              <w:rPr>
                <w:rFonts w:eastAsia="Arial" w:cs="Arial"/>
                <w:color w:val="000000"/>
                <w:sz w:val="20"/>
              </w:rPr>
              <w:t>FRS-CH-SF-EVAL-005-004</w:t>
            </w:r>
          </w:p>
        </w:tc>
      </w:tr>
      <w:tr w:rsidR="00F6126C" w14:paraId="2D6C14D4"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4CF" w14:textId="77777777" w:rsidR="00F6126C" w:rsidRDefault="00F6126C" w:rsidP="00F6126C">
            <w:pPr>
              <w:pBdr>
                <w:top w:val="nil"/>
                <w:left w:val="nil"/>
                <w:bottom w:val="nil"/>
                <w:right w:val="nil"/>
              </w:pBdr>
            </w:pPr>
            <w:r>
              <w:rPr>
                <w:rFonts w:eastAsia="Arial" w:cs="Arial"/>
                <w:color w:val="000000"/>
                <w:sz w:val="20"/>
              </w:rPr>
              <w:t>DS-CH-CS-DH-017</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4D0" w14:textId="77777777" w:rsidR="00F6126C" w:rsidRDefault="00F6126C" w:rsidP="00F6126C">
            <w:pPr>
              <w:pBdr>
                <w:top w:val="nil"/>
                <w:left w:val="nil"/>
                <w:bottom w:val="nil"/>
                <w:right w:val="nil"/>
              </w:pBdr>
            </w:pPr>
            <w:r>
              <w:rPr>
                <w:rFonts w:eastAsia="Arial" w:cs="Arial"/>
                <w:color w:val="000000"/>
                <w:sz w:val="20"/>
              </w:rPr>
              <w:t>The system shall be configured with the sql view in QDS database to obtain attachment details about any attachments for the TW complaint record</w:t>
            </w:r>
          </w:p>
          <w:p w14:paraId="2D6C14D1" w14:textId="77777777" w:rsidR="00F6126C" w:rsidRDefault="00F6126C" w:rsidP="00F6126C">
            <w:pPr>
              <w:pBdr>
                <w:top w:val="nil"/>
                <w:left w:val="nil"/>
                <w:bottom w:val="nil"/>
                <w:right w:val="nil"/>
              </w:pBdr>
            </w:pPr>
            <w:r>
              <w:br/>
            </w:r>
            <w:r>
              <w:rPr>
                <w:rFonts w:eastAsia="Arial" w:cs="Arial"/>
                <w:color w:val="000000"/>
                <w:sz w:val="20"/>
              </w:rPr>
              <w:t xml:space="preserve"> Refer QCM TW_DS Interface_Spec Section Appendix for Staging tables - XTR_V_QCM_ATTACHMENT_DETAILS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4D2" w14:textId="77777777" w:rsidR="00F6126C" w:rsidRDefault="00F6126C" w:rsidP="00F6126C">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4D3" w14:textId="77777777" w:rsidR="00F6126C" w:rsidRDefault="00F6126C" w:rsidP="00F6126C">
            <w:pPr>
              <w:pBdr>
                <w:top w:val="nil"/>
                <w:left w:val="nil"/>
                <w:bottom w:val="nil"/>
                <w:right w:val="nil"/>
              </w:pBdr>
            </w:pPr>
            <w:r>
              <w:rPr>
                <w:rFonts w:eastAsia="Arial" w:cs="Arial"/>
                <w:color w:val="000000"/>
                <w:sz w:val="20"/>
              </w:rPr>
              <w:t>FRS-CH-SF-16.2.8.1-04-03</w:t>
            </w:r>
          </w:p>
        </w:tc>
      </w:tr>
      <w:tr w:rsidR="00F6126C" w14:paraId="2D6C14E7"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4D5" w14:textId="77777777" w:rsidR="00F6126C" w:rsidRDefault="00F6126C" w:rsidP="00F6126C">
            <w:pPr>
              <w:pBdr>
                <w:top w:val="nil"/>
                <w:left w:val="nil"/>
                <w:bottom w:val="nil"/>
                <w:right w:val="nil"/>
              </w:pBdr>
            </w:pPr>
            <w:commentRangeStart w:id="877"/>
            <w:r>
              <w:rPr>
                <w:rFonts w:eastAsia="Arial" w:cs="Arial"/>
                <w:color w:val="000000"/>
                <w:sz w:val="20"/>
              </w:rPr>
              <w:t>DS-CH-CS-CREATEPR-001</w:t>
            </w:r>
            <w:commentRangeEnd w:id="877"/>
            <w:r>
              <w:rPr>
                <w:rStyle w:val="CommentReference"/>
                <w:sz w:val="18"/>
                <w:szCs w:val="24"/>
              </w:rPr>
              <w:commentReference w:id="877"/>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4D6" w14:textId="77777777" w:rsidR="00F6126C" w:rsidRDefault="00F6126C" w:rsidP="00F6126C">
            <w:pPr>
              <w:pBdr>
                <w:top w:val="nil"/>
                <w:left w:val="nil"/>
                <w:bottom w:val="nil"/>
                <w:right w:val="nil"/>
              </w:pBdr>
              <w:spacing w:before="40" w:after="40"/>
            </w:pPr>
            <w:r>
              <w:rPr>
                <w:rFonts w:eastAsia="Arial" w:cs="Arial"/>
                <w:color w:val="000000"/>
                <w:sz w:val="20"/>
              </w:rPr>
              <w:t>The system shall be configured with create pr classes which will have the information related to copying of fields from below regulatory record to its corresponding Follow-up record.</w:t>
            </w:r>
          </w:p>
          <w:p w14:paraId="2D6C14D7" w14:textId="77777777" w:rsidR="00F6126C" w:rsidRDefault="00F6126C" w:rsidP="00F6126C">
            <w:pPr>
              <w:pBdr>
                <w:top w:val="nil"/>
                <w:left w:val="nil"/>
                <w:bottom w:val="nil"/>
                <w:right w:val="nil"/>
              </w:pBdr>
              <w:spacing w:before="40" w:after="40"/>
            </w:pPr>
            <w:r>
              <w:rPr>
                <w:rFonts w:eastAsia="Arial" w:cs="Arial"/>
                <w:color w:val="000000"/>
                <w:sz w:val="20"/>
              </w:rPr>
              <w:t> </w:t>
            </w:r>
          </w:p>
          <w:p w14:paraId="2D6C14D8" w14:textId="77777777" w:rsidR="00F6126C" w:rsidRDefault="00F6126C" w:rsidP="00F6126C">
            <w:pPr>
              <w:pBdr>
                <w:top w:val="nil"/>
                <w:left w:val="nil"/>
                <w:bottom w:val="nil"/>
                <w:right w:val="nil"/>
              </w:pBdr>
              <w:spacing w:before="40" w:after="40"/>
            </w:pPr>
            <w:r>
              <w:rPr>
                <w:rFonts w:eastAsia="Arial" w:cs="Arial"/>
                <w:color w:val="000000"/>
                <w:sz w:val="20"/>
              </w:rPr>
              <w:t xml:space="preserve">MIR </w:t>
            </w:r>
          </w:p>
          <w:p w14:paraId="2D6C14D9" w14:textId="77777777" w:rsidR="00F6126C" w:rsidRDefault="00F6126C" w:rsidP="00F6126C">
            <w:pPr>
              <w:pBdr>
                <w:top w:val="nil"/>
                <w:left w:val="nil"/>
                <w:bottom w:val="nil"/>
                <w:right w:val="nil"/>
              </w:pBdr>
              <w:spacing w:before="40" w:after="40"/>
            </w:pPr>
            <w:r>
              <w:rPr>
                <w:rFonts w:eastAsia="Arial" w:cs="Arial"/>
                <w:color w:val="000000"/>
                <w:sz w:val="20"/>
              </w:rPr>
              <w:t xml:space="preserve">Generic Regulatory Record </w:t>
            </w:r>
          </w:p>
          <w:p w14:paraId="2D6C14DA" w14:textId="77777777" w:rsidR="00F6126C" w:rsidRDefault="00F6126C" w:rsidP="00F6126C">
            <w:pPr>
              <w:pBdr>
                <w:top w:val="nil"/>
                <w:left w:val="nil"/>
                <w:bottom w:val="nil"/>
                <w:right w:val="nil"/>
              </w:pBdr>
              <w:spacing w:before="40" w:after="40"/>
            </w:pPr>
            <w:r>
              <w:rPr>
                <w:rFonts w:eastAsia="Arial" w:cs="Arial"/>
                <w:color w:val="000000"/>
                <w:sz w:val="20"/>
              </w:rPr>
              <w:t>Australia Regulatory Record</w:t>
            </w:r>
          </w:p>
          <w:p w14:paraId="2D6C14DB" w14:textId="77777777" w:rsidR="00F6126C" w:rsidRDefault="00F6126C" w:rsidP="00F6126C">
            <w:pPr>
              <w:pBdr>
                <w:top w:val="nil"/>
                <w:left w:val="nil"/>
                <w:bottom w:val="nil"/>
                <w:right w:val="nil"/>
              </w:pBdr>
              <w:spacing w:before="40" w:after="40"/>
            </w:pPr>
            <w:r>
              <w:rPr>
                <w:rFonts w:eastAsia="Arial" w:cs="Arial"/>
                <w:color w:val="000000"/>
                <w:sz w:val="20"/>
              </w:rPr>
              <w:t>Canada Regulatory Record</w:t>
            </w:r>
          </w:p>
          <w:p w14:paraId="2D6C14DC" w14:textId="77777777" w:rsidR="00F6126C" w:rsidRDefault="00F6126C" w:rsidP="00F6126C">
            <w:pPr>
              <w:pBdr>
                <w:top w:val="nil"/>
                <w:left w:val="nil"/>
                <w:bottom w:val="nil"/>
                <w:right w:val="nil"/>
              </w:pBdr>
              <w:spacing w:before="40" w:after="40"/>
            </w:pPr>
            <w:r>
              <w:rPr>
                <w:rFonts w:eastAsia="Arial" w:cs="Arial"/>
                <w:color w:val="000000"/>
                <w:sz w:val="20"/>
              </w:rPr>
              <w:t>China Regulatory Record</w:t>
            </w:r>
          </w:p>
          <w:p w14:paraId="2D6C14DD" w14:textId="77777777" w:rsidR="00F6126C" w:rsidRDefault="00F6126C" w:rsidP="00F6126C">
            <w:pPr>
              <w:pBdr>
                <w:top w:val="nil"/>
                <w:left w:val="nil"/>
                <w:bottom w:val="nil"/>
                <w:right w:val="nil"/>
              </w:pBdr>
              <w:spacing w:before="40" w:after="40"/>
            </w:pPr>
            <w:r>
              <w:rPr>
                <w:rFonts w:eastAsia="Arial" w:cs="Arial"/>
                <w:color w:val="000000"/>
                <w:sz w:val="20"/>
              </w:rPr>
              <w:t>Japan Regulatory Record</w:t>
            </w:r>
          </w:p>
          <w:p w14:paraId="2D6C14DE" w14:textId="77777777" w:rsidR="00F6126C" w:rsidRDefault="00F6126C" w:rsidP="00F6126C">
            <w:pPr>
              <w:pBdr>
                <w:top w:val="nil"/>
                <w:left w:val="nil"/>
                <w:bottom w:val="nil"/>
                <w:right w:val="nil"/>
              </w:pBdr>
              <w:spacing w:before="40" w:after="40"/>
            </w:pPr>
            <w:r>
              <w:rPr>
                <w:rFonts w:eastAsia="Arial" w:cs="Arial"/>
                <w:color w:val="000000"/>
                <w:sz w:val="20"/>
              </w:rPr>
              <w:t>Korea Regulatory Record</w:t>
            </w:r>
          </w:p>
          <w:p w14:paraId="2D6C14DF" w14:textId="77777777" w:rsidR="00F6126C" w:rsidRDefault="00F6126C" w:rsidP="00F6126C">
            <w:pPr>
              <w:pBdr>
                <w:top w:val="nil"/>
                <w:left w:val="nil"/>
                <w:bottom w:val="nil"/>
                <w:right w:val="nil"/>
              </w:pBdr>
              <w:spacing w:before="40" w:after="40"/>
            </w:pPr>
            <w:r>
              <w:rPr>
                <w:rFonts w:eastAsia="Arial" w:cs="Arial"/>
                <w:color w:val="000000"/>
                <w:sz w:val="20"/>
              </w:rPr>
              <w:t>Taiwan Regulatory Record</w:t>
            </w:r>
          </w:p>
          <w:p w14:paraId="2D6C14E0" w14:textId="77777777" w:rsidR="00F6126C" w:rsidRDefault="00F6126C" w:rsidP="00F6126C">
            <w:pPr>
              <w:pBdr>
                <w:top w:val="nil"/>
                <w:left w:val="nil"/>
                <w:bottom w:val="nil"/>
                <w:right w:val="nil"/>
              </w:pBdr>
              <w:spacing w:before="40" w:after="40"/>
            </w:pPr>
            <w:r>
              <w:rPr>
                <w:rFonts w:eastAsia="Arial" w:cs="Arial"/>
                <w:color w:val="000000"/>
                <w:sz w:val="20"/>
              </w:rPr>
              <w:t>Singapore Regulatory Record</w:t>
            </w:r>
          </w:p>
          <w:p w14:paraId="2D6C14E1" w14:textId="77777777" w:rsidR="00F6126C" w:rsidRDefault="00F6126C" w:rsidP="00F6126C">
            <w:pPr>
              <w:pBdr>
                <w:top w:val="nil"/>
                <w:left w:val="nil"/>
                <w:bottom w:val="nil"/>
                <w:right w:val="nil"/>
              </w:pBdr>
              <w:spacing w:before="40" w:after="40"/>
            </w:pPr>
            <w:r>
              <w:rPr>
                <w:rFonts w:eastAsia="Arial" w:cs="Arial"/>
                <w:color w:val="000000"/>
                <w:sz w:val="20"/>
              </w:rPr>
              <w:t>eMDR Regulatory Record</w:t>
            </w:r>
          </w:p>
          <w:p w14:paraId="2D6C14E2" w14:textId="77777777" w:rsidR="00F6126C" w:rsidRDefault="00F6126C" w:rsidP="00F6126C">
            <w:pPr>
              <w:pBdr>
                <w:top w:val="nil"/>
                <w:left w:val="nil"/>
                <w:bottom w:val="nil"/>
                <w:right w:val="nil"/>
              </w:pBdr>
              <w:spacing w:before="40" w:after="40"/>
            </w:pPr>
            <w:r>
              <w:rPr>
                <w:rFonts w:eastAsia="Arial" w:cs="Arial"/>
                <w:color w:val="000000"/>
                <w:sz w:val="20"/>
              </w:rPr>
              <w:t> </w:t>
            </w:r>
          </w:p>
          <w:p w14:paraId="2D6C14E3" w14:textId="77777777" w:rsidR="00F6126C" w:rsidRDefault="00F6126C" w:rsidP="00F6126C">
            <w:pPr>
              <w:pBdr>
                <w:top w:val="nil"/>
                <w:left w:val="nil"/>
                <w:bottom w:val="nil"/>
                <w:right w:val="nil"/>
              </w:pBdr>
              <w:spacing w:before="40" w:after="40"/>
            </w:pPr>
            <w:r>
              <w:rPr>
                <w:rFonts w:eastAsia="Arial" w:cs="Arial"/>
                <w:color w:val="000000"/>
                <w:sz w:val="20"/>
              </w:rPr>
              <w:t>Refer QCM TW_Complaint Handling_DesignSpec_Appendix – 4  Section “Create PR Classes and copied fields”</w:t>
            </w:r>
          </w:p>
          <w:p w14:paraId="2D6C14E4" w14:textId="77777777" w:rsidR="00F6126C" w:rsidRDefault="00F6126C" w:rsidP="00F6126C">
            <w:pPr>
              <w:pBdr>
                <w:top w:val="nil"/>
                <w:left w:val="nil"/>
                <w:bottom w:val="nil"/>
                <w:right w:val="nil"/>
              </w:pBdr>
              <w:spacing w:before="40" w:after="40"/>
            </w:pPr>
            <w:r>
              <w:rPr>
                <w:rFonts w:eastAsia="Arial" w:cs="Arial"/>
                <w:color w:val="000000"/>
                <w:sz w:val="20"/>
              </w:rPr>
              <w:t>Refer QCM TW_Complaint Handling_DesignSpec_ Appendix – 6- column-Sibling automation</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4E5"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4E6" w14:textId="77777777" w:rsidR="00F6126C" w:rsidRDefault="00F6126C" w:rsidP="00F6126C">
            <w:pPr>
              <w:pBdr>
                <w:top w:val="nil"/>
                <w:left w:val="nil"/>
                <w:bottom w:val="nil"/>
                <w:right w:val="nil"/>
              </w:pBdr>
            </w:pPr>
            <w:r>
              <w:rPr>
                <w:rFonts w:eastAsia="Arial" w:cs="Arial"/>
                <w:color w:val="000000"/>
                <w:sz w:val="20"/>
              </w:rPr>
              <w:t>FRS-CH-REG-MIR-011-003,FRS-CH-REG-OTH-035-003,FRS-CH-REG-OTH-036-003,FRS-CH-REG-OTH-037-003,FRS-CH-REG-OTH-038-003,FRS-CH-REG-OTH-040-003,FRS-CH-REG-OTH-041-003,FRS-CH-REG-OTH-042-003,FRS-CH-REG-OTH-043-003</w:t>
            </w:r>
          </w:p>
        </w:tc>
      </w:tr>
      <w:tr w:rsidR="00F6126C" w14:paraId="2D6C14EE" w14:textId="77777777" w:rsidTr="009F3CFA">
        <w:trPr>
          <w:trHeight w:val="324"/>
        </w:trPr>
        <w:tc>
          <w:tcPr>
            <w:tcW w:w="1522"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4E8" w14:textId="77777777" w:rsidR="00F6126C" w:rsidRDefault="00F6126C" w:rsidP="00F6126C">
            <w:pPr>
              <w:pBdr>
                <w:top w:val="nil"/>
                <w:left w:val="nil"/>
                <w:bottom w:val="nil"/>
                <w:right w:val="nil"/>
              </w:pBdr>
            </w:pPr>
            <w:r>
              <w:rPr>
                <w:rFonts w:eastAsia="Arial" w:cs="Arial"/>
                <w:color w:val="000000"/>
                <w:sz w:val="20"/>
              </w:rPr>
              <w:t>DS-CH-CS-DWH-001</w:t>
            </w:r>
          </w:p>
        </w:tc>
        <w:tc>
          <w:tcPr>
            <w:tcW w:w="6950"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4E9" w14:textId="77777777" w:rsidR="00F6126C" w:rsidRDefault="00F6126C" w:rsidP="00F6126C">
            <w:pPr>
              <w:pBdr>
                <w:top w:val="nil"/>
                <w:left w:val="nil"/>
                <w:bottom w:val="nil"/>
                <w:right w:val="nil"/>
              </w:pBdr>
            </w:pPr>
            <w:r>
              <w:rPr>
                <w:rFonts w:eastAsia="Arial" w:cs="Arial"/>
                <w:color w:val="000000"/>
                <w:sz w:val="20"/>
              </w:rPr>
              <w:t>The system shall be configured with the admin query that populates a field “First Coding Rationale” which captures the date and time when the Coding Rationale field changed in Complaint records for the first time.</w:t>
            </w:r>
          </w:p>
          <w:p w14:paraId="2D6C14EA" w14:textId="77777777" w:rsidR="00F6126C" w:rsidRDefault="00F6126C" w:rsidP="00F6126C">
            <w:pPr>
              <w:pBdr>
                <w:top w:val="nil"/>
                <w:left w:val="nil"/>
                <w:bottom w:val="nil"/>
                <w:right w:val="nil"/>
              </w:pBdr>
            </w:pPr>
            <w:r>
              <w:rPr>
                <w:rFonts w:eastAsia="Arial" w:cs="Arial"/>
                <w:color w:val="000000"/>
                <w:sz w:val="20"/>
              </w:rPr>
              <w:t> </w:t>
            </w:r>
          </w:p>
          <w:p w14:paraId="2D6C14EB" w14:textId="77777777" w:rsidR="00F6126C" w:rsidRDefault="00F6126C" w:rsidP="00F6126C">
            <w:pPr>
              <w:pBdr>
                <w:top w:val="nil"/>
                <w:left w:val="nil"/>
                <w:bottom w:val="nil"/>
                <w:right w:val="nil"/>
              </w:pBdr>
            </w:pPr>
            <w:r>
              <w:rPr>
                <w:rFonts w:eastAsia="Arial" w:cs="Arial"/>
                <w:color w:val="000000"/>
                <w:sz w:val="20"/>
              </w:rPr>
              <w:t>Refer QCM TW_Complaint Handling_DesignSpec_Appendix – 4 Admin Query Details AQ#PopulateCodingRationale</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4EC" w14:textId="77777777" w:rsidR="00F6126C" w:rsidRDefault="00F6126C" w:rsidP="00F6126C">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4ED" w14:textId="77777777" w:rsidR="00F6126C" w:rsidRDefault="00F6126C" w:rsidP="00F6126C">
            <w:pPr>
              <w:pBdr>
                <w:top w:val="nil"/>
                <w:left w:val="nil"/>
                <w:bottom w:val="nil"/>
                <w:right w:val="nil"/>
              </w:pBdr>
            </w:pPr>
            <w:r>
              <w:rPr>
                <w:rFonts w:eastAsia="Arial" w:cs="Arial"/>
                <w:color w:val="000000"/>
                <w:sz w:val="20"/>
              </w:rPr>
              <w:t>URS-CH-SF-EVAL-080</w:t>
            </w:r>
          </w:p>
        </w:tc>
      </w:tr>
    </w:tbl>
    <w:p w14:paraId="2D6C14EF" w14:textId="77777777" w:rsidR="004613D1" w:rsidRDefault="00B42D70">
      <w:pPr>
        <w:pBdr>
          <w:top w:val="nil"/>
          <w:left w:val="nil"/>
          <w:bottom w:val="nil"/>
          <w:right w:val="nil"/>
        </w:pBdr>
      </w:pPr>
      <w:r>
        <w:rPr>
          <w:rFonts w:eastAsia="Arial" w:cs="Arial"/>
          <w:color w:val="000000"/>
          <w:sz w:val="20"/>
        </w:rPr>
        <w:lastRenderedPageBreak/>
        <w:t> </w:t>
      </w:r>
    </w:p>
    <w:p w14:paraId="2D6C14F0" w14:textId="77777777" w:rsidR="004613D1" w:rsidRDefault="004613D1">
      <w:pPr>
        <w:rPr>
          <w:rFonts w:cs="Arial"/>
          <w:sz w:val="20"/>
          <w:szCs w:val="20"/>
        </w:rPr>
      </w:pPr>
    </w:p>
    <w:p w14:paraId="2D6C14F1" w14:textId="77777777" w:rsidR="004613D1" w:rsidRDefault="004613D1">
      <w:pPr>
        <w:rPr>
          <w:rFonts w:cs="Arial"/>
          <w:sz w:val="20"/>
          <w:szCs w:val="20"/>
        </w:rPr>
      </w:pPr>
    </w:p>
    <w:p w14:paraId="2D6C14F2" w14:textId="77777777" w:rsidR="004613D1" w:rsidRDefault="00B42D70">
      <w:pPr>
        <w:pStyle w:val="Caption1"/>
        <w:keepNext/>
        <w:rPr>
          <w:rFonts w:cs="Arial"/>
          <w:b/>
          <w:i w:val="0"/>
          <w:iCs w:val="0"/>
          <w:color w:val="auto"/>
          <w:sz w:val="20"/>
          <w:szCs w:val="20"/>
        </w:rPr>
      </w:pPr>
      <w:r>
        <w:rPr>
          <w:rFonts w:cs="Arial"/>
          <w:b/>
          <w:i w:val="0"/>
          <w:iCs w:val="0"/>
          <w:color w:val="auto"/>
          <w:sz w:val="20"/>
          <w:szCs w:val="20"/>
        </w:rPr>
        <w:t>Interface Specification</w:t>
      </w:r>
    </w:p>
    <w:tbl>
      <w:tblPr>
        <w:tblStyle w:val="TableGrid"/>
        <w:tblW w:w="13580" w:type="dxa"/>
        <w:tblBorders>
          <w:top w:val="nil"/>
          <w:left w:val="nil"/>
          <w:bottom w:val="nil"/>
          <w:right w:val="nil"/>
          <w:insideH w:val="nil"/>
          <w:insideV w:val="nil"/>
        </w:tblBorders>
        <w:tblLayout w:type="fixed"/>
        <w:tblLook w:val="04A0" w:firstRow="1" w:lastRow="0" w:firstColumn="1" w:lastColumn="0" w:noHBand="0" w:noVBand="1"/>
        <w:tblPrChange w:id="878" w:author="Kanungo, Kalpak (Cognizant)" w:date="2026-05-19T13:25:00Z" w16du:dateUtc="2026-05-19T07:55:00Z">
          <w:tblPr>
            <w:tblStyle w:val="TableGrid"/>
            <w:tblW w:w="0" w:type="auto"/>
            <w:tblBorders>
              <w:top w:val="nil"/>
              <w:left w:val="nil"/>
              <w:bottom w:val="nil"/>
              <w:right w:val="nil"/>
              <w:insideH w:val="nil"/>
              <w:insideV w:val="nil"/>
            </w:tblBorders>
            <w:tblLayout w:type="fixed"/>
            <w:tblLook w:val="04A0" w:firstRow="1" w:lastRow="0" w:firstColumn="1" w:lastColumn="0" w:noHBand="0" w:noVBand="1"/>
          </w:tblPr>
        </w:tblPrChange>
      </w:tblPr>
      <w:tblGrid>
        <w:gridCol w:w="1527"/>
        <w:gridCol w:w="6945"/>
        <w:gridCol w:w="1984"/>
        <w:gridCol w:w="3124"/>
        <w:tblGridChange w:id="879">
          <w:tblGrid>
            <w:gridCol w:w="1527"/>
            <w:gridCol w:w="6945"/>
            <w:gridCol w:w="1984"/>
            <w:gridCol w:w="3124"/>
          </w:tblGrid>
        </w:tblGridChange>
      </w:tblGrid>
      <w:tr w:rsidR="004613D1" w14:paraId="2D6C14F9" w14:textId="77777777" w:rsidTr="00063F5F">
        <w:trPr>
          <w:cnfStyle w:val="100000000000" w:firstRow="1" w:lastRow="0" w:firstColumn="0" w:lastColumn="0" w:oddVBand="0" w:evenVBand="0" w:oddHBand="0" w:evenHBand="0" w:firstRowFirstColumn="0" w:firstRowLastColumn="0" w:lastRowFirstColumn="0" w:lastRowLastColumn="0"/>
          <w:trHeight w:val="609"/>
          <w:trPrChange w:id="880" w:author="Kanungo, Kalpak (Cognizant)" w:date="2026-05-19T13:25:00Z" w16du:dateUtc="2026-05-19T07:55:00Z">
            <w:trPr>
              <w:trHeight w:val="609"/>
            </w:trPr>
          </w:trPrChange>
        </w:trPr>
        <w:tc>
          <w:tcPr>
            <w:tcW w:w="1527" w:type="dxa"/>
            <w:tcBorders>
              <w:top w:val="single" w:sz="8" w:space="0" w:color="4472C4"/>
              <w:left w:val="single" w:sz="8" w:space="0" w:color="4472C4"/>
              <w:bottom w:val="single" w:sz="8" w:space="0" w:color="000000"/>
              <w:right w:val="single" w:sz="8" w:space="0" w:color="000000"/>
            </w:tcBorders>
            <w:shd w:val="clear" w:color="4472C4" w:fill="4472C4"/>
            <w:tcMar>
              <w:top w:w="0" w:type="dxa"/>
              <w:left w:w="108" w:type="dxa"/>
              <w:bottom w:w="0" w:type="dxa"/>
              <w:right w:w="108" w:type="dxa"/>
            </w:tcMar>
            <w:tcPrChange w:id="881" w:author="Kanungo, Kalpak (Cognizant)" w:date="2026-05-19T13:25:00Z" w16du:dateUtc="2026-05-19T07:55:00Z">
              <w:tcPr>
                <w:tcW w:w="1527" w:type="dxa"/>
                <w:tcBorders>
                  <w:top w:val="single" w:sz="8" w:space="0" w:color="4472C4"/>
                  <w:left w:val="single" w:sz="8" w:space="0" w:color="4472C4"/>
                  <w:bottom w:val="single" w:sz="8" w:space="0" w:color="000000"/>
                  <w:right w:val="single" w:sz="8" w:space="0" w:color="000000"/>
                </w:tcBorders>
                <w:shd w:val="clear" w:color="4472C4" w:fill="4472C4"/>
                <w:tcMar>
                  <w:top w:w="0" w:type="dxa"/>
                  <w:left w:w="108" w:type="dxa"/>
                  <w:bottom w:w="0" w:type="dxa"/>
                  <w:right w:w="108" w:type="dxa"/>
                </w:tcMar>
              </w:tcPr>
            </w:tcPrChange>
          </w:tcPr>
          <w:p w14:paraId="2D6C14F3" w14:textId="77777777" w:rsidR="004613D1" w:rsidRDefault="00B42D70">
            <w:pPr>
              <w:pBdr>
                <w:top w:val="nil"/>
                <w:left w:val="nil"/>
                <w:bottom w:val="nil"/>
                <w:right w:val="nil"/>
              </w:pBdr>
              <w:jc w:val="center"/>
              <w:cnfStyle w:val="100000000000" w:firstRow="1" w:lastRow="0" w:firstColumn="0" w:lastColumn="0" w:oddVBand="0" w:evenVBand="0" w:oddHBand="0" w:evenHBand="0" w:firstRowFirstColumn="0" w:firstRowLastColumn="0" w:lastRowFirstColumn="0" w:lastRowLastColumn="0"/>
            </w:pPr>
            <w:r>
              <w:rPr>
                <w:rFonts w:eastAsia="Arial" w:cs="Arial"/>
                <w:color w:val="000000"/>
                <w:sz w:val="20"/>
              </w:rPr>
              <w:t>IS Identifier</w:t>
            </w:r>
          </w:p>
        </w:tc>
        <w:tc>
          <w:tcPr>
            <w:tcW w:w="6945" w:type="dxa"/>
            <w:tcBorders>
              <w:top w:val="single" w:sz="8" w:space="0" w:color="4472C4"/>
              <w:left w:val="nil"/>
              <w:bottom w:val="single" w:sz="8" w:space="0" w:color="000000"/>
              <w:right w:val="single" w:sz="8" w:space="0" w:color="000000"/>
            </w:tcBorders>
            <w:shd w:val="clear" w:color="4472C4" w:fill="4472C4"/>
            <w:tcMar>
              <w:top w:w="0" w:type="dxa"/>
              <w:left w:w="108" w:type="dxa"/>
              <w:bottom w:w="0" w:type="dxa"/>
              <w:right w:w="108" w:type="dxa"/>
            </w:tcMar>
            <w:tcPrChange w:id="882" w:author="Kanungo, Kalpak (Cognizant)" w:date="2026-05-19T13:25:00Z" w16du:dateUtc="2026-05-19T07:55:00Z">
              <w:tcPr>
                <w:tcW w:w="6945" w:type="dxa"/>
                <w:tcBorders>
                  <w:top w:val="single" w:sz="8" w:space="0" w:color="4472C4"/>
                  <w:left w:val="nil"/>
                  <w:bottom w:val="single" w:sz="8" w:space="0" w:color="000000"/>
                  <w:right w:val="single" w:sz="8" w:space="0" w:color="000000"/>
                </w:tcBorders>
                <w:shd w:val="clear" w:color="4472C4" w:fill="4472C4"/>
                <w:tcMar>
                  <w:top w:w="0" w:type="dxa"/>
                  <w:left w:w="108" w:type="dxa"/>
                  <w:bottom w:w="0" w:type="dxa"/>
                  <w:right w:w="108" w:type="dxa"/>
                </w:tcMar>
              </w:tcPr>
            </w:tcPrChange>
          </w:tcPr>
          <w:p w14:paraId="2D6C14F4" w14:textId="77777777" w:rsidR="004613D1" w:rsidRDefault="00B42D70">
            <w:pPr>
              <w:pBdr>
                <w:top w:val="nil"/>
                <w:left w:val="nil"/>
                <w:bottom w:val="nil"/>
                <w:right w:val="nil"/>
              </w:pBdr>
              <w:jc w:val="center"/>
              <w:cnfStyle w:val="100000000000" w:firstRow="1" w:lastRow="0" w:firstColumn="0" w:lastColumn="0" w:oddVBand="0" w:evenVBand="0" w:oddHBand="0" w:evenHBand="0" w:firstRowFirstColumn="0" w:firstRowLastColumn="0" w:lastRowFirstColumn="0" w:lastRowLastColumn="0"/>
            </w:pPr>
            <w:r>
              <w:rPr>
                <w:rFonts w:eastAsia="Arial" w:cs="Arial"/>
                <w:color w:val="000000"/>
                <w:sz w:val="20"/>
              </w:rPr>
              <w:t>Interface Design Description</w:t>
            </w:r>
          </w:p>
        </w:tc>
        <w:tc>
          <w:tcPr>
            <w:tcW w:w="1984" w:type="dxa"/>
            <w:tcBorders>
              <w:top w:val="single" w:sz="8" w:space="0" w:color="4472C4"/>
              <w:left w:val="nil"/>
              <w:bottom w:val="single" w:sz="8" w:space="0" w:color="000000"/>
              <w:right w:val="single" w:sz="8" w:space="0" w:color="000000"/>
            </w:tcBorders>
            <w:shd w:val="clear" w:color="4472C4" w:fill="4472C4"/>
            <w:tcMar>
              <w:top w:w="0" w:type="dxa"/>
              <w:left w:w="108" w:type="dxa"/>
              <w:bottom w:w="0" w:type="dxa"/>
              <w:right w:w="108" w:type="dxa"/>
            </w:tcMar>
            <w:tcPrChange w:id="883" w:author="Kanungo, Kalpak (Cognizant)" w:date="2026-05-19T13:25:00Z" w16du:dateUtc="2026-05-19T07:55:00Z">
              <w:tcPr>
                <w:tcW w:w="1984" w:type="dxa"/>
                <w:tcBorders>
                  <w:top w:val="single" w:sz="8" w:space="0" w:color="4472C4"/>
                  <w:left w:val="nil"/>
                  <w:bottom w:val="single" w:sz="8" w:space="0" w:color="000000"/>
                  <w:right w:val="single" w:sz="8" w:space="0" w:color="000000"/>
                </w:tcBorders>
                <w:shd w:val="clear" w:color="4472C4" w:fill="4472C4"/>
                <w:tcMar>
                  <w:top w:w="0" w:type="dxa"/>
                  <w:left w:w="108" w:type="dxa"/>
                  <w:bottom w:w="0" w:type="dxa"/>
                  <w:right w:w="108" w:type="dxa"/>
                </w:tcMar>
              </w:tcPr>
            </w:tcPrChange>
          </w:tcPr>
          <w:p w14:paraId="2D6C14F5" w14:textId="77777777" w:rsidR="004613D1" w:rsidRDefault="00B42D70">
            <w:pPr>
              <w:pBdr>
                <w:top w:val="nil"/>
                <w:left w:val="nil"/>
                <w:bottom w:val="nil"/>
                <w:right w:val="nil"/>
              </w:pBdr>
              <w:jc w:val="center"/>
              <w:cnfStyle w:val="100000000000" w:firstRow="1" w:lastRow="0" w:firstColumn="0" w:lastColumn="0" w:oddVBand="0" w:evenVBand="0" w:oddHBand="0" w:evenHBand="0" w:firstRowFirstColumn="0" w:firstRowLastColumn="0" w:lastRowFirstColumn="0" w:lastRowLastColumn="0"/>
            </w:pPr>
            <w:r>
              <w:rPr>
                <w:rFonts w:eastAsia="Arial" w:cs="Arial"/>
                <w:color w:val="000000"/>
                <w:sz w:val="20"/>
              </w:rPr>
              <w:t xml:space="preserve">Implementation Method </w:t>
            </w:r>
          </w:p>
          <w:p w14:paraId="2D6C14F6" w14:textId="77777777" w:rsidR="004613D1" w:rsidRDefault="00B42D70">
            <w:pPr>
              <w:pBdr>
                <w:top w:val="nil"/>
                <w:left w:val="nil"/>
                <w:bottom w:val="nil"/>
                <w:right w:val="nil"/>
              </w:pBdr>
              <w:jc w:val="center"/>
              <w:cnfStyle w:val="100000000000" w:firstRow="1" w:lastRow="0" w:firstColumn="0" w:lastColumn="0" w:oddVBand="0" w:evenVBand="0" w:oddHBand="0" w:evenHBand="0" w:firstRowFirstColumn="0" w:firstRowLastColumn="0" w:lastRowFirstColumn="0" w:lastRowLastColumn="0"/>
            </w:pPr>
            <w:r>
              <w:rPr>
                <w:rFonts w:eastAsia="Arial" w:cs="Arial"/>
                <w:color w:val="000000"/>
                <w:sz w:val="20"/>
              </w:rPr>
              <w:t>(Custom/Config/ OOTB)/</w:t>
            </w:r>
          </w:p>
          <w:p w14:paraId="2D6C14F7" w14:textId="77777777" w:rsidR="004613D1" w:rsidRDefault="00B42D70">
            <w:pPr>
              <w:pBdr>
                <w:top w:val="nil"/>
                <w:left w:val="nil"/>
                <w:bottom w:val="nil"/>
                <w:right w:val="nil"/>
              </w:pBdr>
              <w:jc w:val="center"/>
              <w:cnfStyle w:val="100000000000" w:firstRow="1" w:lastRow="0" w:firstColumn="0" w:lastColumn="0" w:oddVBand="0" w:evenVBand="0" w:oddHBand="0" w:evenHBand="0" w:firstRowFirstColumn="0" w:firstRowLastColumn="0" w:lastRowFirstColumn="0" w:lastRowLastColumn="0"/>
            </w:pPr>
            <w:r>
              <w:rPr>
                <w:rFonts w:eastAsia="Arial" w:cs="Arial"/>
                <w:color w:val="000000"/>
                <w:sz w:val="20"/>
              </w:rPr>
              <w:t> </w:t>
            </w:r>
          </w:p>
        </w:tc>
        <w:tc>
          <w:tcPr>
            <w:tcW w:w="3124" w:type="dxa"/>
            <w:tcBorders>
              <w:top w:val="single" w:sz="8" w:space="0" w:color="4472C4"/>
              <w:left w:val="nil"/>
              <w:bottom w:val="single" w:sz="8" w:space="0" w:color="000000"/>
              <w:right w:val="single" w:sz="8" w:space="0" w:color="000000"/>
            </w:tcBorders>
            <w:shd w:val="clear" w:color="4472C4" w:fill="4472C4"/>
            <w:tcMar>
              <w:top w:w="0" w:type="dxa"/>
              <w:left w:w="108" w:type="dxa"/>
              <w:bottom w:w="0" w:type="dxa"/>
              <w:right w:w="108" w:type="dxa"/>
            </w:tcMar>
            <w:tcPrChange w:id="884" w:author="Kanungo, Kalpak (Cognizant)" w:date="2026-05-19T13:25:00Z" w16du:dateUtc="2026-05-19T07:55:00Z">
              <w:tcPr>
                <w:tcW w:w="3124" w:type="dxa"/>
                <w:tcBorders>
                  <w:top w:val="single" w:sz="8" w:space="0" w:color="4472C4"/>
                  <w:left w:val="nil"/>
                  <w:bottom w:val="single" w:sz="8" w:space="0" w:color="000000"/>
                  <w:right w:val="single" w:sz="8" w:space="0" w:color="000000"/>
                </w:tcBorders>
                <w:shd w:val="clear" w:color="4472C4" w:fill="4472C4"/>
                <w:tcMar>
                  <w:top w:w="0" w:type="dxa"/>
                  <w:left w:w="108" w:type="dxa"/>
                  <w:bottom w:w="0" w:type="dxa"/>
                  <w:right w:w="108" w:type="dxa"/>
                </w:tcMar>
              </w:tcPr>
            </w:tcPrChange>
          </w:tcPr>
          <w:p w14:paraId="2D6C14F8" w14:textId="77777777" w:rsidR="004613D1" w:rsidRDefault="00B42D70">
            <w:pPr>
              <w:pBdr>
                <w:top w:val="nil"/>
                <w:left w:val="nil"/>
                <w:bottom w:val="nil"/>
                <w:right w:val="nil"/>
              </w:pBdr>
              <w:jc w:val="center"/>
              <w:cnfStyle w:val="100000000000" w:firstRow="1" w:lastRow="0" w:firstColumn="0" w:lastColumn="0" w:oddVBand="0" w:evenVBand="0" w:oddHBand="0" w:evenHBand="0" w:firstRowFirstColumn="0" w:firstRowLastColumn="0" w:lastRowFirstColumn="0" w:lastRowLastColumn="0"/>
            </w:pPr>
            <w:r>
              <w:rPr>
                <w:rFonts w:eastAsia="Arial" w:cs="Arial"/>
                <w:color w:val="000000"/>
                <w:sz w:val="20"/>
              </w:rPr>
              <w:t>URS/FRS Identifier</w:t>
            </w:r>
          </w:p>
        </w:tc>
      </w:tr>
      <w:tr w:rsidR="004613D1" w14:paraId="2D6C1501" w14:textId="77777777" w:rsidTr="00063F5F">
        <w:trPr>
          <w:trHeight w:val="304"/>
          <w:trPrChange w:id="885"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noWrap/>
            <w:tcMar>
              <w:top w:w="0" w:type="dxa"/>
              <w:left w:w="108" w:type="dxa"/>
              <w:bottom w:w="0" w:type="dxa"/>
              <w:right w:w="108" w:type="dxa"/>
            </w:tcMar>
            <w:tcPrChange w:id="886" w:author="Kanungo, Kalpak (Cognizant)" w:date="2026-05-19T13:25:00Z" w16du:dateUtc="2026-05-19T07:55:00Z">
              <w:tcPr>
                <w:tcW w:w="1527" w:type="dxa"/>
                <w:tcBorders>
                  <w:top w:val="nil"/>
                  <w:left w:val="single" w:sz="8" w:space="0" w:color="4472C4"/>
                  <w:bottom w:val="single" w:sz="8" w:space="0" w:color="000000"/>
                  <w:right w:val="single" w:sz="8" w:space="0" w:color="000000"/>
                </w:tcBorders>
                <w:noWrap/>
                <w:tcMar>
                  <w:top w:w="0" w:type="dxa"/>
                  <w:left w:w="108" w:type="dxa"/>
                  <w:bottom w:w="0" w:type="dxa"/>
                  <w:right w:w="108" w:type="dxa"/>
                </w:tcMar>
              </w:tcPr>
            </w:tcPrChange>
          </w:tcPr>
          <w:p w14:paraId="2D6C14FA" w14:textId="77777777" w:rsidR="004613D1" w:rsidRDefault="00B42D70">
            <w:pPr>
              <w:pBdr>
                <w:top w:val="nil"/>
                <w:left w:val="nil"/>
                <w:bottom w:val="nil"/>
                <w:right w:val="nil"/>
              </w:pBdr>
            </w:pPr>
            <w:commentRangeStart w:id="887"/>
            <w:r>
              <w:rPr>
                <w:rFonts w:eastAsia="Arial" w:cs="Arial"/>
                <w:color w:val="000000"/>
                <w:sz w:val="20"/>
              </w:rPr>
              <w:t>DS-CH-IS-WS-001</w:t>
            </w:r>
            <w:commentRangeEnd w:id="887"/>
            <w:r w:rsidR="007C5514">
              <w:rPr>
                <w:rStyle w:val="CommentReference"/>
                <w:sz w:val="18"/>
                <w:szCs w:val="24"/>
              </w:rPr>
              <w:commentReference w:id="887"/>
            </w:r>
          </w:p>
        </w:tc>
        <w:tc>
          <w:tcPr>
            <w:tcW w:w="6945" w:type="dxa"/>
            <w:tcBorders>
              <w:top w:val="nil"/>
              <w:left w:val="nil"/>
              <w:bottom w:val="single" w:sz="8" w:space="0" w:color="000000"/>
              <w:right w:val="single" w:sz="8" w:space="0" w:color="000000"/>
            </w:tcBorders>
            <w:tcMar>
              <w:top w:w="0" w:type="dxa"/>
              <w:left w:w="108" w:type="dxa"/>
              <w:bottom w:w="0" w:type="dxa"/>
              <w:right w:w="108" w:type="dxa"/>
            </w:tcMar>
            <w:tcPrChange w:id="888" w:author="Kanungo, Kalpak (Cognizant)" w:date="2026-05-19T13:25:00Z" w16du:dateUtc="2026-05-19T07:55:00Z">
              <w:tcPr>
                <w:tcW w:w="6945"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4FB" w14:textId="77777777" w:rsidR="004613D1" w:rsidRDefault="00B42D70">
            <w:pPr>
              <w:pBdr>
                <w:top w:val="nil"/>
                <w:left w:val="nil"/>
                <w:bottom w:val="nil"/>
                <w:right w:val="nil"/>
              </w:pBdr>
            </w:pPr>
            <w:r>
              <w:rPr>
                <w:rFonts w:eastAsia="Arial" w:cs="Arial"/>
                <w:color w:val="000000"/>
                <w:sz w:val="20"/>
              </w:rPr>
              <w:t>The system shall be provisioned with web Service method ‘createcomplaint’ to receive cases from OneEMS/ServiceMax via Mulesoft.</w:t>
            </w:r>
          </w:p>
          <w:p w14:paraId="2D6C14FC" w14:textId="77777777" w:rsidR="004613D1" w:rsidRDefault="00B42D70">
            <w:pPr>
              <w:pBdr>
                <w:top w:val="nil"/>
                <w:left w:val="nil"/>
                <w:bottom w:val="nil"/>
                <w:right w:val="nil"/>
              </w:pBdr>
            </w:pPr>
            <w:r>
              <w:rPr>
                <w:rFonts w:eastAsia="Arial" w:cs="Arial"/>
                <w:color w:val="000000"/>
                <w:sz w:val="20"/>
              </w:rPr>
              <w:t> </w:t>
            </w:r>
          </w:p>
          <w:p w14:paraId="2D6C14FD" w14:textId="77777777" w:rsidR="004613D1" w:rsidRDefault="00B42D70">
            <w:pPr>
              <w:pBdr>
                <w:top w:val="nil"/>
                <w:left w:val="nil"/>
                <w:bottom w:val="nil"/>
                <w:right w:val="nil"/>
              </w:pBdr>
            </w:pPr>
            <w:r>
              <w:rPr>
                <w:rFonts w:eastAsia="Arial" w:cs="Arial"/>
                <w:color w:val="000000"/>
                <w:sz w:val="20"/>
              </w:rPr>
              <w:t>Refer QCM TW_CH_DS_Interface_Spec</w:t>
            </w:r>
          </w:p>
          <w:p w14:paraId="2D6C14FE" w14:textId="77777777" w:rsidR="004613D1" w:rsidRDefault="00B42D70">
            <w:pPr>
              <w:pBdr>
                <w:top w:val="nil"/>
                <w:left w:val="nil"/>
                <w:bottom w:val="nil"/>
                <w:right w:val="nil"/>
              </w:pBdr>
            </w:pPr>
            <w:r>
              <w:rPr>
                <w:rFonts w:eastAsia="Arial" w:cs="Arial"/>
                <w:color w:val="000000"/>
                <w:sz w:val="20"/>
              </w:rPr>
              <w:t>Section ‘Interface for case data from OneEMS/ServiceMax to TrackWise’ for web service details and section ‘Multi Threaded Execution’</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889"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4FF" w14:textId="77777777" w:rsidR="004613D1" w:rsidRDefault="00B42D70">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noWrap/>
            <w:tcMar>
              <w:top w:w="0" w:type="dxa"/>
              <w:left w:w="108" w:type="dxa"/>
              <w:bottom w:w="0" w:type="dxa"/>
              <w:right w:w="108" w:type="dxa"/>
            </w:tcMar>
            <w:tcPrChange w:id="890" w:author="Kanungo, Kalpak (Cognizant)" w:date="2026-05-19T13:25:00Z" w16du:dateUtc="2026-05-19T07:55:00Z">
              <w:tcPr>
                <w:tcW w:w="3124" w:type="dxa"/>
                <w:tcBorders>
                  <w:top w:val="nil"/>
                  <w:left w:val="nil"/>
                  <w:bottom w:val="single" w:sz="8" w:space="0" w:color="000000"/>
                  <w:right w:val="single" w:sz="8" w:space="0" w:color="000000"/>
                </w:tcBorders>
                <w:noWrap/>
                <w:tcMar>
                  <w:top w:w="0" w:type="dxa"/>
                  <w:left w:w="108" w:type="dxa"/>
                  <w:bottom w:w="0" w:type="dxa"/>
                  <w:right w:w="108" w:type="dxa"/>
                </w:tcMar>
              </w:tcPr>
            </w:tcPrChange>
          </w:tcPr>
          <w:p w14:paraId="2D6C1500" w14:textId="77777777" w:rsidR="004613D1" w:rsidRDefault="00B42D70">
            <w:pPr>
              <w:pBdr>
                <w:top w:val="nil"/>
                <w:left w:val="nil"/>
                <w:bottom w:val="nil"/>
                <w:right w:val="nil"/>
              </w:pBdr>
            </w:pPr>
            <w:r>
              <w:rPr>
                <w:rFonts w:eastAsia="Arial" w:cs="Arial"/>
                <w:color w:val="000000"/>
                <w:sz w:val="20"/>
              </w:rPr>
              <w:t>FRS-CH-INT-OES-001-001,FRS-CH-INT-16.2.8.1-01-05,FRS-CH-INT-OES-001-003</w:t>
            </w:r>
          </w:p>
        </w:tc>
      </w:tr>
      <w:tr w:rsidR="004613D1" w14:paraId="2D6C150D" w14:textId="77777777" w:rsidTr="00063F5F">
        <w:trPr>
          <w:trHeight w:val="304"/>
          <w:trPrChange w:id="891"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892"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02" w14:textId="77777777" w:rsidR="004613D1" w:rsidRDefault="00B42D70">
            <w:pPr>
              <w:pBdr>
                <w:top w:val="nil"/>
                <w:left w:val="nil"/>
                <w:bottom w:val="nil"/>
                <w:right w:val="nil"/>
              </w:pBdr>
            </w:pPr>
            <w:r>
              <w:rPr>
                <w:rFonts w:eastAsia="Arial" w:cs="Arial"/>
                <w:color w:val="000000"/>
                <w:sz w:val="20"/>
              </w:rPr>
              <w:t>DS-CH-IS-WS-002</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893"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503" w14:textId="77777777" w:rsidR="004613D1" w:rsidRDefault="00B42D70">
            <w:pPr>
              <w:pBdr>
                <w:top w:val="nil"/>
                <w:left w:val="nil"/>
                <w:bottom w:val="nil"/>
                <w:right w:val="nil"/>
              </w:pBdr>
            </w:pPr>
            <w:r>
              <w:rPr>
                <w:rFonts w:eastAsia="Arial" w:cs="Arial"/>
                <w:color w:val="000000"/>
                <w:sz w:val="20"/>
              </w:rPr>
              <w:t xml:space="preserve">The system shall create complaint records for cases received in staging dB from OneEMS as per schedule set in quartz scheduler for triggering the IWS method createComplaintTW </w:t>
            </w:r>
          </w:p>
          <w:p w14:paraId="2D6C1504" w14:textId="77777777" w:rsidR="004613D1" w:rsidRDefault="00B42D70">
            <w:pPr>
              <w:pBdr>
                <w:top w:val="nil"/>
                <w:left w:val="nil"/>
                <w:bottom w:val="nil"/>
                <w:right w:val="nil"/>
              </w:pBdr>
            </w:pPr>
            <w:r>
              <w:rPr>
                <w:rFonts w:eastAsia="Arial" w:cs="Arial"/>
                <w:color w:val="000000"/>
                <w:sz w:val="20"/>
              </w:rPr>
              <w:t> </w:t>
            </w:r>
          </w:p>
          <w:p w14:paraId="2D6C1505" w14:textId="77777777" w:rsidR="004613D1" w:rsidRDefault="00B42D70">
            <w:pPr>
              <w:pBdr>
                <w:top w:val="nil"/>
                <w:left w:val="nil"/>
                <w:bottom w:val="nil"/>
                <w:right w:val="nil"/>
              </w:pBdr>
            </w:pPr>
            <w:r>
              <w:rPr>
                <w:rFonts w:eastAsia="Arial" w:cs="Arial"/>
                <w:color w:val="000000"/>
                <w:sz w:val="20"/>
              </w:rPr>
              <w:t>Refer QCM TW_CH_DS_Interface_Spec</w:t>
            </w:r>
          </w:p>
          <w:p w14:paraId="2D6C1506" w14:textId="77777777" w:rsidR="004613D1" w:rsidRDefault="00B42D70">
            <w:pPr>
              <w:numPr>
                <w:ilvl w:val="0"/>
                <w:numId w:val="26"/>
              </w:numPr>
              <w:pBdr>
                <w:top w:val="nil"/>
                <w:left w:val="nil"/>
                <w:bottom w:val="nil"/>
                <w:right w:val="nil"/>
              </w:pBdr>
              <w:tabs>
                <w:tab w:val="left" w:pos="720"/>
              </w:tabs>
            </w:pPr>
            <w:r>
              <w:rPr>
                <w:rFonts w:eastAsia="Arial" w:cs="Arial"/>
                <w:color w:val="000000"/>
                <w:sz w:val="20"/>
              </w:rPr>
              <w:t>Section ‘Service Cloud Integration -  createComplaintTW (OneEMS)’,</w:t>
            </w:r>
          </w:p>
          <w:p w14:paraId="2D6C1507" w14:textId="77777777" w:rsidR="004613D1" w:rsidRDefault="00B42D70">
            <w:pPr>
              <w:numPr>
                <w:ilvl w:val="0"/>
                <w:numId w:val="26"/>
              </w:numPr>
              <w:pBdr>
                <w:top w:val="nil"/>
                <w:left w:val="nil"/>
                <w:bottom w:val="nil"/>
                <w:right w:val="nil"/>
              </w:pBdr>
              <w:tabs>
                <w:tab w:val="left" w:pos="720"/>
              </w:tabs>
            </w:pPr>
            <w:r>
              <w:rPr>
                <w:rFonts w:eastAsia="Arial" w:cs="Arial"/>
                <w:color w:val="000000"/>
                <w:sz w:val="20"/>
              </w:rPr>
              <w:t>createComplaintTW (OneEMS)</w:t>
            </w:r>
          </w:p>
          <w:p w14:paraId="2D6C1508" w14:textId="77777777" w:rsidR="004613D1" w:rsidRDefault="00B42D70">
            <w:pPr>
              <w:numPr>
                <w:ilvl w:val="0"/>
                <w:numId w:val="26"/>
              </w:numPr>
              <w:pBdr>
                <w:top w:val="nil"/>
                <w:left w:val="nil"/>
                <w:bottom w:val="nil"/>
                <w:right w:val="nil"/>
              </w:pBdr>
              <w:tabs>
                <w:tab w:val="left" w:pos="720"/>
              </w:tabs>
            </w:pPr>
            <w:r>
              <w:rPr>
                <w:rFonts w:eastAsia="Arial" w:cs="Arial"/>
                <w:color w:val="000000"/>
                <w:sz w:val="20"/>
              </w:rPr>
              <w:t>Default Values</w:t>
            </w:r>
          </w:p>
          <w:p w14:paraId="2D6C1509" w14:textId="77777777" w:rsidR="004613D1" w:rsidRDefault="00B42D70">
            <w:pPr>
              <w:numPr>
                <w:ilvl w:val="0"/>
                <w:numId w:val="26"/>
              </w:numPr>
              <w:pBdr>
                <w:top w:val="nil"/>
                <w:left w:val="nil"/>
                <w:bottom w:val="nil"/>
                <w:right w:val="nil"/>
              </w:pBdr>
              <w:tabs>
                <w:tab w:val="left" w:pos="720"/>
              </w:tabs>
            </w:pPr>
            <w:r>
              <w:rPr>
                <w:rFonts w:eastAsia="Arial" w:cs="Arial"/>
                <w:color w:val="000000"/>
                <w:sz w:val="20"/>
              </w:rPr>
              <w:t>‘Multi Threaded Execution’</w:t>
            </w:r>
          </w:p>
          <w:p w14:paraId="2D6C150A" w14:textId="77777777" w:rsidR="004613D1" w:rsidRDefault="00B42D70">
            <w:pPr>
              <w:numPr>
                <w:ilvl w:val="0"/>
                <w:numId w:val="26"/>
              </w:numPr>
              <w:pBdr>
                <w:top w:val="nil"/>
                <w:left w:val="nil"/>
                <w:bottom w:val="nil"/>
                <w:right w:val="nil"/>
              </w:pBdr>
              <w:tabs>
                <w:tab w:val="left" w:pos="720"/>
              </w:tabs>
            </w:pPr>
            <w:r>
              <w:rPr>
                <w:rFonts w:eastAsia="Arial" w:cs="Arial"/>
                <w:color w:val="000000"/>
                <w:sz w:val="20"/>
              </w:rPr>
              <w:t>7.5.8.4    Product Look-Up</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894"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50B"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895"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0C" w14:textId="77777777" w:rsidR="004613D1" w:rsidRDefault="00B42D70">
            <w:pPr>
              <w:pBdr>
                <w:top w:val="nil"/>
                <w:left w:val="nil"/>
                <w:bottom w:val="nil"/>
                <w:right w:val="nil"/>
              </w:pBdr>
            </w:pPr>
            <w:r>
              <w:rPr>
                <w:rFonts w:eastAsia="Arial" w:cs="Arial"/>
                <w:color w:val="000000"/>
                <w:sz w:val="20"/>
              </w:rPr>
              <w:t>FRS-CH-INT-OES-001-002,FRS-CH-INT-OES-002-001,FRS-CH-INT-OES-004-001,FRS-CH-SF-EVAL-050-002</w:t>
            </w:r>
          </w:p>
        </w:tc>
      </w:tr>
      <w:tr w:rsidR="004613D1" w14:paraId="2D6C1519" w14:textId="77777777" w:rsidTr="00063F5F">
        <w:trPr>
          <w:trHeight w:val="304"/>
          <w:trPrChange w:id="896"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897"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0E" w14:textId="77777777" w:rsidR="004613D1" w:rsidRDefault="00B42D70">
            <w:pPr>
              <w:pBdr>
                <w:top w:val="nil"/>
                <w:left w:val="nil"/>
                <w:bottom w:val="nil"/>
                <w:right w:val="nil"/>
              </w:pBdr>
            </w:pPr>
            <w:commentRangeStart w:id="898"/>
            <w:r>
              <w:rPr>
                <w:rFonts w:eastAsia="Arial" w:cs="Arial"/>
                <w:color w:val="000000"/>
                <w:sz w:val="20"/>
              </w:rPr>
              <w:t>DS-CH-IS-WS-003</w:t>
            </w:r>
            <w:commentRangeEnd w:id="898"/>
            <w:r w:rsidR="007D302D">
              <w:rPr>
                <w:rStyle w:val="CommentReference"/>
                <w:sz w:val="18"/>
                <w:szCs w:val="24"/>
              </w:rPr>
              <w:commentReference w:id="898"/>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899"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50F" w14:textId="77777777" w:rsidR="004613D1" w:rsidRDefault="00B42D70">
            <w:pPr>
              <w:pBdr>
                <w:top w:val="nil"/>
                <w:left w:val="nil"/>
                <w:bottom w:val="nil"/>
                <w:right w:val="nil"/>
              </w:pBdr>
            </w:pPr>
            <w:r>
              <w:rPr>
                <w:rFonts w:eastAsia="Arial" w:cs="Arial"/>
                <w:color w:val="000000"/>
                <w:sz w:val="20"/>
              </w:rPr>
              <w:t xml:space="preserve">The system shall create complaint records for cases received in staging dB from ServiceMax as per schedule set in quartz scheduler for triggering the IWS method createComplaintTW </w:t>
            </w:r>
          </w:p>
          <w:p w14:paraId="2D6C1510" w14:textId="77777777" w:rsidR="004613D1" w:rsidRDefault="00B42D70">
            <w:pPr>
              <w:pBdr>
                <w:top w:val="nil"/>
                <w:left w:val="nil"/>
                <w:bottom w:val="nil"/>
                <w:right w:val="nil"/>
              </w:pBdr>
            </w:pPr>
            <w:r>
              <w:rPr>
                <w:rFonts w:eastAsia="Arial" w:cs="Arial"/>
                <w:color w:val="000000"/>
                <w:sz w:val="20"/>
              </w:rPr>
              <w:t> </w:t>
            </w:r>
          </w:p>
          <w:p w14:paraId="2D6C1511" w14:textId="77777777" w:rsidR="004613D1" w:rsidRDefault="00B42D70">
            <w:pPr>
              <w:pBdr>
                <w:top w:val="nil"/>
                <w:left w:val="nil"/>
                <w:bottom w:val="nil"/>
                <w:right w:val="nil"/>
              </w:pBdr>
            </w:pPr>
            <w:r>
              <w:rPr>
                <w:rFonts w:eastAsia="Arial" w:cs="Arial"/>
                <w:color w:val="000000"/>
                <w:sz w:val="20"/>
              </w:rPr>
              <w:t>Refer QCM TW_CH_DS_Interface_Spec</w:t>
            </w:r>
          </w:p>
          <w:p w14:paraId="2D6C1512" w14:textId="77777777" w:rsidR="004613D1" w:rsidRDefault="00B42D70">
            <w:pPr>
              <w:numPr>
                <w:ilvl w:val="0"/>
                <w:numId w:val="27"/>
              </w:numPr>
              <w:pBdr>
                <w:top w:val="nil"/>
                <w:left w:val="nil"/>
                <w:bottom w:val="nil"/>
                <w:right w:val="nil"/>
              </w:pBdr>
              <w:tabs>
                <w:tab w:val="left" w:pos="720"/>
              </w:tabs>
            </w:pPr>
            <w:r>
              <w:rPr>
                <w:rFonts w:eastAsia="Arial" w:cs="Arial"/>
                <w:color w:val="000000"/>
                <w:sz w:val="20"/>
              </w:rPr>
              <w:t>Section ‘Service Cloud Integration -  createComplaintTW (ServiceMax)’,</w:t>
            </w:r>
          </w:p>
          <w:p w14:paraId="2D6C1513" w14:textId="77777777" w:rsidR="004613D1" w:rsidRDefault="00B42D70">
            <w:pPr>
              <w:numPr>
                <w:ilvl w:val="0"/>
                <w:numId w:val="27"/>
              </w:numPr>
              <w:pBdr>
                <w:top w:val="nil"/>
                <w:left w:val="nil"/>
                <w:bottom w:val="nil"/>
                <w:right w:val="nil"/>
              </w:pBdr>
              <w:tabs>
                <w:tab w:val="left" w:pos="720"/>
              </w:tabs>
            </w:pPr>
            <w:r>
              <w:rPr>
                <w:rFonts w:eastAsia="Arial" w:cs="Arial"/>
                <w:color w:val="000000"/>
                <w:sz w:val="20"/>
              </w:rPr>
              <w:t>createComplaintTW (ServiceMax)</w:t>
            </w:r>
          </w:p>
          <w:p w14:paraId="2D6C1514" w14:textId="77777777" w:rsidR="004613D1" w:rsidRDefault="00B42D70">
            <w:pPr>
              <w:numPr>
                <w:ilvl w:val="0"/>
                <w:numId w:val="27"/>
              </w:numPr>
              <w:pBdr>
                <w:top w:val="nil"/>
                <w:left w:val="nil"/>
                <w:bottom w:val="nil"/>
                <w:right w:val="nil"/>
              </w:pBdr>
              <w:tabs>
                <w:tab w:val="left" w:pos="720"/>
              </w:tabs>
            </w:pPr>
            <w:r>
              <w:rPr>
                <w:rFonts w:eastAsia="Arial" w:cs="Arial"/>
                <w:color w:val="000000"/>
                <w:sz w:val="20"/>
              </w:rPr>
              <w:t>Default Values</w:t>
            </w:r>
          </w:p>
          <w:p w14:paraId="2D6C1515" w14:textId="77777777" w:rsidR="004613D1" w:rsidRDefault="00B42D70">
            <w:pPr>
              <w:numPr>
                <w:ilvl w:val="0"/>
                <w:numId w:val="27"/>
              </w:numPr>
              <w:pBdr>
                <w:top w:val="nil"/>
                <w:left w:val="nil"/>
                <w:bottom w:val="nil"/>
                <w:right w:val="nil"/>
              </w:pBdr>
              <w:tabs>
                <w:tab w:val="left" w:pos="720"/>
              </w:tabs>
            </w:pPr>
            <w:r>
              <w:rPr>
                <w:rFonts w:eastAsia="Arial" w:cs="Arial"/>
                <w:color w:val="000000"/>
                <w:sz w:val="20"/>
              </w:rPr>
              <w:t>‘Multi Threaded Execution’</w:t>
            </w:r>
          </w:p>
          <w:p w14:paraId="2D6C1516" w14:textId="77777777" w:rsidR="004613D1" w:rsidRDefault="00B42D70">
            <w:pPr>
              <w:numPr>
                <w:ilvl w:val="0"/>
                <w:numId w:val="27"/>
              </w:numPr>
              <w:pBdr>
                <w:top w:val="nil"/>
                <w:left w:val="nil"/>
                <w:bottom w:val="nil"/>
                <w:right w:val="nil"/>
              </w:pBdr>
              <w:tabs>
                <w:tab w:val="left" w:pos="720"/>
              </w:tabs>
            </w:pPr>
            <w:r>
              <w:rPr>
                <w:rFonts w:eastAsia="Arial" w:cs="Arial"/>
                <w:color w:val="000000"/>
                <w:sz w:val="20"/>
              </w:rPr>
              <w:t>7.5.6.4</w:t>
            </w:r>
            <w:r>
              <w:rPr>
                <w:rFonts w:eastAsia="Arial" w:cs="Arial"/>
                <w:color w:val="000000"/>
                <w:sz w:val="20"/>
              </w:rPr>
              <w:tab/>
              <w:t>Product Look-Up</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900"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517" w14:textId="77777777" w:rsidR="004613D1" w:rsidRDefault="00B42D70">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901"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18" w14:textId="77777777" w:rsidR="004613D1" w:rsidRDefault="00B42D70">
            <w:pPr>
              <w:pBdr>
                <w:top w:val="nil"/>
                <w:left w:val="nil"/>
                <w:bottom w:val="nil"/>
                <w:right w:val="nil"/>
              </w:pBdr>
            </w:pPr>
            <w:r>
              <w:rPr>
                <w:rFonts w:eastAsia="Arial" w:cs="Arial"/>
                <w:color w:val="000000"/>
                <w:sz w:val="20"/>
              </w:rPr>
              <w:t>FRS-CH-INT-16.2.8.1-01-05,FRS-CH-INT-SMX-004-001, FRS-CH-INT-SMX-016-001, FRS-CH-INT-SMX-017-001, FRS-CH-INT-SMX-018-001, FRS-CH-INT-SMX-019-001, FRS-CH-INT-SMX-002-001</w:t>
            </w:r>
          </w:p>
        </w:tc>
      </w:tr>
      <w:tr w:rsidR="004613D1" w14:paraId="2D6C1524" w14:textId="77777777" w:rsidTr="00063F5F">
        <w:trPr>
          <w:trHeight w:val="304"/>
          <w:trPrChange w:id="902"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903"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1A" w14:textId="77777777" w:rsidR="004613D1" w:rsidRDefault="00B42D70">
            <w:pPr>
              <w:pBdr>
                <w:top w:val="nil"/>
                <w:left w:val="nil"/>
                <w:bottom w:val="nil"/>
                <w:right w:val="nil"/>
              </w:pBdr>
            </w:pPr>
            <w:r>
              <w:rPr>
                <w:rFonts w:eastAsia="Arial" w:cs="Arial"/>
                <w:color w:val="000000"/>
                <w:sz w:val="20"/>
              </w:rPr>
              <w:lastRenderedPageBreak/>
              <w:t>DS-CH-IS-WS-004</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904"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51B" w14:textId="77777777" w:rsidR="004613D1" w:rsidRDefault="00B42D70">
            <w:pPr>
              <w:pBdr>
                <w:top w:val="nil"/>
                <w:left w:val="nil"/>
                <w:bottom w:val="nil"/>
                <w:right w:val="nil"/>
              </w:pBdr>
            </w:pPr>
            <w:r>
              <w:rPr>
                <w:rFonts w:eastAsia="Arial" w:cs="Arial"/>
                <w:color w:val="000000"/>
                <w:sz w:val="20"/>
              </w:rPr>
              <w:t xml:space="preserve">The system shall update complaint records for cases received in staging dB from OneEMS as per schedule set in quartz scheduler for triggering the IWS method updatePRTW  </w:t>
            </w:r>
          </w:p>
          <w:p w14:paraId="2D6C151C" w14:textId="77777777" w:rsidR="004613D1" w:rsidRDefault="00B42D70">
            <w:pPr>
              <w:pBdr>
                <w:top w:val="nil"/>
                <w:left w:val="nil"/>
                <w:bottom w:val="nil"/>
                <w:right w:val="nil"/>
              </w:pBdr>
            </w:pPr>
            <w:r>
              <w:rPr>
                <w:rFonts w:eastAsia="Arial" w:cs="Arial"/>
                <w:color w:val="000000"/>
                <w:sz w:val="20"/>
              </w:rPr>
              <w:t> </w:t>
            </w:r>
          </w:p>
          <w:p w14:paraId="2D6C151D" w14:textId="77777777" w:rsidR="004613D1" w:rsidRDefault="00B42D70">
            <w:pPr>
              <w:pBdr>
                <w:top w:val="nil"/>
                <w:left w:val="nil"/>
                <w:bottom w:val="nil"/>
                <w:right w:val="nil"/>
              </w:pBdr>
            </w:pPr>
            <w:r>
              <w:rPr>
                <w:rFonts w:eastAsia="Arial" w:cs="Arial"/>
                <w:color w:val="000000"/>
                <w:sz w:val="20"/>
              </w:rPr>
              <w:t xml:space="preserve">Refer QCM TW_CH_DS_Interface_Spec </w:t>
            </w:r>
          </w:p>
          <w:p w14:paraId="2D6C151E" w14:textId="77777777" w:rsidR="004613D1" w:rsidRDefault="00B42D70">
            <w:pPr>
              <w:numPr>
                <w:ilvl w:val="0"/>
                <w:numId w:val="28"/>
              </w:numPr>
              <w:pBdr>
                <w:top w:val="nil"/>
                <w:left w:val="nil"/>
                <w:bottom w:val="nil"/>
                <w:right w:val="nil"/>
              </w:pBdr>
              <w:tabs>
                <w:tab w:val="left" w:pos="720"/>
              </w:tabs>
            </w:pPr>
            <w:r>
              <w:rPr>
                <w:rFonts w:eastAsia="Arial" w:cs="Arial"/>
                <w:color w:val="000000"/>
                <w:sz w:val="20"/>
              </w:rPr>
              <w:t xml:space="preserve">Section ‘Service Cloud Integration -  updatePRTW  (OneEMS)’   </w:t>
            </w:r>
          </w:p>
          <w:p w14:paraId="2D6C151F" w14:textId="77777777" w:rsidR="004613D1" w:rsidRDefault="00B42D70">
            <w:pPr>
              <w:numPr>
                <w:ilvl w:val="0"/>
                <w:numId w:val="28"/>
              </w:numPr>
              <w:pBdr>
                <w:top w:val="nil"/>
                <w:left w:val="nil"/>
                <w:bottom w:val="nil"/>
                <w:right w:val="nil"/>
              </w:pBdr>
              <w:tabs>
                <w:tab w:val="left" w:pos="720"/>
              </w:tabs>
            </w:pPr>
            <w:r>
              <w:rPr>
                <w:rFonts w:eastAsia="Arial" w:cs="Arial"/>
                <w:color w:val="000000"/>
                <w:sz w:val="20"/>
              </w:rPr>
              <w:t xml:space="preserve">updatePRTW  (OneEMS)                                    </w:t>
            </w:r>
          </w:p>
          <w:p w14:paraId="2D6C1520" w14:textId="77777777" w:rsidR="004613D1" w:rsidRDefault="00B42D70">
            <w:pPr>
              <w:numPr>
                <w:ilvl w:val="0"/>
                <w:numId w:val="28"/>
              </w:numPr>
              <w:pBdr>
                <w:top w:val="nil"/>
                <w:left w:val="nil"/>
                <w:bottom w:val="nil"/>
                <w:right w:val="nil"/>
              </w:pBdr>
              <w:tabs>
                <w:tab w:val="left" w:pos="720"/>
              </w:tabs>
            </w:pPr>
            <w:r>
              <w:rPr>
                <w:rFonts w:eastAsia="Arial" w:cs="Arial"/>
                <w:color w:val="000000"/>
                <w:sz w:val="20"/>
              </w:rPr>
              <w:t>‘Multi-Threaded Execution’</w:t>
            </w:r>
          </w:p>
          <w:p w14:paraId="2D6C1521" w14:textId="77777777" w:rsidR="004613D1" w:rsidRDefault="00B42D70">
            <w:pPr>
              <w:numPr>
                <w:ilvl w:val="0"/>
                <w:numId w:val="28"/>
              </w:numPr>
              <w:pBdr>
                <w:top w:val="nil"/>
                <w:left w:val="nil"/>
                <w:bottom w:val="nil"/>
                <w:right w:val="nil"/>
              </w:pBdr>
              <w:tabs>
                <w:tab w:val="left" w:pos="720"/>
              </w:tabs>
            </w:pPr>
            <w:r>
              <w:rPr>
                <w:rFonts w:eastAsia="Arial" w:cs="Arial"/>
                <w:color w:val="000000"/>
                <w:sz w:val="20"/>
              </w:rPr>
              <w:t>Section ‘Interface for case data from OneEMS/ServiceMax to TrackWise’</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905"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522" w14:textId="77777777" w:rsidR="004613D1" w:rsidRDefault="00B42D70">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906"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23" w14:textId="77777777" w:rsidR="004613D1" w:rsidRDefault="00B42D70">
            <w:pPr>
              <w:pBdr>
                <w:top w:val="nil"/>
                <w:left w:val="nil"/>
                <w:bottom w:val="nil"/>
                <w:right w:val="nil"/>
              </w:pBdr>
            </w:pPr>
            <w:r>
              <w:rPr>
                <w:rFonts w:eastAsia="Arial" w:cs="Arial"/>
                <w:color w:val="000000"/>
                <w:sz w:val="20"/>
              </w:rPr>
              <w:t>FRS-CH-INT-OES-005-001,FRS-CH-INT-OES-005-002,FRS-CH-INT-OES-005-003,FRS-CH-INT-16.2.8.1-03-03,FRS-CH-INT-TRA-001-004</w:t>
            </w:r>
          </w:p>
        </w:tc>
      </w:tr>
      <w:tr w:rsidR="004613D1" w14:paraId="2D6C1531" w14:textId="77777777" w:rsidTr="00063F5F">
        <w:trPr>
          <w:trHeight w:val="304"/>
          <w:trPrChange w:id="907"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908"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25" w14:textId="77777777" w:rsidR="004613D1" w:rsidRDefault="00B42D70">
            <w:pPr>
              <w:pBdr>
                <w:top w:val="nil"/>
                <w:left w:val="nil"/>
                <w:bottom w:val="nil"/>
                <w:right w:val="nil"/>
              </w:pBdr>
            </w:pPr>
            <w:r>
              <w:rPr>
                <w:rFonts w:eastAsia="Arial" w:cs="Arial"/>
                <w:color w:val="000000"/>
                <w:sz w:val="20"/>
              </w:rPr>
              <w:t>DS-CH-IS-WS-005</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909"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526" w14:textId="77777777" w:rsidR="004613D1" w:rsidRDefault="00B42D70">
            <w:pPr>
              <w:pBdr>
                <w:top w:val="nil"/>
                <w:left w:val="nil"/>
                <w:bottom w:val="nil"/>
                <w:right w:val="nil"/>
              </w:pBdr>
            </w:pPr>
            <w:r>
              <w:rPr>
                <w:rFonts w:eastAsia="Arial" w:cs="Arial"/>
                <w:color w:val="000000"/>
                <w:sz w:val="20"/>
              </w:rPr>
              <w:t xml:space="preserve">The system shall update complaint records for cases received in staging dB from ServiceMax as per schedule set in quartz scheduler for triggering the IWS method updatePRTW  </w:t>
            </w:r>
          </w:p>
          <w:p w14:paraId="2D6C1527" w14:textId="77777777" w:rsidR="004613D1" w:rsidRDefault="00B42D70">
            <w:pPr>
              <w:pBdr>
                <w:top w:val="nil"/>
                <w:left w:val="nil"/>
                <w:bottom w:val="nil"/>
                <w:right w:val="nil"/>
              </w:pBdr>
            </w:pPr>
            <w:r>
              <w:rPr>
                <w:rFonts w:eastAsia="Arial" w:cs="Arial"/>
                <w:color w:val="000000"/>
                <w:sz w:val="20"/>
              </w:rPr>
              <w:t> </w:t>
            </w:r>
          </w:p>
          <w:p w14:paraId="2D6C1528" w14:textId="77777777" w:rsidR="004613D1" w:rsidRDefault="00B42D70">
            <w:pPr>
              <w:pBdr>
                <w:top w:val="nil"/>
                <w:left w:val="nil"/>
                <w:bottom w:val="nil"/>
                <w:right w:val="nil"/>
              </w:pBdr>
            </w:pPr>
            <w:r>
              <w:rPr>
                <w:rFonts w:eastAsia="Arial" w:cs="Arial"/>
                <w:color w:val="000000"/>
                <w:sz w:val="20"/>
              </w:rPr>
              <w:t>Refer QCM TW_CH_DS_Interface_Spec –</w:t>
            </w:r>
          </w:p>
          <w:p w14:paraId="2D6C1529" w14:textId="77777777" w:rsidR="004613D1" w:rsidRDefault="00B42D70">
            <w:pPr>
              <w:numPr>
                <w:ilvl w:val="0"/>
                <w:numId w:val="29"/>
              </w:numPr>
              <w:pBdr>
                <w:top w:val="nil"/>
                <w:left w:val="nil"/>
                <w:bottom w:val="nil"/>
                <w:right w:val="nil"/>
              </w:pBdr>
              <w:tabs>
                <w:tab w:val="left" w:pos="720"/>
              </w:tabs>
            </w:pPr>
            <w:r>
              <w:rPr>
                <w:rFonts w:eastAsia="Arial" w:cs="Arial"/>
                <w:color w:val="000000"/>
                <w:sz w:val="20"/>
              </w:rPr>
              <w:t xml:space="preserve">Section ‘Service Cloud Integration -  updatePRTW (ServiceMax)’   </w:t>
            </w:r>
          </w:p>
          <w:p w14:paraId="2D6C152A" w14:textId="77777777" w:rsidR="004613D1" w:rsidRDefault="00B42D70">
            <w:pPr>
              <w:numPr>
                <w:ilvl w:val="0"/>
                <w:numId w:val="29"/>
              </w:numPr>
              <w:pBdr>
                <w:top w:val="nil"/>
                <w:left w:val="nil"/>
                <w:bottom w:val="nil"/>
                <w:right w:val="nil"/>
              </w:pBdr>
              <w:tabs>
                <w:tab w:val="left" w:pos="720"/>
              </w:tabs>
            </w:pPr>
            <w:r>
              <w:rPr>
                <w:rFonts w:eastAsia="Arial" w:cs="Arial"/>
                <w:color w:val="000000"/>
                <w:sz w:val="20"/>
              </w:rPr>
              <w:t xml:space="preserve">updatePRTW (ServiceMax) </w:t>
            </w:r>
          </w:p>
          <w:p w14:paraId="2D6C152B" w14:textId="77777777" w:rsidR="004613D1" w:rsidRDefault="00B42D70">
            <w:pPr>
              <w:numPr>
                <w:ilvl w:val="0"/>
                <w:numId w:val="29"/>
              </w:numPr>
              <w:pBdr>
                <w:top w:val="nil"/>
                <w:left w:val="nil"/>
                <w:bottom w:val="nil"/>
                <w:right w:val="nil"/>
              </w:pBdr>
              <w:tabs>
                <w:tab w:val="left" w:pos="720"/>
              </w:tabs>
            </w:pPr>
            <w:r>
              <w:rPr>
                <w:rFonts w:eastAsia="Arial" w:cs="Arial"/>
                <w:color w:val="000000"/>
                <w:sz w:val="20"/>
              </w:rPr>
              <w:t xml:space="preserve">‘Multi-Threaded Execution’       </w:t>
            </w:r>
          </w:p>
          <w:p w14:paraId="2D6C152C" w14:textId="77777777" w:rsidR="004613D1" w:rsidRDefault="00B42D70">
            <w:pPr>
              <w:numPr>
                <w:ilvl w:val="0"/>
                <w:numId w:val="29"/>
              </w:numPr>
              <w:pBdr>
                <w:top w:val="nil"/>
                <w:left w:val="nil"/>
                <w:bottom w:val="nil"/>
                <w:right w:val="nil"/>
              </w:pBdr>
              <w:tabs>
                <w:tab w:val="left" w:pos="720"/>
              </w:tabs>
            </w:pPr>
            <w:r>
              <w:rPr>
                <w:rFonts w:eastAsia="Arial" w:cs="Arial"/>
                <w:color w:val="000000"/>
                <w:sz w:val="20"/>
              </w:rPr>
              <w:t>Section ‘Interface for case data from OneEMS/ServiceMax to TrackWise’</w:t>
            </w:r>
          </w:p>
          <w:p w14:paraId="2D6C152D" w14:textId="77777777" w:rsidR="004613D1" w:rsidRDefault="00B42D70">
            <w:pPr>
              <w:numPr>
                <w:ilvl w:val="0"/>
                <w:numId w:val="29"/>
              </w:numPr>
              <w:pBdr>
                <w:top w:val="nil"/>
                <w:left w:val="nil"/>
                <w:bottom w:val="nil"/>
                <w:right w:val="nil"/>
              </w:pBdr>
              <w:tabs>
                <w:tab w:val="left" w:pos="720"/>
              </w:tabs>
            </w:pPr>
            <w:r>
              <w:rPr>
                <w:rFonts w:eastAsia="Arial" w:cs="Arial"/>
                <w:color w:val="000000"/>
                <w:sz w:val="20"/>
              </w:rPr>
              <w:t xml:space="preserve">7.5.6.4    Product Look-Up                                              </w:t>
            </w:r>
          </w:p>
          <w:p w14:paraId="2D6C152E" w14:textId="77777777" w:rsidR="004613D1" w:rsidRDefault="00B42D70">
            <w:pPr>
              <w:pBdr>
                <w:top w:val="nil"/>
                <w:left w:val="nil"/>
                <w:bottom w:val="nil"/>
                <w:right w:val="nil"/>
              </w:pBdr>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910"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52F" w14:textId="77777777" w:rsidR="004613D1" w:rsidRDefault="00B42D70">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911"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30" w14:textId="77777777" w:rsidR="004613D1" w:rsidRDefault="00B42D70">
            <w:pPr>
              <w:pBdr>
                <w:top w:val="nil"/>
                <w:left w:val="nil"/>
                <w:bottom w:val="nil"/>
                <w:right w:val="nil"/>
              </w:pBdr>
            </w:pPr>
            <w:r>
              <w:rPr>
                <w:rFonts w:eastAsia="Arial" w:cs="Arial"/>
                <w:color w:val="000000"/>
                <w:sz w:val="20"/>
              </w:rPr>
              <w:t>FRS-CH-INT-SMX-002-001,FRS-CH-INT-SMX-004-001,FRS-CH-INT-16.2.8.1-02-06,FRS-CH-INT-16.2.8.1-03-03</w:t>
            </w:r>
          </w:p>
        </w:tc>
      </w:tr>
      <w:tr w:rsidR="004613D1" w14:paraId="2D6C153B" w14:textId="77777777" w:rsidTr="00063F5F">
        <w:trPr>
          <w:trHeight w:val="304"/>
          <w:trPrChange w:id="912"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913"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32" w14:textId="77777777" w:rsidR="004613D1" w:rsidRDefault="00B42D70">
            <w:pPr>
              <w:pBdr>
                <w:top w:val="nil"/>
                <w:left w:val="nil"/>
                <w:bottom w:val="nil"/>
                <w:right w:val="nil"/>
              </w:pBdr>
            </w:pPr>
            <w:r>
              <w:rPr>
                <w:rFonts w:eastAsia="Arial" w:cs="Arial"/>
                <w:color w:val="000000"/>
                <w:sz w:val="20"/>
              </w:rPr>
              <w:t>DS-CH-IS-WS-006</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914"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533" w14:textId="77777777" w:rsidR="004613D1" w:rsidRDefault="00B42D70">
            <w:pPr>
              <w:pBdr>
                <w:top w:val="nil"/>
                <w:left w:val="nil"/>
                <w:bottom w:val="nil"/>
                <w:right w:val="nil"/>
              </w:pBdr>
            </w:pPr>
            <w:r>
              <w:rPr>
                <w:rFonts w:eastAsia="Arial" w:cs="Arial"/>
                <w:color w:val="000000"/>
                <w:sz w:val="20"/>
              </w:rPr>
              <w:t xml:space="preserve">The system shall be configured with TrackWise web-service method </w:t>
            </w:r>
          </w:p>
          <w:p w14:paraId="2D6C1534" w14:textId="77777777" w:rsidR="004613D1" w:rsidRDefault="00B42D70">
            <w:pPr>
              <w:pBdr>
                <w:top w:val="nil"/>
                <w:left w:val="nil"/>
                <w:bottom w:val="nil"/>
                <w:right w:val="nil"/>
              </w:pBdr>
            </w:pPr>
            <w:r>
              <w:rPr>
                <w:rFonts w:eastAsia="Arial" w:cs="Arial"/>
                <w:color w:val="000000"/>
                <w:sz w:val="20"/>
              </w:rPr>
              <w:t>updateTranslatedRecords which shall accept translated data</w:t>
            </w:r>
          </w:p>
          <w:p w14:paraId="2D6C1535" w14:textId="77777777" w:rsidR="004613D1" w:rsidRDefault="00B42D70">
            <w:pPr>
              <w:pBdr>
                <w:top w:val="nil"/>
                <w:left w:val="nil"/>
                <w:bottom w:val="nil"/>
                <w:right w:val="nil"/>
              </w:pBdr>
            </w:pPr>
            <w:r>
              <w:rPr>
                <w:rFonts w:eastAsia="Arial" w:cs="Arial"/>
                <w:color w:val="000000"/>
                <w:sz w:val="20"/>
              </w:rPr>
              <w:t> </w:t>
            </w:r>
          </w:p>
          <w:p w14:paraId="2D6C1536" w14:textId="77777777" w:rsidR="004613D1" w:rsidRDefault="00B42D70">
            <w:pPr>
              <w:pBdr>
                <w:top w:val="nil"/>
                <w:left w:val="nil"/>
                <w:bottom w:val="nil"/>
                <w:right w:val="nil"/>
              </w:pBdr>
              <w:rPr>
                <w:rFonts w:eastAsia="Arial" w:cs="Arial"/>
                <w:color w:val="000000"/>
                <w:sz w:val="20"/>
                <w:szCs w:val="20"/>
              </w:rPr>
            </w:pPr>
            <w:r>
              <w:rPr>
                <w:rFonts w:eastAsia="Arial" w:cs="Arial"/>
                <w:color w:val="000000"/>
                <w:sz w:val="20"/>
              </w:rPr>
              <w:t>Refer QCM TW_CH_DS_Interface_Spec Section ‘7.6.4.8 Updating the translated responses to TW record (PR)’</w:t>
            </w:r>
          </w:p>
          <w:p w14:paraId="2D6C1537" w14:textId="77777777" w:rsidR="004613D1" w:rsidRDefault="004613D1">
            <w:pPr>
              <w:pBdr>
                <w:top w:val="nil"/>
                <w:left w:val="nil"/>
                <w:bottom w:val="nil"/>
                <w:right w:val="nil"/>
              </w:pBdr>
            </w:pPr>
          </w:p>
          <w:p w14:paraId="2D6C1538" w14:textId="77777777" w:rsidR="004613D1" w:rsidRDefault="00B42D70">
            <w:pPr>
              <w:pBdr>
                <w:top w:val="nil"/>
                <w:left w:val="nil"/>
                <w:bottom w:val="nil"/>
                <w:right w:val="nil"/>
              </w:pBdr>
            </w:pPr>
            <w:r>
              <w:rPr>
                <w:rFonts w:eastAsia="Arial" w:cs="Arial"/>
                <w:color w:val="000000"/>
                <w:sz w:val="20"/>
              </w:rPr>
              <w:t>Refer QCM TW_CH_DS_Interface_Spec Section ‘7.13.15 TRANSLATION_INFO’</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915"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539" w14:textId="77777777" w:rsidR="004613D1" w:rsidRDefault="00B42D70">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916"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3A" w14:textId="77777777" w:rsidR="004613D1" w:rsidRDefault="00B42D70">
            <w:pPr>
              <w:pBdr>
                <w:top w:val="nil"/>
                <w:left w:val="nil"/>
                <w:bottom w:val="nil"/>
                <w:right w:val="nil"/>
              </w:pBdr>
            </w:pPr>
            <w:r>
              <w:rPr>
                <w:rFonts w:eastAsia="Arial" w:cs="Arial"/>
                <w:color w:val="000000"/>
                <w:sz w:val="20"/>
              </w:rPr>
              <w:t>FRS-CH-INT-TRA-003-001</w:t>
            </w:r>
          </w:p>
        </w:tc>
      </w:tr>
      <w:tr w:rsidR="004613D1" w14:paraId="2D6C1542" w14:textId="77777777" w:rsidTr="00063F5F">
        <w:trPr>
          <w:trHeight w:val="304"/>
          <w:trPrChange w:id="917"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918"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3C" w14:textId="77777777" w:rsidR="004613D1" w:rsidRDefault="00B42D70">
            <w:pPr>
              <w:pBdr>
                <w:top w:val="nil"/>
                <w:left w:val="nil"/>
                <w:bottom w:val="nil"/>
                <w:right w:val="nil"/>
              </w:pBdr>
            </w:pPr>
            <w:r>
              <w:rPr>
                <w:rFonts w:eastAsia="Arial" w:cs="Arial"/>
                <w:color w:val="000000"/>
                <w:sz w:val="20"/>
              </w:rPr>
              <w:t>DS-CH-IS-WS-007</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919"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53D" w14:textId="77777777" w:rsidR="004613D1" w:rsidRDefault="00B42D70">
            <w:pPr>
              <w:pBdr>
                <w:top w:val="nil"/>
                <w:left w:val="nil"/>
                <w:bottom w:val="nil"/>
                <w:right w:val="nil"/>
              </w:pBdr>
            </w:pPr>
            <w:r>
              <w:rPr>
                <w:rFonts w:eastAsia="Arial" w:cs="Arial"/>
                <w:color w:val="000000"/>
                <w:sz w:val="20"/>
              </w:rPr>
              <w:t>The system shall be configured with web-service method cancelAndUpdateTranslationfor Cancellation of Translation request</w:t>
            </w:r>
          </w:p>
          <w:p w14:paraId="2D6C153E" w14:textId="77777777" w:rsidR="004613D1" w:rsidRDefault="00B42D70">
            <w:pPr>
              <w:pBdr>
                <w:top w:val="nil"/>
                <w:left w:val="nil"/>
                <w:bottom w:val="nil"/>
                <w:right w:val="nil"/>
              </w:pBdr>
            </w:pPr>
            <w:r>
              <w:rPr>
                <w:rFonts w:eastAsia="Arial" w:cs="Arial"/>
                <w:color w:val="000000"/>
                <w:sz w:val="20"/>
              </w:rPr>
              <w:t> </w:t>
            </w:r>
          </w:p>
          <w:p w14:paraId="2D6C153F" w14:textId="77777777" w:rsidR="004613D1" w:rsidRDefault="00B42D70">
            <w:pPr>
              <w:pBdr>
                <w:top w:val="nil"/>
                <w:left w:val="nil"/>
                <w:bottom w:val="nil"/>
                <w:right w:val="nil"/>
              </w:pBdr>
            </w:pPr>
            <w:r>
              <w:rPr>
                <w:rFonts w:eastAsia="Arial" w:cs="Arial"/>
                <w:color w:val="000000"/>
                <w:sz w:val="20"/>
              </w:rPr>
              <w:t>Refer QCM TW_CH_DS_Interface_Spec Section ‘cancelAndUpdateTranslation’</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920"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540"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921"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41" w14:textId="77777777" w:rsidR="004613D1" w:rsidRDefault="00B42D70">
            <w:pPr>
              <w:pBdr>
                <w:top w:val="nil"/>
                <w:left w:val="nil"/>
                <w:bottom w:val="nil"/>
                <w:right w:val="nil"/>
              </w:pBdr>
            </w:pPr>
            <w:r>
              <w:rPr>
                <w:rFonts w:eastAsia="Arial" w:cs="Arial"/>
                <w:color w:val="000000"/>
                <w:sz w:val="20"/>
              </w:rPr>
              <w:t>FRS-CH-INT-TRA-005-003</w:t>
            </w:r>
          </w:p>
        </w:tc>
      </w:tr>
      <w:tr w:rsidR="004613D1" w14:paraId="2D6C1549" w14:textId="77777777" w:rsidTr="00063F5F">
        <w:trPr>
          <w:trHeight w:val="304"/>
          <w:trPrChange w:id="922"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923"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43" w14:textId="77777777" w:rsidR="004613D1" w:rsidRDefault="00B42D70">
            <w:pPr>
              <w:pBdr>
                <w:top w:val="nil"/>
                <w:left w:val="nil"/>
                <w:bottom w:val="nil"/>
                <w:right w:val="nil"/>
              </w:pBdr>
            </w:pPr>
            <w:r>
              <w:rPr>
                <w:rFonts w:eastAsia="Arial" w:cs="Arial"/>
                <w:color w:val="000000"/>
                <w:sz w:val="20"/>
              </w:rPr>
              <w:t>DS-CH-IS-WS-008</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924"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544" w14:textId="77777777" w:rsidR="004613D1" w:rsidRDefault="00B42D70">
            <w:pPr>
              <w:pBdr>
                <w:top w:val="nil"/>
                <w:left w:val="nil"/>
                <w:bottom w:val="nil"/>
                <w:right w:val="nil"/>
              </w:pBdr>
            </w:pPr>
            <w:r>
              <w:rPr>
                <w:rFonts w:eastAsia="Arial" w:cs="Arial"/>
                <w:color w:val="000000"/>
                <w:sz w:val="20"/>
              </w:rPr>
              <w:t>The system shall be configured with webservice which sets a Translation Priority field to HIGH when the defined conditions are satisfied during create/update request from source system.</w:t>
            </w:r>
          </w:p>
          <w:p w14:paraId="2D6C1545" w14:textId="77777777" w:rsidR="004613D1" w:rsidRDefault="00B42D70">
            <w:pPr>
              <w:pBdr>
                <w:top w:val="nil"/>
                <w:left w:val="nil"/>
                <w:bottom w:val="nil"/>
                <w:right w:val="nil"/>
              </w:pBdr>
            </w:pPr>
            <w:r>
              <w:rPr>
                <w:rFonts w:eastAsia="Arial" w:cs="Arial"/>
                <w:color w:val="000000"/>
                <w:sz w:val="20"/>
              </w:rPr>
              <w:lastRenderedPageBreak/>
              <w:t> </w:t>
            </w:r>
          </w:p>
          <w:p w14:paraId="2D6C1546" w14:textId="77777777" w:rsidR="004613D1" w:rsidRDefault="00B42D70">
            <w:pPr>
              <w:pBdr>
                <w:top w:val="nil"/>
                <w:left w:val="nil"/>
                <w:bottom w:val="nil"/>
                <w:right w:val="nil"/>
              </w:pBdr>
            </w:pPr>
            <w:r>
              <w:rPr>
                <w:rFonts w:eastAsia="Arial" w:cs="Arial"/>
                <w:color w:val="000000"/>
                <w:sz w:val="20"/>
              </w:rPr>
              <w:t>For details of criteria for translation priority, Refer QCM TW_CH_DS_Interface_Spec section ‘Translation Priority’- Scenario2</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925"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547" w14:textId="77777777" w:rsidR="004613D1" w:rsidRDefault="00B42D70">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926"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48" w14:textId="77777777" w:rsidR="004613D1" w:rsidRDefault="00B42D70">
            <w:pPr>
              <w:pBdr>
                <w:top w:val="nil"/>
                <w:left w:val="nil"/>
                <w:bottom w:val="nil"/>
                <w:right w:val="nil"/>
              </w:pBdr>
            </w:pPr>
            <w:r>
              <w:rPr>
                <w:rFonts w:eastAsia="Arial" w:cs="Arial"/>
                <w:color w:val="000000"/>
                <w:sz w:val="20"/>
              </w:rPr>
              <w:t>FRS-CH-INT-TRA-001-003,FRS-CH-INT-TRA-001-004, FRS-CH-INT-TRA-001-</w:t>
            </w:r>
            <w:r>
              <w:rPr>
                <w:rFonts w:eastAsia="Arial" w:cs="Arial"/>
                <w:color w:val="000000"/>
                <w:sz w:val="20"/>
              </w:rPr>
              <w:lastRenderedPageBreak/>
              <w:t>013,FRS-CH-INT-TRA-001-014,FRS-CH-INT-TRA-001-017</w:t>
            </w:r>
          </w:p>
        </w:tc>
      </w:tr>
      <w:tr w:rsidR="004613D1" w14:paraId="2D6C1555" w14:textId="77777777" w:rsidTr="00063F5F">
        <w:trPr>
          <w:trHeight w:val="304"/>
          <w:trPrChange w:id="927"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928"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4A" w14:textId="77777777" w:rsidR="004613D1" w:rsidRDefault="00B42D70">
            <w:pPr>
              <w:pBdr>
                <w:top w:val="nil"/>
                <w:left w:val="nil"/>
                <w:bottom w:val="nil"/>
                <w:right w:val="nil"/>
              </w:pBdr>
            </w:pPr>
            <w:r>
              <w:rPr>
                <w:rFonts w:eastAsia="Arial" w:cs="Arial"/>
                <w:color w:val="000000"/>
                <w:sz w:val="20"/>
              </w:rPr>
              <w:lastRenderedPageBreak/>
              <w:t>DS-CH-IS-WS-009</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929"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54B" w14:textId="77777777" w:rsidR="004613D1" w:rsidRDefault="00B42D70">
            <w:pPr>
              <w:pBdr>
                <w:top w:val="nil"/>
                <w:left w:val="nil"/>
                <w:bottom w:val="nil"/>
                <w:right w:val="nil"/>
              </w:pBdr>
            </w:pPr>
            <w:r>
              <w:rPr>
                <w:rFonts w:eastAsia="Arial" w:cs="Arial"/>
                <w:color w:val="000000"/>
                <w:sz w:val="20"/>
              </w:rPr>
              <w:t>The system shall send complaint record for “Autosend for Translation” when following conditions satisfy</w:t>
            </w:r>
          </w:p>
          <w:p w14:paraId="2D6C154C" w14:textId="77777777" w:rsidR="004613D1" w:rsidRDefault="00B42D70">
            <w:pPr>
              <w:pBdr>
                <w:top w:val="nil"/>
                <w:left w:val="nil"/>
                <w:bottom w:val="nil"/>
                <w:right w:val="nil"/>
              </w:pBdr>
            </w:pPr>
            <w:r>
              <w:rPr>
                <w:rFonts w:eastAsia="Arial" w:cs="Arial"/>
                <w:color w:val="000000"/>
                <w:sz w:val="20"/>
              </w:rPr>
              <w:t> </w:t>
            </w:r>
          </w:p>
          <w:p w14:paraId="2D6C154D" w14:textId="77777777" w:rsidR="004613D1" w:rsidRDefault="00B42D70">
            <w:pPr>
              <w:numPr>
                <w:ilvl w:val="0"/>
                <w:numId w:val="30"/>
              </w:numPr>
              <w:pBdr>
                <w:top w:val="nil"/>
                <w:left w:val="nil"/>
                <w:bottom w:val="nil"/>
                <w:right w:val="nil"/>
              </w:pBdr>
            </w:pPr>
            <w:r>
              <w:rPr>
                <w:rFonts w:eastAsia="Arial" w:cs="Arial"/>
                <w:color w:val="000000"/>
                <w:sz w:val="20"/>
              </w:rPr>
              <w:t>A new complaint record is created from the source system with PSE or PSA or Security or Privacy field set as “Yes”</w:t>
            </w:r>
          </w:p>
          <w:p w14:paraId="2D6C154E" w14:textId="77777777" w:rsidR="004613D1" w:rsidRDefault="00B42D70">
            <w:pPr>
              <w:numPr>
                <w:ilvl w:val="0"/>
                <w:numId w:val="30"/>
              </w:numPr>
              <w:pBdr>
                <w:top w:val="nil"/>
                <w:left w:val="nil"/>
                <w:bottom w:val="nil"/>
                <w:right w:val="nil"/>
              </w:pBdr>
            </w:pPr>
            <w:r>
              <w:rPr>
                <w:rFonts w:eastAsia="Arial" w:cs="Arial"/>
                <w:color w:val="000000"/>
                <w:sz w:val="20"/>
              </w:rPr>
              <w:t>A new complaint record is created from the source system with PSE or PSA or Security or Privacy field set as “No”</w:t>
            </w:r>
          </w:p>
          <w:p w14:paraId="2D6C154F" w14:textId="77777777" w:rsidR="004613D1" w:rsidRDefault="00B42D70">
            <w:pPr>
              <w:numPr>
                <w:ilvl w:val="0"/>
                <w:numId w:val="30"/>
              </w:numPr>
              <w:pBdr>
                <w:top w:val="nil"/>
                <w:left w:val="nil"/>
                <w:bottom w:val="nil"/>
                <w:right w:val="nil"/>
              </w:pBdr>
            </w:pPr>
            <w:r>
              <w:rPr>
                <w:rFonts w:eastAsia="Arial" w:cs="Arial"/>
                <w:color w:val="000000"/>
                <w:sz w:val="20"/>
              </w:rPr>
              <w:t>Source Language is non-English and is one of the supported languages.</w:t>
            </w:r>
          </w:p>
          <w:p w14:paraId="2D6C1550" w14:textId="77777777" w:rsidR="004613D1" w:rsidRDefault="00B42D70">
            <w:pPr>
              <w:pBdr>
                <w:top w:val="nil"/>
                <w:left w:val="nil"/>
                <w:bottom w:val="nil"/>
                <w:right w:val="nil"/>
              </w:pBdr>
            </w:pPr>
            <w:r>
              <w:rPr>
                <w:rFonts w:eastAsia="Arial" w:cs="Arial"/>
                <w:color w:val="000000"/>
                <w:sz w:val="20"/>
              </w:rPr>
              <w:t> </w:t>
            </w:r>
          </w:p>
          <w:p w14:paraId="2D6C1551" w14:textId="77777777" w:rsidR="004613D1" w:rsidRDefault="00B42D70">
            <w:pPr>
              <w:pBdr>
                <w:top w:val="nil"/>
                <w:left w:val="nil"/>
                <w:bottom w:val="nil"/>
                <w:right w:val="nil"/>
              </w:pBdr>
            </w:pPr>
            <w:r>
              <w:rPr>
                <w:rFonts w:eastAsia="Arial" w:cs="Arial"/>
                <w:color w:val="000000"/>
                <w:sz w:val="20"/>
              </w:rPr>
              <w:t>Refer QCM TW_CH_DS_Interface_Spec Section 7.6.4 Translation Interface - Scenario1,Scenario3</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930"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552"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931"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53" w14:textId="77777777" w:rsidR="004613D1" w:rsidRDefault="00B42D70">
            <w:pPr>
              <w:pBdr>
                <w:top w:val="nil"/>
                <w:left w:val="nil"/>
                <w:bottom w:val="nil"/>
                <w:right w:val="nil"/>
              </w:pBdr>
            </w:pPr>
            <w:r>
              <w:rPr>
                <w:rFonts w:eastAsia="Arial" w:cs="Arial"/>
                <w:color w:val="000000"/>
                <w:sz w:val="20"/>
              </w:rPr>
              <w:t>FRS-CH-INT-TRA-001-005,FRS-CH-INT-TRA-001-006,FRS-CH-INT-TRA-006-001,</w:t>
            </w:r>
          </w:p>
          <w:p w14:paraId="2D6C1554" w14:textId="77777777" w:rsidR="004613D1" w:rsidRDefault="00B42D70">
            <w:pPr>
              <w:pBdr>
                <w:top w:val="nil"/>
                <w:left w:val="nil"/>
                <w:bottom w:val="nil"/>
                <w:right w:val="nil"/>
              </w:pBdr>
            </w:pPr>
            <w:r>
              <w:rPr>
                <w:rFonts w:eastAsia="Arial" w:cs="Arial"/>
                <w:color w:val="000000"/>
                <w:sz w:val="20"/>
              </w:rPr>
              <w:t>FRS-CH-INT-TRA-008-002, FRS-CH-INT-TRA-001-015,FRS-CH-INT-TRA-001-016</w:t>
            </w:r>
          </w:p>
        </w:tc>
      </w:tr>
      <w:tr w:rsidR="004613D1" w14:paraId="2D6C155C" w14:textId="77777777" w:rsidTr="00063F5F">
        <w:trPr>
          <w:trHeight w:val="304"/>
          <w:trPrChange w:id="932"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933"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56" w14:textId="77777777" w:rsidR="004613D1" w:rsidRDefault="00B42D70">
            <w:pPr>
              <w:pBdr>
                <w:top w:val="nil"/>
                <w:left w:val="nil"/>
                <w:bottom w:val="nil"/>
                <w:right w:val="nil"/>
              </w:pBdr>
            </w:pPr>
            <w:r>
              <w:rPr>
                <w:rFonts w:eastAsia="Arial" w:cs="Arial"/>
                <w:color w:val="000000"/>
                <w:sz w:val="20"/>
              </w:rPr>
              <w:t>DS-CH-IS-WS-010</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934"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557" w14:textId="77777777" w:rsidR="004613D1" w:rsidRDefault="00B42D70">
            <w:pPr>
              <w:pBdr>
                <w:top w:val="nil"/>
                <w:left w:val="nil"/>
                <w:bottom w:val="nil"/>
                <w:right w:val="nil"/>
              </w:pBdr>
            </w:pPr>
            <w:r>
              <w:rPr>
                <w:rFonts w:eastAsia="Arial" w:cs="Arial"/>
                <w:color w:val="000000"/>
                <w:sz w:val="20"/>
              </w:rPr>
              <w:t>The system shall be configured with OWS translation service operation ‘</w:t>
            </w:r>
            <w:r>
              <w:rPr>
                <w:rFonts w:eastAsia="Arial" w:cs="Arial"/>
                <w:i/>
                <w:color w:val="000000"/>
                <w:sz w:val="20"/>
              </w:rPr>
              <w:t>getTranslationDatafromTW’</w:t>
            </w:r>
            <w:r>
              <w:rPr>
                <w:rFonts w:eastAsia="Arial" w:cs="Arial"/>
                <w:color w:val="000000"/>
                <w:sz w:val="20"/>
              </w:rPr>
              <w:t xml:space="preserve"> for sending translation fields automatically for translation when the activity “Autosend for Translation” is performed when pr in Opened state. </w:t>
            </w:r>
          </w:p>
          <w:p w14:paraId="2D6C1558" w14:textId="77777777" w:rsidR="004613D1" w:rsidRDefault="00B42D70">
            <w:pPr>
              <w:pBdr>
                <w:top w:val="nil"/>
                <w:left w:val="nil"/>
                <w:bottom w:val="nil"/>
                <w:right w:val="nil"/>
              </w:pBdr>
              <w:tabs>
                <w:tab w:val="left" w:pos="1875"/>
              </w:tabs>
            </w:pPr>
            <w:r>
              <w:rPr>
                <w:rFonts w:eastAsia="Arial" w:cs="Arial"/>
                <w:color w:val="000000"/>
                <w:sz w:val="20"/>
              </w:rPr>
              <w:tab/>
            </w:r>
          </w:p>
          <w:p w14:paraId="2D6C1559" w14:textId="77777777" w:rsidR="004613D1" w:rsidRDefault="00B42D70">
            <w:pPr>
              <w:pBdr>
                <w:top w:val="nil"/>
                <w:left w:val="nil"/>
                <w:bottom w:val="nil"/>
                <w:right w:val="nil"/>
              </w:pBdr>
            </w:pPr>
            <w:r>
              <w:rPr>
                <w:rFonts w:eastAsia="Arial" w:cs="Arial"/>
                <w:color w:val="000000"/>
                <w:sz w:val="20"/>
              </w:rPr>
              <w:t xml:space="preserve">Refer to QCM TW_CH_DS_Interface_Spec 7.6 Translation Interface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935"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55A"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936"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5B" w14:textId="77777777" w:rsidR="004613D1" w:rsidRDefault="00B42D70">
            <w:pPr>
              <w:pBdr>
                <w:top w:val="nil"/>
                <w:left w:val="nil"/>
                <w:bottom w:val="nil"/>
                <w:right w:val="nil"/>
              </w:pBdr>
            </w:pPr>
            <w:r>
              <w:rPr>
                <w:rFonts w:eastAsia="Arial" w:cs="Arial"/>
                <w:color w:val="000000"/>
                <w:sz w:val="20"/>
              </w:rPr>
              <w:t>FRS-CH-INT-TRA-001-008</w:t>
            </w:r>
          </w:p>
        </w:tc>
      </w:tr>
      <w:tr w:rsidR="004613D1" w14:paraId="2D6C156E" w14:textId="77777777" w:rsidTr="00063F5F">
        <w:trPr>
          <w:trHeight w:val="304"/>
          <w:trPrChange w:id="937"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938"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5D" w14:textId="77777777" w:rsidR="004613D1" w:rsidRDefault="00B42D70">
            <w:pPr>
              <w:pBdr>
                <w:top w:val="nil"/>
                <w:left w:val="nil"/>
                <w:bottom w:val="nil"/>
                <w:right w:val="nil"/>
              </w:pBdr>
            </w:pPr>
            <w:r>
              <w:rPr>
                <w:rFonts w:eastAsia="Arial" w:cs="Arial"/>
                <w:color w:val="000000"/>
                <w:sz w:val="20"/>
              </w:rPr>
              <w:t>DS-CH-IS-WS-012</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939"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55E" w14:textId="77777777" w:rsidR="004613D1" w:rsidRDefault="00B42D70">
            <w:pPr>
              <w:pBdr>
                <w:top w:val="nil"/>
                <w:left w:val="nil"/>
                <w:bottom w:val="nil"/>
                <w:right w:val="nil"/>
              </w:pBdr>
            </w:pPr>
            <w:r>
              <w:rPr>
                <w:rFonts w:eastAsia="Arial" w:cs="Arial"/>
                <w:color w:val="000000"/>
                <w:sz w:val="20"/>
              </w:rPr>
              <w:t xml:space="preserve">The system shall be configured with edit permissions as per the settings in locked field class for below states </w:t>
            </w:r>
          </w:p>
          <w:p w14:paraId="2D6C155F" w14:textId="77777777" w:rsidR="004613D1" w:rsidRDefault="00B42D70">
            <w:pPr>
              <w:pBdr>
                <w:top w:val="nil"/>
                <w:left w:val="nil"/>
                <w:bottom w:val="nil"/>
                <w:right w:val="nil"/>
              </w:pBdr>
            </w:pPr>
            <w:r>
              <w:rPr>
                <w:rFonts w:eastAsia="Arial" w:cs="Arial"/>
                <w:color w:val="000000"/>
                <w:sz w:val="20"/>
              </w:rPr>
              <w:t> </w:t>
            </w:r>
          </w:p>
          <w:p w14:paraId="2D6C1560" w14:textId="77777777" w:rsidR="004613D1" w:rsidRDefault="00B42D70">
            <w:pPr>
              <w:numPr>
                <w:ilvl w:val="0"/>
                <w:numId w:val="31"/>
              </w:numPr>
              <w:pBdr>
                <w:top w:val="nil"/>
                <w:left w:val="nil"/>
                <w:bottom w:val="nil"/>
                <w:right w:val="nil"/>
              </w:pBdr>
              <w:tabs>
                <w:tab w:val="left" w:pos="720"/>
              </w:tabs>
            </w:pPr>
            <w:r>
              <w:rPr>
                <w:rFonts w:eastAsia="Arial" w:cs="Arial"/>
                <w:color w:val="000000"/>
                <w:sz w:val="20"/>
              </w:rPr>
              <w:t>Opened - Pending Translation</w:t>
            </w:r>
          </w:p>
          <w:p w14:paraId="2D6C1561" w14:textId="77777777" w:rsidR="004613D1" w:rsidRDefault="00B42D70">
            <w:pPr>
              <w:numPr>
                <w:ilvl w:val="0"/>
                <w:numId w:val="31"/>
              </w:numPr>
              <w:pBdr>
                <w:top w:val="nil"/>
                <w:left w:val="nil"/>
                <w:bottom w:val="nil"/>
                <w:right w:val="nil"/>
              </w:pBdr>
              <w:tabs>
                <w:tab w:val="left" w:pos="720"/>
              </w:tabs>
            </w:pPr>
            <w:r>
              <w:rPr>
                <w:rFonts w:eastAsia="Arial" w:cs="Arial"/>
                <w:color w:val="000000"/>
                <w:sz w:val="20"/>
              </w:rPr>
              <w:t>Evaluation - Pending Translation</w:t>
            </w:r>
          </w:p>
          <w:p w14:paraId="2D6C1562" w14:textId="77777777" w:rsidR="004613D1" w:rsidRDefault="00B42D70">
            <w:pPr>
              <w:numPr>
                <w:ilvl w:val="0"/>
                <w:numId w:val="31"/>
              </w:numPr>
              <w:pBdr>
                <w:top w:val="nil"/>
                <w:left w:val="nil"/>
                <w:bottom w:val="nil"/>
                <w:right w:val="nil"/>
              </w:pBdr>
              <w:tabs>
                <w:tab w:val="left" w:pos="720"/>
              </w:tabs>
            </w:pPr>
            <w:r>
              <w:rPr>
                <w:rFonts w:eastAsia="Arial" w:cs="Arial"/>
                <w:color w:val="000000"/>
                <w:sz w:val="20"/>
              </w:rPr>
              <w:t>Investigation - Pending Translation</w:t>
            </w:r>
          </w:p>
          <w:p w14:paraId="2D6C1563" w14:textId="77777777" w:rsidR="004613D1" w:rsidRDefault="00B42D70">
            <w:pPr>
              <w:numPr>
                <w:ilvl w:val="0"/>
                <w:numId w:val="31"/>
              </w:numPr>
              <w:pBdr>
                <w:top w:val="nil"/>
                <w:left w:val="nil"/>
                <w:bottom w:val="nil"/>
                <w:right w:val="nil"/>
              </w:pBdr>
              <w:tabs>
                <w:tab w:val="left" w:pos="720"/>
              </w:tabs>
            </w:pPr>
            <w:r>
              <w:rPr>
                <w:rFonts w:eastAsia="Arial" w:cs="Arial"/>
                <w:color w:val="000000"/>
                <w:sz w:val="20"/>
              </w:rPr>
              <w:t>Summary Pending Translation</w:t>
            </w:r>
          </w:p>
          <w:p w14:paraId="2D6C1564" w14:textId="77777777" w:rsidR="004613D1" w:rsidRDefault="00B42D70">
            <w:pPr>
              <w:numPr>
                <w:ilvl w:val="0"/>
                <w:numId w:val="31"/>
              </w:numPr>
              <w:pBdr>
                <w:top w:val="nil"/>
                <w:left w:val="nil"/>
                <w:bottom w:val="nil"/>
                <w:right w:val="nil"/>
              </w:pBdr>
              <w:tabs>
                <w:tab w:val="left" w:pos="720"/>
              </w:tabs>
            </w:pPr>
            <w:r>
              <w:rPr>
                <w:rFonts w:eastAsia="Arial" w:cs="Arial"/>
                <w:color w:val="000000"/>
                <w:sz w:val="20"/>
              </w:rPr>
              <w:t>Closure - Pending Translation</w:t>
            </w:r>
          </w:p>
          <w:p w14:paraId="2D6C1565" w14:textId="77777777" w:rsidR="004613D1" w:rsidRDefault="00B42D70">
            <w:pPr>
              <w:numPr>
                <w:ilvl w:val="0"/>
                <w:numId w:val="31"/>
              </w:numPr>
              <w:pBdr>
                <w:top w:val="nil"/>
                <w:left w:val="nil"/>
                <w:bottom w:val="nil"/>
                <w:right w:val="nil"/>
              </w:pBdr>
              <w:tabs>
                <w:tab w:val="left" w:pos="720"/>
              </w:tabs>
            </w:pPr>
            <w:r>
              <w:rPr>
                <w:rFonts w:eastAsia="Arial" w:cs="Arial"/>
                <w:color w:val="000000"/>
                <w:sz w:val="20"/>
              </w:rPr>
              <w:t>No Further Inv. - Pending Translation</w:t>
            </w:r>
          </w:p>
          <w:p w14:paraId="2D6C1566" w14:textId="77777777" w:rsidR="004613D1" w:rsidRDefault="00B42D70">
            <w:pPr>
              <w:numPr>
                <w:ilvl w:val="0"/>
                <w:numId w:val="31"/>
              </w:numPr>
              <w:pBdr>
                <w:top w:val="nil"/>
                <w:left w:val="nil"/>
                <w:bottom w:val="nil"/>
                <w:right w:val="nil"/>
              </w:pBdr>
              <w:tabs>
                <w:tab w:val="left" w:pos="720"/>
              </w:tabs>
            </w:pPr>
            <w:r>
              <w:rPr>
                <w:rFonts w:eastAsia="Arial" w:cs="Arial"/>
                <w:color w:val="000000"/>
                <w:sz w:val="20"/>
              </w:rPr>
              <w:t>Closed - Done Pending Translation</w:t>
            </w:r>
          </w:p>
          <w:p w14:paraId="2D6C1567" w14:textId="77777777" w:rsidR="004613D1" w:rsidRDefault="00B42D70">
            <w:pPr>
              <w:numPr>
                <w:ilvl w:val="0"/>
                <w:numId w:val="31"/>
              </w:numPr>
              <w:pBdr>
                <w:top w:val="nil"/>
                <w:left w:val="nil"/>
                <w:bottom w:val="nil"/>
                <w:right w:val="nil"/>
              </w:pBdr>
              <w:tabs>
                <w:tab w:val="left" w:pos="720"/>
              </w:tabs>
            </w:pPr>
            <w:r>
              <w:rPr>
                <w:rFonts w:eastAsia="Arial" w:cs="Arial"/>
                <w:color w:val="000000"/>
                <w:sz w:val="20"/>
              </w:rPr>
              <w:t>SQN Creation – Pending Translation</w:t>
            </w:r>
          </w:p>
          <w:p w14:paraId="2D6C1568" w14:textId="77777777" w:rsidR="004613D1" w:rsidRDefault="00B42D70">
            <w:pPr>
              <w:numPr>
                <w:ilvl w:val="0"/>
                <w:numId w:val="31"/>
              </w:numPr>
              <w:pBdr>
                <w:top w:val="nil"/>
                <w:left w:val="nil"/>
                <w:bottom w:val="nil"/>
                <w:right w:val="nil"/>
              </w:pBdr>
              <w:tabs>
                <w:tab w:val="left" w:pos="720"/>
              </w:tabs>
            </w:pPr>
            <w:r>
              <w:rPr>
                <w:rFonts w:eastAsia="Arial" w:cs="Arial"/>
                <w:color w:val="000000"/>
                <w:sz w:val="20"/>
              </w:rPr>
              <w:t>3rd Party ACK – Pending Translation</w:t>
            </w:r>
          </w:p>
          <w:p w14:paraId="2D6C1569" w14:textId="77777777" w:rsidR="004613D1" w:rsidRDefault="00B42D70">
            <w:pPr>
              <w:numPr>
                <w:ilvl w:val="0"/>
                <w:numId w:val="31"/>
              </w:numPr>
              <w:pBdr>
                <w:top w:val="nil"/>
                <w:left w:val="nil"/>
                <w:bottom w:val="nil"/>
                <w:right w:val="nil"/>
              </w:pBdr>
              <w:tabs>
                <w:tab w:val="left" w:pos="720"/>
              </w:tabs>
            </w:pPr>
            <w:r>
              <w:rPr>
                <w:rFonts w:eastAsia="Arial" w:cs="Arial"/>
                <w:color w:val="000000"/>
                <w:sz w:val="20"/>
              </w:rPr>
              <w:t>Non Philips Med. Dev.– Pending Translation</w:t>
            </w:r>
          </w:p>
          <w:p w14:paraId="2D6C156A" w14:textId="77777777" w:rsidR="004613D1" w:rsidRDefault="00B42D70">
            <w:pPr>
              <w:pBdr>
                <w:top w:val="nil"/>
                <w:left w:val="nil"/>
                <w:bottom w:val="nil"/>
                <w:right w:val="nil"/>
              </w:pBdr>
              <w:ind w:left="360"/>
            </w:pPr>
            <w:r>
              <w:rPr>
                <w:rFonts w:eastAsia="Arial" w:cs="Arial"/>
                <w:color w:val="000000"/>
                <w:sz w:val="20"/>
              </w:rPr>
              <w:t> </w:t>
            </w:r>
          </w:p>
          <w:p w14:paraId="2D6C156B" w14:textId="77777777" w:rsidR="004613D1" w:rsidRDefault="00B42D70">
            <w:pPr>
              <w:pBdr>
                <w:top w:val="nil"/>
                <w:left w:val="nil"/>
                <w:bottom w:val="nil"/>
                <w:right w:val="nil"/>
              </w:pBdr>
            </w:pPr>
            <w:r>
              <w:rPr>
                <w:rFonts w:eastAsia="Arial" w:cs="Arial"/>
                <w:color w:val="000000"/>
                <w:sz w:val="20"/>
              </w:rPr>
              <w:t>Refer QCM TW _Complaint Handling_DesignSpec_ Appendix – 2 Section Locked Field Classes – Complaint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940"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56C"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941"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6D" w14:textId="77777777" w:rsidR="004613D1" w:rsidRDefault="00B42D70">
            <w:pPr>
              <w:pBdr>
                <w:top w:val="nil"/>
                <w:left w:val="nil"/>
                <w:bottom w:val="nil"/>
                <w:right w:val="nil"/>
              </w:pBdr>
            </w:pPr>
            <w:r>
              <w:rPr>
                <w:rFonts w:eastAsia="Arial" w:cs="Arial"/>
                <w:color w:val="000000"/>
                <w:sz w:val="20"/>
              </w:rPr>
              <w:t>FRS-CH-INT-TRA-001-012</w:t>
            </w:r>
          </w:p>
        </w:tc>
      </w:tr>
      <w:tr w:rsidR="004613D1" w14:paraId="2D6C1575" w14:textId="77777777" w:rsidTr="00063F5F">
        <w:trPr>
          <w:trHeight w:val="304"/>
          <w:trPrChange w:id="942"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943"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6F" w14:textId="77777777" w:rsidR="004613D1" w:rsidRDefault="00B42D70">
            <w:pPr>
              <w:pBdr>
                <w:top w:val="nil"/>
                <w:left w:val="nil"/>
                <w:bottom w:val="nil"/>
                <w:right w:val="nil"/>
              </w:pBdr>
            </w:pPr>
            <w:r>
              <w:rPr>
                <w:rFonts w:eastAsia="Arial" w:cs="Arial"/>
                <w:color w:val="000000"/>
                <w:sz w:val="20"/>
              </w:rPr>
              <w:lastRenderedPageBreak/>
              <w:t>DS-CH-IS-WS-013</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944"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570" w14:textId="77777777" w:rsidR="004613D1" w:rsidRDefault="00B42D70">
            <w:pPr>
              <w:pBdr>
                <w:top w:val="nil"/>
                <w:left w:val="nil"/>
                <w:bottom w:val="nil"/>
                <w:right w:val="nil"/>
              </w:pBdr>
            </w:pPr>
            <w:r>
              <w:rPr>
                <w:rFonts w:eastAsia="Arial" w:cs="Arial"/>
                <w:color w:val="000000"/>
                <w:sz w:val="20"/>
              </w:rPr>
              <w:t>The system shall be configured with OWS translation service operation ‘getTranslationDatafromTW’which shall be triggered when user performs ‘Send for Translation’ activity.</w:t>
            </w:r>
          </w:p>
          <w:p w14:paraId="2D6C1571" w14:textId="77777777" w:rsidR="004613D1" w:rsidRDefault="00B42D70">
            <w:pPr>
              <w:pBdr>
                <w:top w:val="nil"/>
                <w:left w:val="nil"/>
                <w:bottom w:val="nil"/>
                <w:right w:val="nil"/>
              </w:pBdr>
            </w:pPr>
            <w:r>
              <w:rPr>
                <w:rFonts w:eastAsia="Arial" w:cs="Arial"/>
                <w:color w:val="000000"/>
                <w:sz w:val="20"/>
              </w:rPr>
              <w:t> </w:t>
            </w:r>
          </w:p>
          <w:p w14:paraId="2D6C1572" w14:textId="77777777" w:rsidR="004613D1" w:rsidRDefault="00B42D70">
            <w:pPr>
              <w:pBdr>
                <w:top w:val="nil"/>
                <w:left w:val="nil"/>
                <w:bottom w:val="nil"/>
                <w:right w:val="nil"/>
              </w:pBdr>
            </w:pPr>
            <w:r>
              <w:rPr>
                <w:rFonts w:eastAsia="Arial" w:cs="Arial"/>
                <w:color w:val="000000"/>
                <w:sz w:val="20"/>
              </w:rPr>
              <w:t>Refer QCM TW_CH_DS_Interface_Spec  Section ‘Translation Interface’ getTranslationDatafromTW’</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945"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573"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946"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74" w14:textId="77777777" w:rsidR="004613D1" w:rsidRDefault="00B42D70">
            <w:pPr>
              <w:pBdr>
                <w:top w:val="nil"/>
                <w:left w:val="nil"/>
                <w:bottom w:val="nil"/>
                <w:right w:val="nil"/>
              </w:pBdr>
            </w:pPr>
            <w:r>
              <w:rPr>
                <w:rFonts w:eastAsia="Arial" w:cs="Arial"/>
                <w:color w:val="000000"/>
                <w:sz w:val="20"/>
              </w:rPr>
              <w:t>FRS-CH-INT-TRA-003-003,FRS-CH-INT-TRA-002-005,FRS-CH-INT-TRA-002-006</w:t>
            </w:r>
          </w:p>
        </w:tc>
      </w:tr>
      <w:tr w:rsidR="004613D1" w14:paraId="2D6C157C" w14:textId="77777777" w:rsidTr="00063F5F">
        <w:trPr>
          <w:trHeight w:val="304"/>
          <w:trPrChange w:id="947"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948"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76" w14:textId="77777777" w:rsidR="004613D1" w:rsidRDefault="00B42D70">
            <w:pPr>
              <w:pBdr>
                <w:top w:val="nil"/>
                <w:left w:val="nil"/>
                <w:bottom w:val="nil"/>
                <w:right w:val="nil"/>
              </w:pBdr>
            </w:pPr>
            <w:r>
              <w:rPr>
                <w:rFonts w:eastAsia="Arial" w:cs="Arial"/>
                <w:color w:val="000000"/>
                <w:sz w:val="20"/>
              </w:rPr>
              <w:t>DS-CH-IS-WS-014</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949"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577" w14:textId="77777777" w:rsidR="004613D1" w:rsidRDefault="00B42D70">
            <w:pPr>
              <w:pBdr>
                <w:top w:val="nil"/>
                <w:left w:val="nil"/>
                <w:bottom w:val="nil"/>
                <w:right w:val="nil"/>
              </w:pBdr>
            </w:pPr>
            <w:r>
              <w:rPr>
                <w:rFonts w:eastAsia="Arial" w:cs="Arial"/>
                <w:color w:val="000000"/>
                <w:sz w:val="20"/>
              </w:rPr>
              <w:t>The system shall be configured with web service method ‘trackwiseUpdate’ that will keep the state of the Complaint record unchanged in any pending translation state when update from the source system requires additional translation</w:t>
            </w:r>
          </w:p>
          <w:p w14:paraId="2D6C1578" w14:textId="77777777" w:rsidR="004613D1" w:rsidRDefault="00B42D70">
            <w:pPr>
              <w:pBdr>
                <w:top w:val="nil"/>
                <w:left w:val="nil"/>
                <w:bottom w:val="nil"/>
                <w:right w:val="nil"/>
              </w:pBdr>
            </w:pPr>
            <w:r>
              <w:rPr>
                <w:rFonts w:eastAsia="Arial" w:cs="Arial"/>
                <w:color w:val="000000"/>
                <w:sz w:val="20"/>
              </w:rPr>
              <w:t> </w:t>
            </w:r>
          </w:p>
          <w:p w14:paraId="2D6C1579" w14:textId="77777777" w:rsidR="004613D1" w:rsidRDefault="00B42D70">
            <w:pPr>
              <w:pBdr>
                <w:top w:val="nil"/>
                <w:left w:val="nil"/>
                <w:bottom w:val="nil"/>
                <w:right w:val="nil"/>
              </w:pBdr>
            </w:pPr>
            <w:r>
              <w:rPr>
                <w:rFonts w:eastAsia="Arial" w:cs="Arial"/>
                <w:color w:val="000000"/>
                <w:sz w:val="20"/>
              </w:rPr>
              <w:t>Refer to QCM TW_CH_DS_Interface_Spec Sections - ‘7.6.4.8 Updating the translated responses to TW record (PR), 7.6.5 Co-sell/Transfer Type’</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950"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57A" w14:textId="77777777" w:rsidR="004613D1" w:rsidRDefault="00B42D70">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951"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7B" w14:textId="77777777" w:rsidR="004613D1" w:rsidRDefault="00B42D70">
            <w:pPr>
              <w:pBdr>
                <w:top w:val="nil"/>
                <w:left w:val="nil"/>
                <w:bottom w:val="nil"/>
                <w:right w:val="nil"/>
              </w:pBdr>
            </w:pPr>
            <w:r>
              <w:rPr>
                <w:rFonts w:eastAsia="Arial" w:cs="Arial"/>
                <w:color w:val="000000"/>
                <w:sz w:val="20"/>
              </w:rPr>
              <w:t>FRS-CH-INT-TRA-004-002,FRS-CH-INT-16.2.8.1-02-06</w:t>
            </w:r>
          </w:p>
        </w:tc>
      </w:tr>
      <w:tr w:rsidR="004613D1" w14:paraId="2D6C1585" w14:textId="77777777" w:rsidTr="00063F5F">
        <w:trPr>
          <w:trHeight w:val="304"/>
          <w:trPrChange w:id="952"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953"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7D" w14:textId="77777777" w:rsidR="004613D1" w:rsidRDefault="00B42D70">
            <w:pPr>
              <w:pBdr>
                <w:top w:val="nil"/>
                <w:left w:val="nil"/>
                <w:bottom w:val="nil"/>
                <w:right w:val="nil"/>
              </w:pBdr>
            </w:pPr>
            <w:r>
              <w:rPr>
                <w:rFonts w:eastAsia="Arial" w:cs="Arial"/>
                <w:color w:val="000000"/>
                <w:sz w:val="20"/>
              </w:rPr>
              <w:t>DS-CH-IS-WS-015</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954"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57E" w14:textId="77777777" w:rsidR="004613D1" w:rsidRDefault="00B42D70">
            <w:pPr>
              <w:pBdr>
                <w:top w:val="nil"/>
                <w:left w:val="nil"/>
                <w:bottom w:val="nil"/>
                <w:right w:val="nil"/>
              </w:pBdr>
            </w:pPr>
            <w:r>
              <w:rPr>
                <w:rFonts w:eastAsia="Arial" w:cs="Arial"/>
                <w:color w:val="000000"/>
                <w:sz w:val="20"/>
              </w:rPr>
              <w:t>The system shall be configured with ability to check source language against a table for supported languages for translation.</w:t>
            </w:r>
          </w:p>
          <w:p w14:paraId="2D6C157F" w14:textId="77777777" w:rsidR="004613D1" w:rsidRDefault="00B42D70">
            <w:pPr>
              <w:pBdr>
                <w:top w:val="nil"/>
                <w:left w:val="nil"/>
                <w:bottom w:val="nil"/>
                <w:right w:val="nil"/>
              </w:pBdr>
            </w:pPr>
            <w:r>
              <w:rPr>
                <w:rFonts w:eastAsia="Arial" w:cs="Arial"/>
                <w:color w:val="000000"/>
                <w:sz w:val="20"/>
              </w:rPr>
              <w:t> </w:t>
            </w:r>
          </w:p>
          <w:p w14:paraId="2D6C1580" w14:textId="77777777" w:rsidR="004613D1" w:rsidRDefault="00B42D70">
            <w:pPr>
              <w:pBdr>
                <w:top w:val="nil"/>
                <w:left w:val="nil"/>
                <w:bottom w:val="nil"/>
                <w:right w:val="nil"/>
              </w:pBdr>
            </w:pPr>
            <w:r>
              <w:rPr>
                <w:rFonts w:eastAsia="Arial" w:cs="Arial"/>
                <w:color w:val="000000"/>
                <w:sz w:val="20"/>
              </w:rPr>
              <w:t>Refer QCM TW_CH_DS_Interface_Spec Section 7.6.4.1</w:t>
            </w:r>
            <w:r>
              <w:rPr>
                <w:rFonts w:eastAsia="Arial" w:cs="Arial"/>
                <w:color w:val="000000"/>
                <w:sz w:val="20"/>
              </w:rPr>
              <w:tab/>
              <w:t>Inserting a translation request in Staging table (TRANSLATION_INFO)</w:t>
            </w:r>
          </w:p>
          <w:p w14:paraId="2D6C1581" w14:textId="77777777" w:rsidR="004613D1" w:rsidRDefault="00B42D70">
            <w:pPr>
              <w:pBdr>
                <w:top w:val="nil"/>
                <w:left w:val="nil"/>
                <w:bottom w:val="nil"/>
                <w:right w:val="nil"/>
              </w:pBdr>
            </w:pPr>
            <w:r>
              <w:rPr>
                <w:rFonts w:eastAsia="Arial" w:cs="Arial"/>
                <w:color w:val="000000"/>
                <w:sz w:val="20"/>
              </w:rPr>
              <w:t>Refer OWS_Input_Params_Export.xls – WS_NAME- LBSendTranslationData</w:t>
            </w:r>
          </w:p>
          <w:p w14:paraId="2D6C1582" w14:textId="77777777" w:rsidR="004613D1" w:rsidRDefault="00B42D70">
            <w:pPr>
              <w:pBdr>
                <w:top w:val="nil"/>
                <w:left w:val="nil"/>
                <w:bottom w:val="nil"/>
                <w:right w:val="nil"/>
              </w:pBdr>
            </w:pPr>
            <w:r>
              <w:rPr>
                <w:rFonts w:eastAsia="Arial" w:cs="Arial"/>
                <w:color w:val="000000"/>
                <w:sz w:val="20"/>
              </w:rPr>
              <w:t>Operation – getTranslationDatafromTW</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955"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583"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956"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84" w14:textId="77777777" w:rsidR="004613D1" w:rsidRDefault="00B42D70">
            <w:pPr>
              <w:pBdr>
                <w:top w:val="nil"/>
                <w:left w:val="nil"/>
                <w:bottom w:val="nil"/>
                <w:right w:val="nil"/>
              </w:pBdr>
            </w:pPr>
            <w:r>
              <w:rPr>
                <w:rFonts w:eastAsia="Arial" w:cs="Arial"/>
                <w:color w:val="000000"/>
                <w:sz w:val="20"/>
              </w:rPr>
              <w:t>FRS-CH-INT-TRA-006-002,FRS-CH-INT-TRA-006-001</w:t>
            </w:r>
          </w:p>
        </w:tc>
      </w:tr>
      <w:tr w:rsidR="004613D1" w14:paraId="2D6C158E" w14:textId="77777777" w:rsidTr="00063F5F">
        <w:trPr>
          <w:trHeight w:val="304"/>
          <w:trPrChange w:id="957"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958"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86" w14:textId="77777777" w:rsidR="004613D1" w:rsidRDefault="00B42D70">
            <w:pPr>
              <w:pBdr>
                <w:top w:val="nil"/>
                <w:left w:val="nil"/>
                <w:bottom w:val="nil"/>
                <w:right w:val="nil"/>
              </w:pBdr>
            </w:pPr>
            <w:r>
              <w:rPr>
                <w:rFonts w:eastAsia="Arial" w:cs="Arial"/>
                <w:color w:val="000000"/>
                <w:sz w:val="20"/>
              </w:rPr>
              <w:t>DS-CH-IS-WS-016</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959"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587" w14:textId="77777777" w:rsidR="004613D1" w:rsidRDefault="00B42D70">
            <w:pPr>
              <w:pBdr>
                <w:top w:val="nil"/>
                <w:left w:val="nil"/>
                <w:bottom w:val="nil"/>
                <w:right w:val="nil"/>
              </w:pBdr>
            </w:pPr>
            <w:r>
              <w:rPr>
                <w:rFonts w:eastAsia="Arial" w:cs="Arial"/>
                <w:color w:val="000000"/>
                <w:sz w:val="20"/>
              </w:rPr>
              <w:t>The system shall be configured with Additional Pending Translation activity that is performed by web service if it finds that there are more translation requests which are yet to be translated while updating the translated responses to TW Record.</w:t>
            </w:r>
          </w:p>
          <w:p w14:paraId="2D6C1588" w14:textId="77777777" w:rsidR="004613D1" w:rsidRDefault="00B42D70">
            <w:pPr>
              <w:pBdr>
                <w:top w:val="nil"/>
                <w:left w:val="nil"/>
                <w:bottom w:val="nil"/>
                <w:right w:val="nil"/>
              </w:pBdr>
            </w:pPr>
            <w:r>
              <w:rPr>
                <w:rFonts w:eastAsia="Arial" w:cs="Arial"/>
                <w:color w:val="000000"/>
                <w:sz w:val="20"/>
              </w:rPr>
              <w:t> </w:t>
            </w:r>
          </w:p>
          <w:p w14:paraId="2D6C1589" w14:textId="77777777" w:rsidR="004613D1" w:rsidRDefault="00B42D70">
            <w:pPr>
              <w:pBdr>
                <w:top w:val="nil"/>
                <w:left w:val="nil"/>
                <w:bottom w:val="nil"/>
                <w:right w:val="nil"/>
              </w:pBdr>
            </w:pPr>
            <w:r>
              <w:rPr>
                <w:rFonts w:eastAsia="Arial" w:cs="Arial"/>
                <w:color w:val="000000"/>
                <w:sz w:val="20"/>
              </w:rPr>
              <w:t>Refer QCM TW_CH_DS_Interface_Spec Section ‘Updating the translated responses to TW record (PR)’</w:t>
            </w:r>
          </w:p>
          <w:p w14:paraId="2D6C158A" w14:textId="77777777" w:rsidR="004613D1" w:rsidRDefault="00B42D70">
            <w:pPr>
              <w:pBdr>
                <w:top w:val="nil"/>
                <w:left w:val="nil"/>
                <w:bottom w:val="nil"/>
                <w:right w:val="nil"/>
              </w:pBdr>
            </w:pPr>
            <w:r>
              <w:rPr>
                <w:rFonts w:eastAsia="Arial" w:cs="Arial"/>
                <w:color w:val="000000"/>
                <w:sz w:val="20"/>
              </w:rPr>
              <w:t> </w:t>
            </w:r>
          </w:p>
          <w:p w14:paraId="2D6C158B" w14:textId="77777777" w:rsidR="004613D1" w:rsidRDefault="00B42D70">
            <w:pPr>
              <w:pBdr>
                <w:top w:val="nil"/>
                <w:left w:val="nil"/>
                <w:bottom w:val="nil"/>
                <w:right w:val="nil"/>
              </w:pBdr>
            </w:pPr>
            <w:r>
              <w:rPr>
                <w:rFonts w:eastAsia="Arial" w:cs="Arial"/>
                <w:color w:val="000000"/>
                <w:sz w:val="20"/>
              </w:rPr>
              <w:t>Refer Group_Category_Workflow.xls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960"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58C" w14:textId="77777777" w:rsidR="004613D1" w:rsidRDefault="00B42D70">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961"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8D" w14:textId="77777777" w:rsidR="004613D1" w:rsidRDefault="00B42D70">
            <w:pPr>
              <w:pBdr>
                <w:top w:val="nil"/>
                <w:left w:val="nil"/>
                <w:bottom w:val="nil"/>
                <w:right w:val="nil"/>
              </w:pBdr>
            </w:pPr>
            <w:r>
              <w:rPr>
                <w:rFonts w:eastAsia="Arial" w:cs="Arial"/>
                <w:color w:val="000000"/>
                <w:sz w:val="20"/>
              </w:rPr>
              <w:t>FRS-CH-INT-TRA-004-001</w:t>
            </w:r>
          </w:p>
        </w:tc>
      </w:tr>
      <w:tr w:rsidR="004613D1" w14:paraId="2D6C1599" w14:textId="77777777" w:rsidTr="00063F5F">
        <w:trPr>
          <w:trHeight w:val="304"/>
          <w:trPrChange w:id="962"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963"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8F" w14:textId="77777777" w:rsidR="004613D1" w:rsidRDefault="00B42D70">
            <w:pPr>
              <w:pBdr>
                <w:top w:val="nil"/>
                <w:left w:val="nil"/>
                <w:bottom w:val="nil"/>
                <w:right w:val="nil"/>
              </w:pBdr>
            </w:pPr>
            <w:r>
              <w:rPr>
                <w:rFonts w:eastAsia="Arial" w:cs="Arial"/>
                <w:color w:val="000000"/>
                <w:sz w:val="20"/>
              </w:rPr>
              <w:t>DS-CH-IS-WS-017</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964"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590" w14:textId="77777777" w:rsidR="004613D1" w:rsidRDefault="00B42D70">
            <w:pPr>
              <w:pBdr>
                <w:top w:val="nil"/>
                <w:left w:val="nil"/>
                <w:bottom w:val="nil"/>
                <w:right w:val="nil"/>
              </w:pBdr>
            </w:pPr>
            <w:r>
              <w:rPr>
                <w:rFonts w:eastAsia="Arial" w:cs="Arial"/>
                <w:color w:val="000000"/>
                <w:sz w:val="20"/>
              </w:rPr>
              <w:t xml:space="preserve">The system shall update complaint records for cases received in staging dB from XcellentCare as per schedule set in quartz scheduler for triggering the IWS method updatePRTW  </w:t>
            </w:r>
          </w:p>
          <w:p w14:paraId="2D6C1591" w14:textId="77777777" w:rsidR="004613D1" w:rsidRDefault="00B42D70">
            <w:pPr>
              <w:pBdr>
                <w:top w:val="nil"/>
                <w:left w:val="nil"/>
                <w:bottom w:val="nil"/>
                <w:right w:val="nil"/>
              </w:pBdr>
            </w:pPr>
            <w:r>
              <w:rPr>
                <w:rFonts w:eastAsia="Arial" w:cs="Arial"/>
                <w:color w:val="000000"/>
                <w:sz w:val="20"/>
              </w:rPr>
              <w:t> </w:t>
            </w:r>
          </w:p>
          <w:p w14:paraId="2D6C1592" w14:textId="77777777" w:rsidR="004613D1" w:rsidRDefault="00B42D70">
            <w:pPr>
              <w:pBdr>
                <w:top w:val="nil"/>
                <w:left w:val="nil"/>
                <w:bottom w:val="nil"/>
                <w:right w:val="nil"/>
              </w:pBdr>
            </w:pPr>
            <w:r>
              <w:rPr>
                <w:rFonts w:eastAsia="Arial" w:cs="Arial"/>
                <w:color w:val="000000"/>
                <w:sz w:val="20"/>
              </w:rPr>
              <w:t xml:space="preserve">Refer QCM TW_CH_DS_Interface_Spec </w:t>
            </w:r>
          </w:p>
          <w:p w14:paraId="2D6C1593" w14:textId="77777777" w:rsidR="004613D1" w:rsidRDefault="00B42D70">
            <w:pPr>
              <w:numPr>
                <w:ilvl w:val="0"/>
                <w:numId w:val="32"/>
              </w:numPr>
              <w:pBdr>
                <w:top w:val="nil"/>
                <w:left w:val="nil"/>
                <w:bottom w:val="nil"/>
                <w:right w:val="nil"/>
              </w:pBdr>
              <w:tabs>
                <w:tab w:val="left" w:pos="720"/>
              </w:tabs>
            </w:pPr>
            <w:r>
              <w:rPr>
                <w:rFonts w:eastAsia="Arial" w:cs="Arial"/>
                <w:color w:val="000000"/>
                <w:sz w:val="20"/>
              </w:rPr>
              <w:t xml:space="preserve">Section ‘X-Care’   </w:t>
            </w:r>
          </w:p>
          <w:p w14:paraId="2D6C1594" w14:textId="77777777" w:rsidR="004613D1" w:rsidRDefault="00B42D70">
            <w:pPr>
              <w:numPr>
                <w:ilvl w:val="0"/>
                <w:numId w:val="32"/>
              </w:numPr>
              <w:pBdr>
                <w:top w:val="nil"/>
                <w:left w:val="nil"/>
                <w:bottom w:val="nil"/>
                <w:right w:val="nil"/>
              </w:pBdr>
              <w:tabs>
                <w:tab w:val="left" w:pos="720"/>
              </w:tabs>
            </w:pPr>
            <w:r>
              <w:rPr>
                <w:rFonts w:eastAsia="Arial" w:cs="Arial"/>
                <w:color w:val="000000"/>
                <w:sz w:val="20"/>
              </w:rPr>
              <w:t xml:space="preserve">updatePRTW  (X-Care) </w:t>
            </w:r>
          </w:p>
          <w:p w14:paraId="2D6C1595" w14:textId="77777777" w:rsidR="004613D1" w:rsidRDefault="00B42D70">
            <w:pPr>
              <w:numPr>
                <w:ilvl w:val="0"/>
                <w:numId w:val="32"/>
              </w:numPr>
              <w:pBdr>
                <w:top w:val="nil"/>
                <w:left w:val="nil"/>
                <w:bottom w:val="nil"/>
                <w:right w:val="nil"/>
              </w:pBdr>
              <w:tabs>
                <w:tab w:val="left" w:pos="720"/>
              </w:tabs>
            </w:pPr>
            <w:r>
              <w:rPr>
                <w:rFonts w:eastAsia="Arial" w:cs="Arial"/>
                <w:color w:val="000000"/>
                <w:sz w:val="20"/>
              </w:rPr>
              <w:t>Multi Threaded Execution</w:t>
            </w:r>
          </w:p>
          <w:p w14:paraId="2D6C1596" w14:textId="77777777" w:rsidR="004613D1" w:rsidRDefault="00B42D70">
            <w:pPr>
              <w:numPr>
                <w:ilvl w:val="0"/>
                <w:numId w:val="32"/>
              </w:numPr>
              <w:pBdr>
                <w:top w:val="nil"/>
                <w:left w:val="nil"/>
                <w:bottom w:val="nil"/>
                <w:right w:val="nil"/>
              </w:pBdr>
              <w:tabs>
                <w:tab w:val="left" w:pos="720"/>
              </w:tabs>
            </w:pPr>
            <w:r>
              <w:rPr>
                <w:rFonts w:eastAsia="Arial" w:cs="Arial"/>
                <w:color w:val="000000"/>
                <w:sz w:val="20"/>
              </w:rPr>
              <w:lastRenderedPageBreak/>
              <w:t>Interface for case data from XcellentCare to TrackWise</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965"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597" w14:textId="77777777" w:rsidR="004613D1" w:rsidRDefault="00B42D70">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966"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98" w14:textId="77777777" w:rsidR="004613D1" w:rsidRDefault="00B42D70">
            <w:pPr>
              <w:pBdr>
                <w:top w:val="nil"/>
                <w:left w:val="nil"/>
                <w:bottom w:val="nil"/>
                <w:right w:val="nil"/>
              </w:pBdr>
            </w:pPr>
            <w:r>
              <w:rPr>
                <w:rFonts w:eastAsia="Arial" w:cs="Arial"/>
                <w:color w:val="000000"/>
                <w:sz w:val="20"/>
              </w:rPr>
              <w:t>FRS-CH-INT-XCR-004-001,FRS-CH-INT-XCR-004-002</w:t>
            </w:r>
          </w:p>
        </w:tc>
      </w:tr>
      <w:tr w:rsidR="004613D1" w14:paraId="2D6C15A0" w14:textId="77777777" w:rsidTr="00063F5F">
        <w:trPr>
          <w:trHeight w:val="304"/>
          <w:trPrChange w:id="967"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968"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9A" w14:textId="77777777" w:rsidR="004613D1" w:rsidRDefault="00B42D70">
            <w:pPr>
              <w:pBdr>
                <w:top w:val="nil"/>
                <w:left w:val="nil"/>
                <w:bottom w:val="nil"/>
                <w:right w:val="nil"/>
              </w:pBdr>
            </w:pPr>
            <w:r>
              <w:rPr>
                <w:rFonts w:eastAsia="Arial" w:cs="Arial"/>
                <w:color w:val="000000"/>
                <w:sz w:val="20"/>
              </w:rPr>
              <w:t>DS-CH-IS-WS-018</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969"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59B" w14:textId="77777777" w:rsidR="004613D1" w:rsidRDefault="00B42D70">
            <w:pPr>
              <w:pBdr>
                <w:top w:val="nil"/>
                <w:left w:val="nil"/>
                <w:bottom w:val="nil"/>
                <w:right w:val="nil"/>
              </w:pBdr>
            </w:pPr>
            <w:r>
              <w:rPr>
                <w:rFonts w:eastAsia="Arial" w:cs="Arial"/>
                <w:color w:val="000000"/>
                <w:sz w:val="20"/>
              </w:rPr>
              <w:t>The system shall send complaint record for “Autosend for Translation” when a new complaint record is created from XcellentCare with translation priority as High and Source Language is non-English and is one of the supported languages.</w:t>
            </w:r>
          </w:p>
          <w:p w14:paraId="2D6C159C" w14:textId="77777777" w:rsidR="004613D1" w:rsidRDefault="00B42D70">
            <w:pPr>
              <w:pBdr>
                <w:top w:val="nil"/>
                <w:left w:val="nil"/>
                <w:bottom w:val="nil"/>
                <w:right w:val="nil"/>
              </w:pBdr>
            </w:pPr>
            <w:r>
              <w:rPr>
                <w:rFonts w:eastAsia="Arial" w:cs="Arial"/>
                <w:color w:val="000000"/>
                <w:sz w:val="20"/>
              </w:rPr>
              <w:t> </w:t>
            </w:r>
          </w:p>
          <w:p w14:paraId="2D6C159D" w14:textId="77777777" w:rsidR="004613D1" w:rsidRDefault="00B42D70">
            <w:pPr>
              <w:pBdr>
                <w:top w:val="nil"/>
                <w:left w:val="nil"/>
                <w:bottom w:val="nil"/>
                <w:right w:val="nil"/>
              </w:pBdr>
            </w:pPr>
            <w:r>
              <w:rPr>
                <w:rFonts w:eastAsia="Arial" w:cs="Arial"/>
                <w:color w:val="000000"/>
                <w:sz w:val="20"/>
              </w:rPr>
              <w:t>Refer QCM TW_CH_DS_Interface_Spec  Section 7.6.4 Section Functionality- Scenario2</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970"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59E"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971"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9F" w14:textId="77777777" w:rsidR="004613D1" w:rsidRDefault="00B42D70">
            <w:pPr>
              <w:pBdr>
                <w:top w:val="nil"/>
                <w:left w:val="nil"/>
                <w:bottom w:val="nil"/>
                <w:right w:val="nil"/>
              </w:pBdr>
            </w:pPr>
            <w:r>
              <w:rPr>
                <w:rFonts w:eastAsia="Arial" w:cs="Arial"/>
                <w:color w:val="000000"/>
                <w:sz w:val="20"/>
              </w:rPr>
              <w:t>FRS-CH-INT-TRA-007-001</w:t>
            </w:r>
          </w:p>
        </w:tc>
      </w:tr>
      <w:tr w:rsidR="004613D1" w14:paraId="2D6C15A7" w14:textId="77777777" w:rsidTr="00063F5F">
        <w:trPr>
          <w:trHeight w:val="304"/>
          <w:trPrChange w:id="972"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973"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A1" w14:textId="77777777" w:rsidR="004613D1" w:rsidRDefault="00B42D70">
            <w:pPr>
              <w:pBdr>
                <w:top w:val="nil"/>
                <w:left w:val="nil"/>
                <w:bottom w:val="nil"/>
                <w:right w:val="nil"/>
              </w:pBdr>
            </w:pPr>
            <w:r>
              <w:rPr>
                <w:rFonts w:eastAsia="Arial" w:cs="Arial"/>
                <w:color w:val="000000"/>
                <w:sz w:val="20"/>
              </w:rPr>
              <w:t>DS-CH-IS-WS-019</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974"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5A2" w14:textId="77777777" w:rsidR="004613D1" w:rsidRDefault="00B42D70">
            <w:pPr>
              <w:pBdr>
                <w:top w:val="nil"/>
                <w:left w:val="nil"/>
                <w:bottom w:val="nil"/>
                <w:right w:val="nil"/>
              </w:pBdr>
            </w:pPr>
            <w:r>
              <w:rPr>
                <w:rFonts w:eastAsia="Arial" w:cs="Arial"/>
                <w:color w:val="000000"/>
                <w:sz w:val="20"/>
              </w:rPr>
              <w:t xml:space="preserve">The system shall populate source language field based on the mapping between Country code and source language. </w:t>
            </w:r>
          </w:p>
          <w:p w14:paraId="2D6C15A3" w14:textId="77777777" w:rsidR="004613D1" w:rsidRDefault="00B42D70">
            <w:pPr>
              <w:pBdr>
                <w:top w:val="nil"/>
                <w:left w:val="nil"/>
                <w:bottom w:val="nil"/>
                <w:right w:val="nil"/>
              </w:pBdr>
            </w:pPr>
            <w:r>
              <w:rPr>
                <w:rFonts w:eastAsia="Arial" w:cs="Arial"/>
                <w:color w:val="000000"/>
                <w:sz w:val="20"/>
              </w:rPr>
              <w:t> </w:t>
            </w:r>
          </w:p>
          <w:p w14:paraId="2D6C15A4" w14:textId="77777777" w:rsidR="004613D1" w:rsidRDefault="00B42D70">
            <w:pPr>
              <w:pBdr>
                <w:top w:val="nil"/>
                <w:left w:val="nil"/>
                <w:bottom w:val="nil"/>
                <w:right w:val="nil"/>
              </w:pBdr>
            </w:pPr>
            <w:r>
              <w:rPr>
                <w:rFonts w:eastAsia="Arial" w:cs="Arial"/>
                <w:color w:val="000000"/>
                <w:sz w:val="20"/>
              </w:rPr>
              <w:t>Refer QCM TW_CH_DS_Interface_Spec section Functionality for XCare</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975"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5A5"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976"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A6" w14:textId="77777777" w:rsidR="004613D1" w:rsidRDefault="00B42D70">
            <w:pPr>
              <w:pBdr>
                <w:top w:val="nil"/>
                <w:left w:val="nil"/>
                <w:bottom w:val="nil"/>
                <w:right w:val="nil"/>
              </w:pBdr>
            </w:pPr>
            <w:r>
              <w:rPr>
                <w:rFonts w:eastAsia="Arial" w:cs="Arial"/>
                <w:color w:val="000000"/>
                <w:sz w:val="20"/>
              </w:rPr>
              <w:t>FRS-CH-INT-TRA-007-002</w:t>
            </w:r>
          </w:p>
        </w:tc>
      </w:tr>
      <w:tr w:rsidR="004613D1" w14:paraId="2D6C15AF" w14:textId="77777777" w:rsidTr="00063F5F">
        <w:trPr>
          <w:trHeight w:val="304"/>
          <w:trPrChange w:id="977"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978"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A8" w14:textId="77777777" w:rsidR="004613D1" w:rsidRDefault="00B42D70">
            <w:pPr>
              <w:pBdr>
                <w:top w:val="nil"/>
                <w:left w:val="nil"/>
                <w:bottom w:val="nil"/>
                <w:right w:val="nil"/>
              </w:pBdr>
            </w:pPr>
            <w:r>
              <w:rPr>
                <w:rFonts w:eastAsia="Arial" w:cs="Arial"/>
                <w:color w:val="000000"/>
                <w:sz w:val="20"/>
              </w:rPr>
              <w:t>DS-CH-IS-WS-020</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979"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5A9" w14:textId="77777777" w:rsidR="004613D1" w:rsidRDefault="00B42D70">
            <w:pPr>
              <w:pBdr>
                <w:top w:val="nil"/>
                <w:left w:val="nil"/>
                <w:bottom w:val="nil"/>
                <w:right w:val="nil"/>
              </w:pBdr>
            </w:pPr>
            <w:r>
              <w:rPr>
                <w:rFonts w:eastAsia="Arial" w:cs="Arial"/>
                <w:color w:val="000000"/>
                <w:sz w:val="20"/>
              </w:rPr>
              <w:t>The system shall be provisioned with web Service method ‘createComplaintBulkUpload’ to receive cases from XcellentCare via Dell Boomi</w:t>
            </w:r>
          </w:p>
          <w:p w14:paraId="2D6C15AA" w14:textId="77777777" w:rsidR="004613D1" w:rsidRDefault="00B42D70">
            <w:pPr>
              <w:pBdr>
                <w:top w:val="nil"/>
                <w:left w:val="nil"/>
                <w:bottom w:val="nil"/>
                <w:right w:val="nil"/>
              </w:pBdr>
            </w:pPr>
            <w:r>
              <w:rPr>
                <w:rFonts w:eastAsia="Arial" w:cs="Arial"/>
                <w:color w:val="000000"/>
                <w:sz w:val="20"/>
              </w:rPr>
              <w:t> </w:t>
            </w:r>
          </w:p>
          <w:p w14:paraId="2D6C15AB" w14:textId="77777777" w:rsidR="004613D1" w:rsidRDefault="00B42D70">
            <w:pPr>
              <w:pBdr>
                <w:top w:val="nil"/>
                <w:left w:val="nil"/>
                <w:bottom w:val="nil"/>
                <w:right w:val="nil"/>
              </w:pBdr>
            </w:pPr>
            <w:r>
              <w:rPr>
                <w:rFonts w:eastAsia="Arial" w:cs="Arial"/>
                <w:color w:val="000000"/>
                <w:sz w:val="20"/>
              </w:rPr>
              <w:t>Refer QCM TW_CH_DS_Interface_Spec</w:t>
            </w:r>
          </w:p>
          <w:p w14:paraId="2D6C15AC" w14:textId="77777777" w:rsidR="004613D1" w:rsidRDefault="00B42D70">
            <w:pPr>
              <w:pBdr>
                <w:top w:val="nil"/>
                <w:left w:val="nil"/>
                <w:bottom w:val="nil"/>
                <w:right w:val="nil"/>
              </w:pBdr>
            </w:pPr>
            <w:r>
              <w:rPr>
                <w:rFonts w:eastAsia="Arial" w:cs="Arial"/>
                <w:color w:val="000000"/>
                <w:sz w:val="20"/>
              </w:rPr>
              <w:t>Section ‘9.1.5.1</w:t>
            </w:r>
            <w:r>
              <w:rPr>
                <w:rFonts w:eastAsia="Arial" w:cs="Arial"/>
                <w:color w:val="000000"/>
                <w:sz w:val="20"/>
              </w:rPr>
              <w:tab/>
              <w:t>Interface for case data from XcellentCare to TrackWise’ for web service details and section Multi Threaded Execution</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980"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5AD"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981"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AE" w14:textId="77777777" w:rsidR="004613D1" w:rsidRDefault="00B42D70">
            <w:pPr>
              <w:pBdr>
                <w:top w:val="nil"/>
                <w:left w:val="nil"/>
                <w:bottom w:val="nil"/>
                <w:right w:val="nil"/>
              </w:pBdr>
            </w:pPr>
            <w:r>
              <w:rPr>
                <w:rFonts w:eastAsia="Arial" w:cs="Arial"/>
                <w:color w:val="000000"/>
                <w:sz w:val="20"/>
              </w:rPr>
              <w:t>FRS-CH-INT-XCR-001-001, FRS-CH-INT-XCR-001-003 </w:t>
            </w:r>
          </w:p>
        </w:tc>
      </w:tr>
      <w:tr w:rsidR="004613D1" w14:paraId="2D6C15B9" w14:textId="77777777" w:rsidTr="00063F5F">
        <w:trPr>
          <w:trHeight w:val="304"/>
          <w:trPrChange w:id="982"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983"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B0" w14:textId="77777777" w:rsidR="004613D1" w:rsidRDefault="00B42D70">
            <w:pPr>
              <w:pBdr>
                <w:top w:val="nil"/>
                <w:left w:val="nil"/>
                <w:bottom w:val="nil"/>
                <w:right w:val="nil"/>
              </w:pBdr>
            </w:pPr>
            <w:r>
              <w:rPr>
                <w:rFonts w:eastAsia="Arial" w:cs="Arial"/>
                <w:color w:val="000000"/>
                <w:sz w:val="20"/>
              </w:rPr>
              <w:t>DS-CH-IS-WS-021</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984"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5B1" w14:textId="77777777" w:rsidR="004613D1" w:rsidRDefault="00B42D70">
            <w:pPr>
              <w:pBdr>
                <w:top w:val="nil"/>
                <w:left w:val="nil"/>
                <w:bottom w:val="nil"/>
                <w:right w:val="nil"/>
              </w:pBdr>
            </w:pPr>
            <w:r>
              <w:rPr>
                <w:rFonts w:eastAsia="Arial" w:cs="Arial"/>
                <w:color w:val="000000"/>
                <w:sz w:val="20"/>
              </w:rPr>
              <w:t xml:space="preserve">The system shall create complaint records for cases received in staging dB from XcellentCare as per schedule set in quartz scheduler for triggering the IWS method createComplaintTW </w:t>
            </w:r>
          </w:p>
          <w:p w14:paraId="2D6C15B2" w14:textId="77777777" w:rsidR="004613D1" w:rsidRDefault="00B42D70">
            <w:pPr>
              <w:pBdr>
                <w:top w:val="nil"/>
                <w:left w:val="nil"/>
                <w:bottom w:val="nil"/>
                <w:right w:val="nil"/>
              </w:pBdr>
            </w:pPr>
            <w:r>
              <w:rPr>
                <w:rFonts w:eastAsia="Arial" w:cs="Arial"/>
                <w:color w:val="000000"/>
                <w:sz w:val="20"/>
              </w:rPr>
              <w:t> </w:t>
            </w:r>
          </w:p>
          <w:p w14:paraId="2D6C15B3" w14:textId="77777777" w:rsidR="004613D1" w:rsidRDefault="00B42D70">
            <w:pPr>
              <w:pBdr>
                <w:top w:val="nil"/>
                <w:left w:val="nil"/>
                <w:bottom w:val="nil"/>
                <w:right w:val="nil"/>
              </w:pBdr>
            </w:pPr>
            <w:r>
              <w:rPr>
                <w:rFonts w:eastAsia="Arial" w:cs="Arial"/>
                <w:color w:val="000000"/>
                <w:sz w:val="20"/>
              </w:rPr>
              <w:t>Refer QCM TW_CH_DS_Interface_Spec</w:t>
            </w:r>
          </w:p>
          <w:p w14:paraId="2D6C15B4" w14:textId="77777777" w:rsidR="004613D1" w:rsidRDefault="00B42D70">
            <w:pPr>
              <w:numPr>
                <w:ilvl w:val="0"/>
                <w:numId w:val="33"/>
              </w:numPr>
              <w:pBdr>
                <w:top w:val="nil"/>
                <w:left w:val="nil"/>
                <w:bottom w:val="nil"/>
                <w:right w:val="nil"/>
              </w:pBdr>
              <w:tabs>
                <w:tab w:val="left" w:pos="720"/>
              </w:tabs>
            </w:pPr>
            <w:r>
              <w:rPr>
                <w:rFonts w:eastAsia="Arial" w:cs="Arial"/>
                <w:color w:val="000000"/>
                <w:sz w:val="20"/>
              </w:rPr>
              <w:t>createComplaintTW (X-Care)</w:t>
            </w:r>
          </w:p>
          <w:p w14:paraId="2D6C15B5" w14:textId="77777777" w:rsidR="004613D1" w:rsidRDefault="00B42D70">
            <w:pPr>
              <w:numPr>
                <w:ilvl w:val="0"/>
                <w:numId w:val="33"/>
              </w:numPr>
              <w:pBdr>
                <w:top w:val="nil"/>
                <w:left w:val="nil"/>
                <w:bottom w:val="nil"/>
                <w:right w:val="nil"/>
              </w:pBdr>
              <w:tabs>
                <w:tab w:val="left" w:pos="720"/>
              </w:tabs>
            </w:pPr>
            <w:r>
              <w:rPr>
                <w:rFonts w:eastAsia="Arial" w:cs="Arial"/>
                <w:color w:val="000000"/>
                <w:sz w:val="20"/>
              </w:rPr>
              <w:t>Multi Threaded Execution</w:t>
            </w:r>
          </w:p>
          <w:p w14:paraId="2D6C15B6" w14:textId="77777777" w:rsidR="004613D1" w:rsidRDefault="00B42D70">
            <w:pPr>
              <w:numPr>
                <w:ilvl w:val="0"/>
                <w:numId w:val="33"/>
              </w:numPr>
              <w:pBdr>
                <w:top w:val="nil"/>
                <w:left w:val="nil"/>
                <w:bottom w:val="nil"/>
                <w:right w:val="nil"/>
              </w:pBdr>
              <w:tabs>
                <w:tab w:val="left" w:pos="720"/>
              </w:tabs>
            </w:pPr>
            <w:r>
              <w:rPr>
                <w:rFonts w:eastAsia="Arial" w:cs="Arial"/>
                <w:color w:val="000000"/>
                <w:sz w:val="20"/>
              </w:rPr>
              <w:t>9.1.6.4</w:t>
            </w:r>
            <w:r>
              <w:rPr>
                <w:rFonts w:eastAsia="Arial" w:cs="Arial"/>
                <w:color w:val="000000"/>
                <w:sz w:val="20"/>
              </w:rPr>
              <w:tab/>
              <w:t>Product Structure Look-Up:</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985"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5B7"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986"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B8" w14:textId="77777777" w:rsidR="004613D1" w:rsidRDefault="00B42D70">
            <w:pPr>
              <w:pBdr>
                <w:top w:val="nil"/>
                <w:left w:val="nil"/>
                <w:bottom w:val="nil"/>
                <w:right w:val="nil"/>
              </w:pBdr>
            </w:pPr>
            <w:r>
              <w:rPr>
                <w:rFonts w:eastAsia="Arial" w:cs="Arial"/>
                <w:color w:val="000000"/>
                <w:sz w:val="20"/>
              </w:rPr>
              <w:t>FRS-CH-INT-XCR-001-002,FRS-CH-INT-XCR-003-001,FRS-CH-INT-XCR-002-001</w:t>
            </w:r>
          </w:p>
        </w:tc>
      </w:tr>
      <w:tr w:rsidR="004613D1" w14:paraId="2D6C15C6" w14:textId="77777777" w:rsidTr="00063F5F">
        <w:trPr>
          <w:trHeight w:val="304"/>
          <w:trPrChange w:id="987"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988"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BA" w14:textId="77777777" w:rsidR="004613D1" w:rsidRDefault="00B42D70">
            <w:pPr>
              <w:pBdr>
                <w:top w:val="nil"/>
                <w:left w:val="nil"/>
                <w:bottom w:val="nil"/>
                <w:right w:val="nil"/>
              </w:pBdr>
            </w:pPr>
            <w:r>
              <w:rPr>
                <w:rFonts w:eastAsia="Arial" w:cs="Arial"/>
                <w:color w:val="000000"/>
                <w:sz w:val="20"/>
              </w:rPr>
              <w:t>DS-CH-IS-WS-022</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989"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5BB" w14:textId="77777777" w:rsidR="004613D1" w:rsidRDefault="00B42D70">
            <w:pPr>
              <w:pBdr>
                <w:top w:val="nil"/>
                <w:left w:val="nil"/>
                <w:bottom w:val="nil"/>
                <w:right w:val="nil"/>
              </w:pBdr>
            </w:pPr>
            <w:r>
              <w:rPr>
                <w:rFonts w:eastAsia="Arial" w:cs="Arial"/>
                <w:color w:val="000000"/>
                <w:sz w:val="20"/>
              </w:rPr>
              <w:t xml:space="preserve">The system shall be configured with activity ‘SO Reopen’ which shall be triggered once an update request for below fields is received from XcellentCare when complaint is in configured states </w:t>
            </w:r>
          </w:p>
          <w:p w14:paraId="2D6C15BC" w14:textId="77777777" w:rsidR="004613D1" w:rsidRDefault="00B42D70">
            <w:pPr>
              <w:pBdr>
                <w:top w:val="nil"/>
                <w:left w:val="nil"/>
                <w:bottom w:val="nil"/>
                <w:right w:val="nil"/>
              </w:pBdr>
            </w:pPr>
            <w:r>
              <w:rPr>
                <w:rFonts w:eastAsia="Arial" w:cs="Arial"/>
                <w:color w:val="000000"/>
                <w:sz w:val="20"/>
              </w:rPr>
              <w:t> </w:t>
            </w:r>
          </w:p>
          <w:p w14:paraId="2D6C15BD" w14:textId="77777777" w:rsidR="004613D1" w:rsidRDefault="00B42D70">
            <w:pPr>
              <w:numPr>
                <w:ilvl w:val="0"/>
                <w:numId w:val="34"/>
              </w:numPr>
              <w:pBdr>
                <w:top w:val="nil"/>
                <w:left w:val="nil"/>
                <w:bottom w:val="nil"/>
                <w:right w:val="nil"/>
              </w:pBdr>
            </w:pPr>
            <w:r>
              <w:rPr>
                <w:rFonts w:eastAsia="Arial" w:cs="Arial"/>
                <w:color w:val="000000"/>
                <w:sz w:val="20"/>
              </w:rPr>
              <w:t>Source X-Care Symptom Code</w:t>
            </w:r>
          </w:p>
          <w:p w14:paraId="2D6C15BE" w14:textId="77777777" w:rsidR="004613D1" w:rsidRDefault="00B42D70">
            <w:pPr>
              <w:numPr>
                <w:ilvl w:val="0"/>
                <w:numId w:val="34"/>
              </w:numPr>
              <w:pBdr>
                <w:top w:val="nil"/>
                <w:left w:val="nil"/>
                <w:bottom w:val="nil"/>
                <w:right w:val="nil"/>
              </w:pBdr>
            </w:pPr>
            <w:r>
              <w:rPr>
                <w:rFonts w:eastAsia="Arial" w:cs="Arial"/>
                <w:color w:val="000000"/>
                <w:sz w:val="20"/>
              </w:rPr>
              <w:t>Privacy</w:t>
            </w:r>
          </w:p>
          <w:p w14:paraId="2D6C15BF" w14:textId="77777777" w:rsidR="004613D1" w:rsidRDefault="00B42D70">
            <w:pPr>
              <w:numPr>
                <w:ilvl w:val="0"/>
                <w:numId w:val="34"/>
              </w:numPr>
              <w:pBdr>
                <w:top w:val="nil"/>
                <w:left w:val="nil"/>
                <w:bottom w:val="nil"/>
                <w:right w:val="nil"/>
              </w:pBdr>
            </w:pPr>
            <w:r>
              <w:rPr>
                <w:rFonts w:eastAsia="Arial" w:cs="Arial"/>
                <w:color w:val="000000"/>
                <w:sz w:val="20"/>
              </w:rPr>
              <w:t>Security</w:t>
            </w:r>
          </w:p>
          <w:p w14:paraId="2D6C15C0" w14:textId="77777777" w:rsidR="004613D1" w:rsidRDefault="00B42D70">
            <w:pPr>
              <w:numPr>
                <w:ilvl w:val="0"/>
                <w:numId w:val="34"/>
              </w:numPr>
              <w:pBdr>
                <w:top w:val="nil"/>
                <w:left w:val="nil"/>
                <w:bottom w:val="nil"/>
                <w:right w:val="nil"/>
              </w:pBdr>
            </w:pPr>
            <w:r>
              <w:rPr>
                <w:rFonts w:eastAsia="Arial" w:cs="Arial"/>
                <w:color w:val="000000"/>
                <w:sz w:val="20"/>
              </w:rPr>
              <w:t xml:space="preserve">Event Country </w:t>
            </w:r>
          </w:p>
          <w:p w14:paraId="2D6C15C1" w14:textId="77777777" w:rsidR="004613D1" w:rsidRDefault="00B42D70">
            <w:pPr>
              <w:pBdr>
                <w:top w:val="nil"/>
                <w:left w:val="nil"/>
                <w:bottom w:val="nil"/>
                <w:right w:val="nil"/>
              </w:pBdr>
            </w:pPr>
            <w:r>
              <w:rPr>
                <w:rFonts w:eastAsia="Arial" w:cs="Arial"/>
                <w:color w:val="000000"/>
                <w:sz w:val="20"/>
              </w:rPr>
              <w:t> </w:t>
            </w:r>
          </w:p>
          <w:p w14:paraId="2D6C15C2" w14:textId="77777777" w:rsidR="004613D1" w:rsidRDefault="00B42D70">
            <w:pPr>
              <w:pBdr>
                <w:top w:val="nil"/>
                <w:left w:val="nil"/>
                <w:bottom w:val="nil"/>
                <w:right w:val="nil"/>
              </w:pBdr>
            </w:pPr>
            <w:r>
              <w:rPr>
                <w:rFonts w:eastAsia="Arial" w:cs="Arial"/>
                <w:color w:val="000000"/>
                <w:sz w:val="20"/>
              </w:rPr>
              <w:t>Refer QCM TW_CH_DS_Interface_Spec</w:t>
            </w:r>
          </w:p>
          <w:p w14:paraId="2D6C15C3" w14:textId="77777777" w:rsidR="004613D1" w:rsidRDefault="00B42D70">
            <w:pPr>
              <w:pBdr>
                <w:top w:val="nil"/>
                <w:left w:val="nil"/>
                <w:bottom w:val="nil"/>
                <w:right w:val="nil"/>
              </w:pBdr>
            </w:pPr>
            <w:r>
              <w:rPr>
                <w:rFonts w:eastAsia="Arial" w:cs="Arial"/>
                <w:color w:val="000000"/>
                <w:sz w:val="20"/>
              </w:rPr>
              <w:lastRenderedPageBreak/>
              <w:t>updatePRTW (X-Care)</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990"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5C4" w14:textId="77777777" w:rsidR="004613D1" w:rsidRDefault="00B42D70">
            <w:pPr>
              <w:pBdr>
                <w:top w:val="nil"/>
                <w:left w:val="nil"/>
                <w:bottom w:val="nil"/>
                <w:right w:val="nil"/>
              </w:pBdr>
              <w:jc w:val="center"/>
            </w:pPr>
            <w:r>
              <w:rPr>
                <w:rFonts w:eastAsia="Arial" w:cs="Arial"/>
                <w:color w:val="000000"/>
                <w:sz w:val="20"/>
              </w:rPr>
              <w:lastRenderedPageBreak/>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991"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C5" w14:textId="77777777" w:rsidR="004613D1" w:rsidRDefault="00B42D70">
            <w:pPr>
              <w:pBdr>
                <w:top w:val="nil"/>
                <w:left w:val="nil"/>
                <w:bottom w:val="nil"/>
                <w:right w:val="nil"/>
              </w:pBdr>
            </w:pPr>
            <w:r>
              <w:rPr>
                <w:rFonts w:eastAsia="Arial" w:cs="Arial"/>
                <w:color w:val="000000"/>
                <w:sz w:val="20"/>
              </w:rPr>
              <w:t>FRS-CH-INT-XCR-006-001,FRS-CH-INT-16.2.8.1-03-03</w:t>
            </w:r>
          </w:p>
        </w:tc>
      </w:tr>
      <w:tr w:rsidR="004613D1" w14:paraId="2D6C15CF" w14:textId="77777777" w:rsidTr="00063F5F">
        <w:trPr>
          <w:trHeight w:val="304"/>
          <w:trPrChange w:id="992"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993"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C7" w14:textId="77777777" w:rsidR="004613D1" w:rsidRDefault="00B42D70">
            <w:pPr>
              <w:pBdr>
                <w:top w:val="nil"/>
                <w:left w:val="nil"/>
                <w:bottom w:val="nil"/>
                <w:right w:val="nil"/>
              </w:pBdr>
            </w:pPr>
            <w:r>
              <w:rPr>
                <w:rFonts w:eastAsia="Arial" w:cs="Arial"/>
                <w:color w:val="000000"/>
                <w:sz w:val="20"/>
              </w:rPr>
              <w:t>DS-CH-IS-WS-023</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994"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5C8" w14:textId="77777777" w:rsidR="004613D1" w:rsidRDefault="00B42D70">
            <w:pPr>
              <w:pBdr>
                <w:top w:val="nil"/>
                <w:left w:val="nil"/>
                <w:bottom w:val="nil"/>
                <w:right w:val="nil"/>
              </w:pBdr>
            </w:pPr>
            <w:r>
              <w:rPr>
                <w:rFonts w:eastAsia="Arial" w:cs="Arial"/>
                <w:color w:val="000000"/>
                <w:sz w:val="20"/>
              </w:rPr>
              <w:t xml:space="preserve">The system shall be configured with activity ‘SO Reopen’ which shall be triggered once an update request for below  fields is received from XcellentCare when complaint is in the configured states </w:t>
            </w:r>
          </w:p>
          <w:p w14:paraId="2D6C15C9" w14:textId="77777777" w:rsidR="004613D1" w:rsidRDefault="00B42D70">
            <w:pPr>
              <w:numPr>
                <w:ilvl w:val="0"/>
                <w:numId w:val="26"/>
              </w:numPr>
              <w:pBdr>
                <w:top w:val="nil"/>
                <w:left w:val="nil"/>
                <w:bottom w:val="nil"/>
                <w:right w:val="nil"/>
              </w:pBdr>
            </w:pPr>
            <w:r>
              <w:rPr>
                <w:rFonts w:eastAsia="Arial" w:cs="Arial"/>
                <w:color w:val="000000"/>
                <w:sz w:val="20"/>
              </w:rPr>
              <w:t>Catalog Item Identifier</w:t>
            </w:r>
          </w:p>
          <w:p w14:paraId="2D6C15CA" w14:textId="77777777" w:rsidR="004613D1" w:rsidRDefault="00B42D70">
            <w:pPr>
              <w:pBdr>
                <w:top w:val="nil"/>
                <w:left w:val="nil"/>
                <w:bottom w:val="nil"/>
                <w:right w:val="nil"/>
              </w:pBdr>
            </w:pPr>
            <w:r>
              <w:rPr>
                <w:rFonts w:eastAsia="Arial" w:cs="Arial"/>
                <w:color w:val="000000"/>
                <w:sz w:val="20"/>
              </w:rPr>
              <w:t> </w:t>
            </w:r>
          </w:p>
          <w:p w14:paraId="2D6C15CB" w14:textId="77777777" w:rsidR="004613D1" w:rsidRDefault="00B42D70">
            <w:pPr>
              <w:pBdr>
                <w:top w:val="nil"/>
                <w:left w:val="nil"/>
                <w:bottom w:val="nil"/>
                <w:right w:val="nil"/>
              </w:pBdr>
            </w:pPr>
            <w:r>
              <w:rPr>
                <w:rFonts w:eastAsia="Arial" w:cs="Arial"/>
                <w:color w:val="000000"/>
                <w:sz w:val="20"/>
              </w:rPr>
              <w:t>The state information captured in Refer QCM TW_CH_DS_Interface_Spec</w:t>
            </w:r>
          </w:p>
          <w:p w14:paraId="2D6C15CC" w14:textId="77777777" w:rsidR="004613D1" w:rsidRDefault="00B42D70">
            <w:pPr>
              <w:pBdr>
                <w:top w:val="nil"/>
                <w:left w:val="nil"/>
                <w:bottom w:val="nil"/>
                <w:right w:val="nil"/>
              </w:pBdr>
            </w:pPr>
            <w:r>
              <w:rPr>
                <w:rFonts w:eastAsia="Arial" w:cs="Arial"/>
                <w:color w:val="000000"/>
                <w:sz w:val="20"/>
              </w:rPr>
              <w:t>updatePRTW (X-Care)</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995"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5CD" w14:textId="77777777" w:rsidR="004613D1" w:rsidRDefault="00B42D70">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996"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CE" w14:textId="77777777" w:rsidR="004613D1" w:rsidRDefault="00B42D70">
            <w:pPr>
              <w:pBdr>
                <w:top w:val="nil"/>
                <w:left w:val="nil"/>
                <w:bottom w:val="nil"/>
                <w:right w:val="nil"/>
              </w:pBdr>
            </w:pPr>
            <w:r>
              <w:rPr>
                <w:rFonts w:eastAsia="Arial" w:cs="Arial"/>
                <w:color w:val="000000"/>
                <w:sz w:val="20"/>
              </w:rPr>
              <w:t>FRS-CH-INT-16.2.8.1-03-03</w:t>
            </w:r>
          </w:p>
        </w:tc>
      </w:tr>
      <w:tr w:rsidR="004613D1" w14:paraId="2D6C15DB" w14:textId="77777777" w:rsidTr="00063F5F">
        <w:trPr>
          <w:trHeight w:val="304"/>
          <w:trPrChange w:id="997"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998"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D0" w14:textId="77777777" w:rsidR="004613D1" w:rsidRDefault="00B42D70">
            <w:pPr>
              <w:pBdr>
                <w:top w:val="nil"/>
                <w:left w:val="nil"/>
                <w:bottom w:val="nil"/>
                <w:right w:val="nil"/>
              </w:pBdr>
            </w:pPr>
            <w:r>
              <w:rPr>
                <w:rFonts w:eastAsia="Arial" w:cs="Arial"/>
                <w:color w:val="000000"/>
                <w:sz w:val="20"/>
              </w:rPr>
              <w:t>DS-CH-IS-WS-024</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999"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5D1" w14:textId="77777777" w:rsidR="004613D1" w:rsidRDefault="00B42D70">
            <w:pPr>
              <w:pBdr>
                <w:top w:val="nil"/>
                <w:left w:val="nil"/>
                <w:bottom w:val="nil"/>
                <w:right w:val="nil"/>
              </w:pBdr>
              <w:spacing w:before="40" w:after="40"/>
              <w:jc w:val="both"/>
            </w:pPr>
            <w:r>
              <w:rPr>
                <w:rFonts w:eastAsia="Arial" w:cs="Arial"/>
                <w:color w:val="000000"/>
                <w:sz w:val="20"/>
              </w:rPr>
              <w:t>The system shall populate the below fields as “Unknown” when blank values are received from the source systems for these fields.</w:t>
            </w:r>
          </w:p>
          <w:p w14:paraId="2D6C15D2" w14:textId="77777777" w:rsidR="004613D1" w:rsidRDefault="00B42D70">
            <w:pPr>
              <w:pBdr>
                <w:top w:val="nil"/>
                <w:left w:val="nil"/>
                <w:bottom w:val="nil"/>
                <w:right w:val="nil"/>
              </w:pBdr>
              <w:spacing w:before="40" w:after="40"/>
              <w:jc w:val="both"/>
            </w:pPr>
            <w:r>
              <w:rPr>
                <w:rFonts w:eastAsia="Arial" w:cs="Arial"/>
                <w:color w:val="000000"/>
                <w:sz w:val="20"/>
              </w:rPr>
              <w:t> </w:t>
            </w:r>
          </w:p>
          <w:p w14:paraId="2D6C15D3" w14:textId="77777777" w:rsidR="004613D1" w:rsidRDefault="00B42D70">
            <w:pPr>
              <w:numPr>
                <w:ilvl w:val="0"/>
                <w:numId w:val="26"/>
              </w:numPr>
              <w:pBdr>
                <w:top w:val="nil"/>
                <w:left w:val="nil"/>
                <w:bottom w:val="nil"/>
                <w:right w:val="nil"/>
              </w:pBdr>
            </w:pPr>
            <w:r>
              <w:rPr>
                <w:rFonts w:eastAsia="Arial" w:cs="Arial"/>
                <w:color w:val="000000"/>
                <w:sz w:val="20"/>
              </w:rPr>
              <w:t>Reporter First Name</w:t>
            </w:r>
          </w:p>
          <w:p w14:paraId="2D6C15D4" w14:textId="77777777" w:rsidR="004613D1" w:rsidRDefault="00B42D70">
            <w:pPr>
              <w:numPr>
                <w:ilvl w:val="0"/>
                <w:numId w:val="26"/>
              </w:numPr>
              <w:pBdr>
                <w:top w:val="nil"/>
                <w:left w:val="nil"/>
                <w:bottom w:val="nil"/>
                <w:right w:val="nil"/>
              </w:pBdr>
            </w:pPr>
            <w:r>
              <w:rPr>
                <w:rFonts w:eastAsia="Arial" w:cs="Arial"/>
                <w:color w:val="000000"/>
                <w:sz w:val="20"/>
              </w:rPr>
              <w:t>Reporter Last Name</w:t>
            </w:r>
          </w:p>
          <w:p w14:paraId="2D6C15D5" w14:textId="77777777" w:rsidR="004613D1" w:rsidRDefault="00B42D70">
            <w:pPr>
              <w:pBdr>
                <w:top w:val="nil"/>
                <w:left w:val="nil"/>
                <w:bottom w:val="nil"/>
                <w:right w:val="nil"/>
              </w:pBdr>
            </w:pPr>
            <w:r>
              <w:rPr>
                <w:rFonts w:eastAsia="Arial" w:cs="Arial"/>
                <w:color w:val="000000"/>
                <w:sz w:val="20"/>
              </w:rPr>
              <w:t>Refer QCM TW_CH_DS_Interface_Spec Section</w:t>
            </w:r>
          </w:p>
          <w:p w14:paraId="2D6C15D6" w14:textId="77777777" w:rsidR="004613D1" w:rsidRDefault="00B42D70">
            <w:pPr>
              <w:pBdr>
                <w:top w:val="nil"/>
                <w:left w:val="nil"/>
                <w:bottom w:val="nil"/>
                <w:right w:val="nil"/>
              </w:pBdr>
            </w:pPr>
            <w:r>
              <w:rPr>
                <w:rFonts w:eastAsia="Arial" w:cs="Arial"/>
                <w:color w:val="000000"/>
                <w:sz w:val="20"/>
              </w:rPr>
              <w:t>9.1.6.2</w:t>
            </w:r>
            <w:r>
              <w:rPr>
                <w:rFonts w:eastAsia="Arial" w:cs="Arial"/>
                <w:color w:val="000000"/>
                <w:sz w:val="20"/>
              </w:rPr>
              <w:tab/>
              <w:t>Default Values</w:t>
            </w:r>
          </w:p>
          <w:p w14:paraId="2D6C15D7" w14:textId="77777777" w:rsidR="004613D1" w:rsidRDefault="00B42D70">
            <w:pPr>
              <w:pBdr>
                <w:top w:val="nil"/>
                <w:left w:val="nil"/>
                <w:bottom w:val="nil"/>
                <w:right w:val="nil"/>
              </w:pBdr>
            </w:pPr>
            <w:r>
              <w:rPr>
                <w:rFonts w:eastAsia="Arial" w:cs="Arial"/>
                <w:color w:val="000000"/>
                <w:sz w:val="20"/>
              </w:rPr>
              <w:t>7.5.8.3</w:t>
            </w:r>
            <w:r>
              <w:rPr>
                <w:rFonts w:eastAsia="Arial" w:cs="Arial"/>
                <w:color w:val="000000"/>
                <w:sz w:val="20"/>
              </w:rPr>
              <w:tab/>
              <w:t>Default Values</w:t>
            </w:r>
          </w:p>
          <w:p w14:paraId="2D6C15D8" w14:textId="77777777" w:rsidR="004613D1" w:rsidRDefault="00B42D70">
            <w:pPr>
              <w:pBdr>
                <w:top w:val="nil"/>
                <w:left w:val="nil"/>
                <w:bottom w:val="nil"/>
                <w:right w:val="nil"/>
              </w:pBdr>
            </w:pPr>
            <w:r>
              <w:rPr>
                <w:rFonts w:eastAsia="Arial" w:cs="Arial"/>
                <w:color w:val="000000"/>
                <w:sz w:val="20"/>
              </w:rPr>
              <w:t>7.5.6.3</w:t>
            </w:r>
            <w:r>
              <w:rPr>
                <w:rFonts w:eastAsia="Arial" w:cs="Arial"/>
                <w:color w:val="000000"/>
                <w:sz w:val="20"/>
              </w:rPr>
              <w:tab/>
              <w:t>Default Values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000"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5D9"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001"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DA" w14:textId="77777777" w:rsidR="004613D1" w:rsidRDefault="00B42D70">
            <w:pPr>
              <w:pBdr>
                <w:top w:val="nil"/>
                <w:left w:val="nil"/>
                <w:bottom w:val="nil"/>
                <w:right w:val="nil"/>
              </w:pBdr>
            </w:pPr>
            <w:r>
              <w:rPr>
                <w:rFonts w:eastAsia="Arial" w:cs="Arial"/>
                <w:color w:val="000000"/>
                <w:sz w:val="20"/>
              </w:rPr>
              <w:t xml:space="preserve">FRS-CH-SF-EVAL-068-001 </w:t>
            </w:r>
          </w:p>
        </w:tc>
      </w:tr>
      <w:tr w:rsidR="004613D1" w14:paraId="2D6C15E5" w14:textId="77777777" w:rsidTr="00063F5F">
        <w:trPr>
          <w:trHeight w:val="304"/>
          <w:trPrChange w:id="1002"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003"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DC" w14:textId="77777777" w:rsidR="004613D1" w:rsidRDefault="00B42D70">
            <w:pPr>
              <w:pBdr>
                <w:top w:val="nil"/>
                <w:left w:val="nil"/>
                <w:bottom w:val="nil"/>
                <w:right w:val="nil"/>
              </w:pBdr>
            </w:pPr>
            <w:commentRangeStart w:id="1004"/>
            <w:r>
              <w:rPr>
                <w:rFonts w:eastAsia="Arial" w:cs="Arial"/>
                <w:color w:val="000000"/>
                <w:sz w:val="20"/>
              </w:rPr>
              <w:t>DS-CH-IS-WS-025</w:t>
            </w:r>
            <w:commentRangeEnd w:id="1004"/>
            <w:r w:rsidR="00D841A6">
              <w:rPr>
                <w:rStyle w:val="CommentReference"/>
                <w:sz w:val="18"/>
                <w:szCs w:val="24"/>
              </w:rPr>
              <w:commentReference w:id="1004"/>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005"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5DD" w14:textId="77777777" w:rsidR="004613D1" w:rsidRDefault="00B42D70">
            <w:pPr>
              <w:pBdr>
                <w:top w:val="nil"/>
                <w:left w:val="nil"/>
                <w:bottom w:val="nil"/>
                <w:right w:val="nil"/>
              </w:pBdr>
            </w:pPr>
            <w:r>
              <w:rPr>
                <w:rFonts w:eastAsia="Arial" w:cs="Arial"/>
                <w:color w:val="000000"/>
                <w:sz w:val="20"/>
              </w:rPr>
              <w:t xml:space="preserve">The system shall be configured with a web service which will pick the MIR xml generated by the eReporting utility and imports it into a MIR 7.3.1 Active PDF form using the updated MIR 7.3.1 XML schema and the generated PDF is attached to the “Submitted Report” field. </w:t>
            </w:r>
          </w:p>
          <w:p w14:paraId="2D6C15DE" w14:textId="77777777" w:rsidR="004613D1" w:rsidRDefault="00B42D70">
            <w:pPr>
              <w:pBdr>
                <w:top w:val="nil"/>
                <w:left w:val="nil"/>
                <w:bottom w:val="nil"/>
                <w:right w:val="nil"/>
              </w:pBdr>
            </w:pPr>
            <w:r>
              <w:rPr>
                <w:rFonts w:eastAsia="Arial" w:cs="Arial"/>
                <w:color w:val="000000"/>
                <w:sz w:val="20"/>
              </w:rPr>
              <w:t> </w:t>
            </w:r>
          </w:p>
          <w:p w14:paraId="2D6C15DF" w14:textId="77777777" w:rsidR="004613D1" w:rsidRDefault="00B42D70">
            <w:pPr>
              <w:pBdr>
                <w:top w:val="nil"/>
                <w:left w:val="nil"/>
                <w:bottom w:val="nil"/>
                <w:right w:val="nil"/>
              </w:pBdr>
            </w:pPr>
            <w:r>
              <w:rPr>
                <w:rFonts w:eastAsia="Arial" w:cs="Arial"/>
                <w:color w:val="000000"/>
                <w:sz w:val="20"/>
              </w:rPr>
              <w:t>Refer QCM TW_CH_DS_Interface_Spec Section ‘MIR Interface’</w:t>
            </w:r>
          </w:p>
          <w:p w14:paraId="2D6C15E0" w14:textId="77777777" w:rsidR="004613D1" w:rsidRDefault="00B42D70">
            <w:pPr>
              <w:pBdr>
                <w:top w:val="nil"/>
                <w:left w:val="nil"/>
                <w:bottom w:val="nil"/>
                <w:right w:val="nil"/>
              </w:pBdr>
            </w:pPr>
            <w:r>
              <w:rPr>
                <w:rFonts w:eastAsia="Arial" w:cs="Arial"/>
                <w:color w:val="000000"/>
                <w:sz w:val="20"/>
              </w:rPr>
              <w:t>7.7.3</w:t>
            </w:r>
            <w:r>
              <w:rPr>
                <w:rFonts w:eastAsia="Arial" w:cs="Arial"/>
                <w:color w:val="000000"/>
                <w:sz w:val="20"/>
              </w:rPr>
              <w:tab/>
              <w:t xml:space="preserve">MIR Field Mapping </w:t>
            </w:r>
          </w:p>
          <w:p w14:paraId="2D6C15E1" w14:textId="77777777" w:rsidR="004613D1" w:rsidRDefault="00B42D70">
            <w:pPr>
              <w:pBdr>
                <w:top w:val="nil"/>
                <w:left w:val="nil"/>
                <w:bottom w:val="nil"/>
                <w:right w:val="nil"/>
              </w:pBdr>
            </w:pPr>
            <w:r>
              <w:rPr>
                <w:rFonts w:eastAsia="Arial" w:cs="Arial"/>
                <w:color w:val="000000"/>
                <w:sz w:val="20"/>
              </w:rPr>
              <w:t>7.7.4</w:t>
            </w:r>
            <w:r>
              <w:rPr>
                <w:rFonts w:eastAsia="Arial" w:cs="Arial"/>
                <w:color w:val="000000"/>
                <w:sz w:val="20"/>
              </w:rPr>
              <w:tab/>
              <w:t xml:space="preserve"> Functionality</w:t>
            </w:r>
          </w:p>
          <w:p w14:paraId="2D6C15E2" w14:textId="77777777" w:rsidR="004613D1" w:rsidRDefault="00B42D70">
            <w:pPr>
              <w:pBdr>
                <w:top w:val="nil"/>
                <w:left w:val="nil"/>
                <w:bottom w:val="nil"/>
                <w:right w:val="nil"/>
              </w:pBdr>
            </w:pPr>
            <w:r>
              <w:rPr>
                <w:rFonts w:eastAsia="Arial" w:cs="Arial"/>
                <w:color w:val="000000"/>
                <w:sz w:val="20"/>
              </w:rPr>
              <w:t>7.7.5</w:t>
            </w:r>
            <w:r>
              <w:rPr>
                <w:rFonts w:eastAsia="Arial" w:cs="Arial"/>
                <w:color w:val="000000"/>
                <w:sz w:val="20"/>
              </w:rPr>
              <w:tab/>
              <w:t>Active Pdf Template</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006"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5E3"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007"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E4" w14:textId="77777777" w:rsidR="004613D1" w:rsidRDefault="00B42D70">
            <w:pPr>
              <w:pBdr>
                <w:top w:val="nil"/>
                <w:left w:val="nil"/>
                <w:bottom w:val="nil"/>
                <w:right w:val="nil"/>
              </w:pBdr>
            </w:pPr>
            <w:r>
              <w:rPr>
                <w:rFonts w:eastAsia="Arial" w:cs="Arial"/>
                <w:color w:val="000000"/>
                <w:sz w:val="20"/>
              </w:rPr>
              <w:t>FRS-CH-REG-MIR-016-001,FRS-CH-REG-MIR-016-002,FRS-CH-REG-MIR-018-001</w:t>
            </w:r>
          </w:p>
        </w:tc>
      </w:tr>
      <w:tr w:rsidR="004613D1" w14:paraId="2D6C15EE" w14:textId="77777777" w:rsidTr="00063F5F">
        <w:trPr>
          <w:trHeight w:val="304"/>
          <w:trPrChange w:id="1008"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009"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E6" w14:textId="77777777" w:rsidR="004613D1" w:rsidRDefault="00B42D70">
            <w:pPr>
              <w:pBdr>
                <w:top w:val="nil"/>
                <w:left w:val="nil"/>
                <w:bottom w:val="nil"/>
                <w:right w:val="nil"/>
              </w:pBdr>
            </w:pPr>
            <w:r>
              <w:rPr>
                <w:rFonts w:eastAsia="Arial" w:cs="Arial"/>
                <w:color w:val="000000"/>
                <w:sz w:val="20"/>
              </w:rPr>
              <w:t>DS-CH-IS-WS-026</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010"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5E7" w14:textId="77777777" w:rsidR="004613D1" w:rsidRDefault="00B42D70">
            <w:pPr>
              <w:pBdr>
                <w:top w:val="nil"/>
                <w:left w:val="nil"/>
                <w:bottom w:val="nil"/>
                <w:right w:val="nil"/>
              </w:pBdr>
            </w:pPr>
            <w:r>
              <w:rPr>
                <w:rFonts w:eastAsia="Arial" w:cs="Arial"/>
                <w:color w:val="000000"/>
                <w:sz w:val="20"/>
              </w:rPr>
              <w:t>The system shall be configured with a web service logic which sends an email with the MIR PDF file to the users mentioned in MIR record for below fields.</w:t>
            </w:r>
          </w:p>
          <w:p w14:paraId="2D6C15E8" w14:textId="77777777" w:rsidR="004613D1" w:rsidRDefault="00B42D70">
            <w:pPr>
              <w:pBdr>
                <w:top w:val="nil"/>
                <w:left w:val="nil"/>
                <w:bottom w:val="nil"/>
                <w:right w:val="nil"/>
              </w:pBdr>
              <w:ind w:left="720"/>
            </w:pPr>
            <w:r>
              <w:rPr>
                <w:rFonts w:eastAsia="Arial" w:cs="Arial"/>
                <w:color w:val="000000"/>
                <w:sz w:val="20"/>
              </w:rPr>
              <w:t>Assigned To,</w:t>
            </w:r>
          </w:p>
          <w:p w14:paraId="2D6C15E9" w14:textId="77777777" w:rsidR="004613D1" w:rsidRDefault="00B42D70">
            <w:pPr>
              <w:pBdr>
                <w:top w:val="nil"/>
                <w:left w:val="nil"/>
                <w:bottom w:val="nil"/>
                <w:right w:val="nil"/>
              </w:pBdr>
              <w:ind w:left="720"/>
            </w:pPr>
            <w:r>
              <w:rPr>
                <w:rFonts w:eastAsia="Arial" w:cs="Arial"/>
                <w:color w:val="000000"/>
                <w:sz w:val="20"/>
              </w:rPr>
              <w:t>Market Submitter</w:t>
            </w:r>
          </w:p>
          <w:p w14:paraId="2D6C15EA" w14:textId="77777777" w:rsidR="004613D1" w:rsidRDefault="00B42D70">
            <w:pPr>
              <w:pBdr>
                <w:top w:val="nil"/>
                <w:left w:val="nil"/>
                <w:bottom w:val="nil"/>
                <w:right w:val="nil"/>
              </w:pBdr>
            </w:pPr>
            <w:r>
              <w:rPr>
                <w:rFonts w:eastAsia="Arial" w:cs="Arial"/>
                <w:color w:val="000000"/>
                <w:sz w:val="20"/>
              </w:rPr>
              <w:t> </w:t>
            </w:r>
          </w:p>
          <w:p w14:paraId="2D6C15EB" w14:textId="77777777" w:rsidR="004613D1" w:rsidRDefault="00B42D70">
            <w:pPr>
              <w:pBdr>
                <w:top w:val="nil"/>
                <w:left w:val="nil"/>
                <w:bottom w:val="nil"/>
                <w:right w:val="nil"/>
              </w:pBdr>
            </w:pPr>
            <w:r>
              <w:rPr>
                <w:rFonts w:eastAsia="Arial" w:cs="Arial"/>
                <w:color w:val="000000"/>
                <w:sz w:val="20"/>
              </w:rPr>
              <w:t>Refer QCM TW_CH_DS_Interface_Spec Section ‘MIR Interface’</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011"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5EC"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012"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ED" w14:textId="77777777" w:rsidR="004613D1" w:rsidRDefault="00B42D70">
            <w:pPr>
              <w:pBdr>
                <w:top w:val="nil"/>
                <w:left w:val="nil"/>
                <w:bottom w:val="nil"/>
                <w:right w:val="nil"/>
              </w:pBdr>
            </w:pPr>
            <w:r>
              <w:rPr>
                <w:rFonts w:eastAsia="Arial" w:cs="Arial"/>
                <w:color w:val="000000"/>
                <w:sz w:val="20"/>
              </w:rPr>
              <w:t>FRS-CH-REG-MIR-020-001,FRS-CH-REG-MIR-020-002</w:t>
            </w:r>
          </w:p>
        </w:tc>
      </w:tr>
      <w:tr w:rsidR="004613D1" w14:paraId="2D6C15F5" w14:textId="77777777" w:rsidTr="00063F5F">
        <w:trPr>
          <w:trHeight w:val="304"/>
          <w:trPrChange w:id="1013"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014"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EF" w14:textId="77777777" w:rsidR="004613D1" w:rsidRDefault="00B42D70">
            <w:pPr>
              <w:pBdr>
                <w:top w:val="nil"/>
                <w:left w:val="nil"/>
                <w:bottom w:val="nil"/>
                <w:right w:val="nil"/>
              </w:pBdr>
            </w:pPr>
            <w:r>
              <w:rPr>
                <w:rFonts w:eastAsia="Arial" w:cs="Arial"/>
                <w:color w:val="000000"/>
                <w:sz w:val="20"/>
              </w:rPr>
              <w:t>DS-CH-IS-WS-027</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015"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5F0" w14:textId="77777777" w:rsidR="004613D1" w:rsidRDefault="00B42D70">
            <w:pPr>
              <w:pBdr>
                <w:top w:val="nil"/>
                <w:left w:val="nil"/>
                <w:bottom w:val="nil"/>
                <w:right w:val="nil"/>
              </w:pBdr>
            </w:pPr>
            <w:r>
              <w:rPr>
                <w:rFonts w:eastAsia="Arial" w:cs="Arial"/>
                <w:color w:val="000000"/>
                <w:sz w:val="20"/>
              </w:rPr>
              <w:t>The system shall be configured with a web service logic which splits the UDI field from source system in to Device Identifier (GTIN) , Production Identifier, Source GTIN’ and ‘Source Production Identifier’ based upon the conditions mentioned in below section.</w:t>
            </w:r>
          </w:p>
          <w:p w14:paraId="2D6C15F1" w14:textId="77777777" w:rsidR="004613D1" w:rsidRDefault="00B42D70">
            <w:pPr>
              <w:pBdr>
                <w:top w:val="nil"/>
                <w:left w:val="nil"/>
                <w:bottom w:val="nil"/>
                <w:right w:val="nil"/>
              </w:pBdr>
            </w:pPr>
            <w:r>
              <w:rPr>
                <w:rFonts w:eastAsia="Arial" w:cs="Arial"/>
                <w:color w:val="000000"/>
                <w:sz w:val="20"/>
              </w:rPr>
              <w:lastRenderedPageBreak/>
              <w:t> </w:t>
            </w:r>
          </w:p>
          <w:p w14:paraId="2D6C15F2" w14:textId="77777777" w:rsidR="004613D1" w:rsidRDefault="00B42D70">
            <w:pPr>
              <w:pBdr>
                <w:top w:val="nil"/>
                <w:left w:val="nil"/>
                <w:bottom w:val="nil"/>
                <w:right w:val="nil"/>
              </w:pBdr>
            </w:pPr>
            <w:r>
              <w:rPr>
                <w:rFonts w:eastAsia="Arial" w:cs="Arial"/>
                <w:color w:val="000000"/>
                <w:sz w:val="20"/>
              </w:rPr>
              <w:t>Refer QCM TW_CH_DS_Interface_Spec Section 7.5.6.2</w:t>
            </w:r>
            <w:r>
              <w:rPr>
                <w:rFonts w:eastAsia="Arial" w:cs="Arial"/>
                <w:color w:val="000000"/>
                <w:sz w:val="20"/>
              </w:rPr>
              <w:tab/>
              <w:t>Transformation Fields sub section e</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016"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5F3" w14:textId="77777777" w:rsidR="004613D1" w:rsidRDefault="00B42D70">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017"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F4" w14:textId="77777777" w:rsidR="004613D1" w:rsidRDefault="00B42D70">
            <w:pPr>
              <w:pBdr>
                <w:top w:val="nil"/>
                <w:left w:val="nil"/>
                <w:bottom w:val="nil"/>
                <w:right w:val="nil"/>
              </w:pBdr>
            </w:pPr>
            <w:r>
              <w:rPr>
                <w:rFonts w:eastAsia="Arial" w:cs="Arial"/>
                <w:color w:val="000000"/>
                <w:sz w:val="20"/>
              </w:rPr>
              <w:t>FRS-CH-CA-LOG-001-002,FRS-CH-CA-LOG-001-003</w:t>
            </w:r>
          </w:p>
        </w:tc>
      </w:tr>
      <w:tr w:rsidR="004613D1" w14:paraId="2D6C15FC" w14:textId="77777777" w:rsidTr="00063F5F">
        <w:trPr>
          <w:trHeight w:val="304"/>
          <w:trPrChange w:id="1018"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019"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F6" w14:textId="77777777" w:rsidR="004613D1" w:rsidRDefault="00B42D70">
            <w:pPr>
              <w:pBdr>
                <w:top w:val="nil"/>
                <w:left w:val="nil"/>
                <w:bottom w:val="nil"/>
                <w:right w:val="nil"/>
              </w:pBdr>
            </w:pPr>
            <w:r>
              <w:rPr>
                <w:rFonts w:eastAsia="Arial" w:cs="Arial"/>
                <w:color w:val="000000"/>
                <w:sz w:val="20"/>
              </w:rPr>
              <w:t>DS-CH-IS-WS-028</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020"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5F7" w14:textId="77777777" w:rsidR="004613D1" w:rsidRDefault="00B42D70">
            <w:pPr>
              <w:pBdr>
                <w:top w:val="nil"/>
                <w:left w:val="nil"/>
                <w:bottom w:val="nil"/>
                <w:right w:val="nil"/>
              </w:pBdr>
            </w:pPr>
            <w:r>
              <w:rPr>
                <w:rFonts w:eastAsia="Arial" w:cs="Arial"/>
                <w:color w:val="000000"/>
                <w:sz w:val="20"/>
              </w:rPr>
              <w:t>The system shall be configured with webservice which sets a Translation Priority field to LOW when the defined conditions are satisfied</w:t>
            </w:r>
          </w:p>
          <w:p w14:paraId="2D6C15F8" w14:textId="77777777" w:rsidR="004613D1" w:rsidRDefault="00B42D70">
            <w:pPr>
              <w:pBdr>
                <w:top w:val="nil"/>
                <w:left w:val="nil"/>
                <w:bottom w:val="nil"/>
                <w:right w:val="nil"/>
              </w:pBdr>
            </w:pPr>
            <w:r>
              <w:rPr>
                <w:rFonts w:eastAsia="Arial" w:cs="Arial"/>
                <w:color w:val="000000"/>
                <w:sz w:val="20"/>
              </w:rPr>
              <w:t> </w:t>
            </w:r>
          </w:p>
          <w:p w14:paraId="2D6C15F9" w14:textId="77777777" w:rsidR="004613D1" w:rsidRDefault="00B42D70">
            <w:pPr>
              <w:pBdr>
                <w:top w:val="nil"/>
                <w:left w:val="nil"/>
                <w:bottom w:val="nil"/>
                <w:right w:val="nil"/>
              </w:pBdr>
            </w:pPr>
            <w:r>
              <w:rPr>
                <w:rFonts w:eastAsia="Arial" w:cs="Arial"/>
                <w:color w:val="000000"/>
                <w:sz w:val="20"/>
              </w:rPr>
              <w:t>Refer QCM TW_CH_DS_Interface_Spec section ‘Translation Priority’ for details of criteria for translation priority. – Scenario1</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021"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5FA"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022"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FB" w14:textId="77777777" w:rsidR="004613D1" w:rsidRDefault="00B42D70">
            <w:pPr>
              <w:pBdr>
                <w:top w:val="nil"/>
                <w:left w:val="nil"/>
                <w:bottom w:val="nil"/>
                <w:right w:val="nil"/>
              </w:pBdr>
            </w:pPr>
            <w:r>
              <w:rPr>
                <w:rFonts w:eastAsia="Arial" w:cs="Arial"/>
                <w:color w:val="000000"/>
                <w:sz w:val="20"/>
              </w:rPr>
              <w:t>FRS-CH-INT-TRA-008-001, FRS-CH-INT-TRA-008-003</w:t>
            </w:r>
          </w:p>
        </w:tc>
      </w:tr>
      <w:tr w:rsidR="004613D1" w14:paraId="2D6C1603" w14:textId="77777777" w:rsidTr="00063F5F">
        <w:trPr>
          <w:trHeight w:val="304"/>
          <w:trPrChange w:id="1023"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024"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5FD" w14:textId="77777777" w:rsidR="004613D1" w:rsidRDefault="00B42D70">
            <w:pPr>
              <w:pBdr>
                <w:top w:val="nil"/>
                <w:left w:val="nil"/>
                <w:bottom w:val="nil"/>
                <w:right w:val="nil"/>
              </w:pBdr>
            </w:pPr>
            <w:r>
              <w:rPr>
                <w:rFonts w:eastAsia="Arial" w:cs="Arial"/>
                <w:color w:val="000000"/>
                <w:sz w:val="20"/>
              </w:rPr>
              <w:t>DS-CH-IS-WS-029</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025"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5FE" w14:textId="77777777" w:rsidR="004613D1" w:rsidRDefault="00B42D70">
            <w:pPr>
              <w:pBdr>
                <w:top w:val="nil"/>
                <w:left w:val="nil"/>
                <w:bottom w:val="nil"/>
                <w:right w:val="nil"/>
              </w:pBdr>
            </w:pPr>
            <w:r>
              <w:rPr>
                <w:rFonts w:eastAsia="Arial" w:cs="Arial"/>
                <w:color w:val="000000"/>
                <w:sz w:val="20"/>
              </w:rPr>
              <w:t>The system shall be configured with webservice logic using which Auto send For Translation activity triggered automatically in defined conditions</w:t>
            </w:r>
          </w:p>
          <w:p w14:paraId="2D6C15FF" w14:textId="77777777" w:rsidR="004613D1" w:rsidRDefault="00B42D70">
            <w:pPr>
              <w:pBdr>
                <w:top w:val="nil"/>
                <w:left w:val="nil"/>
                <w:bottom w:val="nil"/>
                <w:right w:val="nil"/>
              </w:pBdr>
            </w:pPr>
            <w:r>
              <w:rPr>
                <w:rFonts w:eastAsia="Arial" w:cs="Arial"/>
                <w:color w:val="000000"/>
                <w:sz w:val="20"/>
              </w:rPr>
              <w:t> </w:t>
            </w:r>
          </w:p>
          <w:p w14:paraId="2D6C1600" w14:textId="77777777" w:rsidR="004613D1" w:rsidRDefault="00B42D70">
            <w:pPr>
              <w:pBdr>
                <w:top w:val="nil"/>
                <w:left w:val="nil"/>
                <w:bottom w:val="nil"/>
                <w:right w:val="nil"/>
              </w:pBdr>
            </w:pPr>
            <w:r>
              <w:rPr>
                <w:rFonts w:eastAsia="Arial" w:cs="Arial"/>
                <w:color w:val="000000"/>
                <w:sz w:val="20"/>
              </w:rPr>
              <w:t>Refer QCM TW_CH_DS_Interface_Spec section ‘Translation Interface’ subsection Functionality - Scenario3 and Scenario4</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026"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601"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027"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02" w14:textId="77777777" w:rsidR="004613D1" w:rsidRDefault="00B42D70">
            <w:pPr>
              <w:pBdr>
                <w:top w:val="nil"/>
                <w:left w:val="nil"/>
                <w:bottom w:val="nil"/>
                <w:right w:val="nil"/>
              </w:pBdr>
            </w:pPr>
            <w:r>
              <w:rPr>
                <w:rFonts w:eastAsia="Arial" w:cs="Arial"/>
                <w:color w:val="000000"/>
                <w:sz w:val="20"/>
              </w:rPr>
              <w:t>FRS-CH-INT-TRA-008-002, FRS-CH-INT-TRA-008-004, FRS-CH-INT-TRA-009-001</w:t>
            </w:r>
          </w:p>
        </w:tc>
      </w:tr>
      <w:tr w:rsidR="004613D1" w14:paraId="2D6C1614" w14:textId="77777777" w:rsidTr="00063F5F">
        <w:trPr>
          <w:trHeight w:val="304"/>
          <w:trPrChange w:id="1028"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029"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04" w14:textId="77777777" w:rsidR="004613D1" w:rsidRDefault="00B42D70">
            <w:pPr>
              <w:pBdr>
                <w:top w:val="nil"/>
                <w:left w:val="nil"/>
                <w:bottom w:val="nil"/>
                <w:right w:val="nil"/>
              </w:pBdr>
            </w:pPr>
            <w:r>
              <w:rPr>
                <w:rFonts w:eastAsia="Arial" w:cs="Arial"/>
                <w:color w:val="000000"/>
                <w:sz w:val="20"/>
              </w:rPr>
              <w:t>DS-CH-IS-WS-030</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030"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605" w14:textId="77777777" w:rsidR="004613D1" w:rsidRDefault="00B42D70">
            <w:pPr>
              <w:pBdr>
                <w:top w:val="nil"/>
                <w:left w:val="nil"/>
                <w:bottom w:val="nil"/>
                <w:right w:val="nil"/>
              </w:pBdr>
            </w:pPr>
            <w:r>
              <w:rPr>
                <w:rFonts w:eastAsia="Arial" w:cs="Arial"/>
                <w:color w:val="000000"/>
                <w:sz w:val="20"/>
              </w:rPr>
              <w:t>The system shall be configured with web service  using which the non-english field values received from source system  are searched in staging db  table SOURCE_TW_VALUE_MAPPING , then as per the db table mapping values are converted to English language and below TW fields are populated</w:t>
            </w:r>
          </w:p>
          <w:p w14:paraId="2D6C1606" w14:textId="77777777" w:rsidR="004613D1" w:rsidRDefault="00B42D70">
            <w:pPr>
              <w:pBdr>
                <w:top w:val="nil"/>
                <w:left w:val="nil"/>
                <w:bottom w:val="nil"/>
                <w:right w:val="nil"/>
              </w:pBdr>
            </w:pPr>
            <w:r>
              <w:rPr>
                <w:rFonts w:eastAsia="Arial" w:cs="Arial"/>
                <w:color w:val="000000"/>
                <w:sz w:val="20"/>
              </w:rPr>
              <w:t> </w:t>
            </w:r>
          </w:p>
          <w:p w14:paraId="2D6C1607" w14:textId="77777777" w:rsidR="004613D1" w:rsidRDefault="00B42D70">
            <w:pPr>
              <w:numPr>
                <w:ilvl w:val="0"/>
                <w:numId w:val="26"/>
              </w:numPr>
              <w:pBdr>
                <w:top w:val="nil"/>
                <w:left w:val="nil"/>
                <w:bottom w:val="nil"/>
                <w:right w:val="nil"/>
              </w:pBdr>
            </w:pPr>
            <w:r>
              <w:rPr>
                <w:rFonts w:eastAsia="Arial" w:cs="Arial"/>
                <w:color w:val="000000"/>
                <w:sz w:val="20"/>
              </w:rPr>
              <w:t>Device Alarmed</w:t>
            </w:r>
          </w:p>
          <w:p w14:paraId="2D6C1608" w14:textId="77777777" w:rsidR="004613D1" w:rsidRDefault="00B42D70">
            <w:pPr>
              <w:numPr>
                <w:ilvl w:val="0"/>
                <w:numId w:val="26"/>
              </w:numPr>
              <w:pBdr>
                <w:top w:val="nil"/>
                <w:left w:val="nil"/>
                <w:bottom w:val="nil"/>
                <w:right w:val="nil"/>
              </w:pBdr>
            </w:pPr>
            <w:r>
              <w:rPr>
                <w:rFonts w:eastAsia="Arial" w:cs="Arial"/>
                <w:color w:val="000000"/>
                <w:sz w:val="20"/>
              </w:rPr>
              <w:t>Patient/User Harmed</w:t>
            </w:r>
          </w:p>
          <w:p w14:paraId="2D6C1609" w14:textId="77777777" w:rsidR="004613D1" w:rsidRDefault="00B42D70">
            <w:pPr>
              <w:numPr>
                <w:ilvl w:val="0"/>
                <w:numId w:val="26"/>
              </w:numPr>
              <w:pBdr>
                <w:top w:val="nil"/>
                <w:left w:val="nil"/>
                <w:bottom w:val="nil"/>
                <w:right w:val="nil"/>
              </w:pBdr>
            </w:pPr>
            <w:r>
              <w:rPr>
                <w:rFonts w:eastAsia="Arial" w:cs="Arial"/>
                <w:color w:val="000000"/>
                <w:sz w:val="20"/>
              </w:rPr>
              <w:t>Out of the box</w:t>
            </w:r>
          </w:p>
          <w:p w14:paraId="2D6C160A" w14:textId="77777777" w:rsidR="004613D1" w:rsidRDefault="00B42D70">
            <w:pPr>
              <w:numPr>
                <w:ilvl w:val="0"/>
                <w:numId w:val="26"/>
              </w:numPr>
              <w:pBdr>
                <w:top w:val="nil"/>
                <w:left w:val="nil"/>
                <w:bottom w:val="nil"/>
                <w:right w:val="nil"/>
              </w:pBdr>
            </w:pPr>
            <w:r>
              <w:rPr>
                <w:rFonts w:eastAsia="Arial" w:cs="Arial"/>
                <w:color w:val="000000"/>
                <w:sz w:val="20"/>
              </w:rPr>
              <w:t>Patient / User Involvement</w:t>
            </w:r>
          </w:p>
          <w:p w14:paraId="2D6C160B" w14:textId="77777777" w:rsidR="004613D1" w:rsidRDefault="00B42D70">
            <w:pPr>
              <w:numPr>
                <w:ilvl w:val="0"/>
                <w:numId w:val="26"/>
              </w:numPr>
              <w:pBdr>
                <w:top w:val="nil"/>
                <w:left w:val="nil"/>
                <w:bottom w:val="nil"/>
                <w:right w:val="nil"/>
              </w:pBdr>
            </w:pPr>
            <w:r>
              <w:rPr>
                <w:rFonts w:eastAsia="Arial" w:cs="Arial"/>
                <w:color w:val="000000"/>
                <w:sz w:val="20"/>
              </w:rPr>
              <w:t>Device available for Eval?</w:t>
            </w:r>
          </w:p>
          <w:p w14:paraId="2D6C160C" w14:textId="77777777" w:rsidR="004613D1" w:rsidRDefault="00B42D70">
            <w:pPr>
              <w:numPr>
                <w:ilvl w:val="0"/>
                <w:numId w:val="26"/>
              </w:numPr>
              <w:pBdr>
                <w:top w:val="nil"/>
                <w:left w:val="nil"/>
                <w:bottom w:val="nil"/>
                <w:right w:val="nil"/>
              </w:pBdr>
            </w:pPr>
            <w:r>
              <w:rPr>
                <w:rFonts w:eastAsia="Arial" w:cs="Arial"/>
                <w:color w:val="000000"/>
                <w:sz w:val="20"/>
              </w:rPr>
              <w:t>Problem Intermittent?</w:t>
            </w:r>
          </w:p>
          <w:p w14:paraId="2D6C160D" w14:textId="77777777" w:rsidR="004613D1" w:rsidRDefault="00B42D70">
            <w:pPr>
              <w:numPr>
                <w:ilvl w:val="0"/>
                <w:numId w:val="26"/>
              </w:numPr>
              <w:pBdr>
                <w:top w:val="nil"/>
                <w:left w:val="nil"/>
                <w:bottom w:val="nil"/>
                <w:right w:val="nil"/>
              </w:pBdr>
            </w:pPr>
            <w:r>
              <w:rPr>
                <w:rFonts w:eastAsia="Arial" w:cs="Arial"/>
                <w:color w:val="000000"/>
                <w:sz w:val="20"/>
              </w:rPr>
              <w:t>Sent to Competent Authority?</w:t>
            </w:r>
          </w:p>
          <w:p w14:paraId="2D6C160E" w14:textId="77777777" w:rsidR="004613D1" w:rsidRDefault="00B42D70">
            <w:pPr>
              <w:numPr>
                <w:ilvl w:val="0"/>
                <w:numId w:val="26"/>
              </w:numPr>
              <w:pBdr>
                <w:top w:val="nil"/>
                <w:left w:val="nil"/>
                <w:bottom w:val="nil"/>
                <w:right w:val="nil"/>
              </w:pBdr>
            </w:pPr>
            <w:r>
              <w:rPr>
                <w:rFonts w:eastAsia="Arial" w:cs="Arial"/>
                <w:color w:val="000000"/>
                <w:sz w:val="20"/>
              </w:rPr>
              <w:t>Addtl. Information Available</w:t>
            </w:r>
          </w:p>
          <w:p w14:paraId="2D6C160F" w14:textId="77777777" w:rsidR="004613D1" w:rsidRDefault="00B42D70">
            <w:pPr>
              <w:numPr>
                <w:ilvl w:val="0"/>
                <w:numId w:val="26"/>
              </w:numPr>
              <w:pBdr>
                <w:top w:val="nil"/>
                <w:left w:val="nil"/>
                <w:bottom w:val="nil"/>
                <w:right w:val="nil"/>
              </w:pBdr>
            </w:pPr>
            <w:r>
              <w:rPr>
                <w:rFonts w:eastAsia="Arial" w:cs="Arial"/>
                <w:color w:val="000000"/>
                <w:sz w:val="20"/>
              </w:rPr>
              <w:t>Type of Reported Complaint</w:t>
            </w:r>
          </w:p>
          <w:p w14:paraId="2D6C1610" w14:textId="77777777" w:rsidR="004613D1" w:rsidRDefault="00B42D70">
            <w:pPr>
              <w:pBdr>
                <w:top w:val="nil"/>
                <w:left w:val="nil"/>
                <w:bottom w:val="nil"/>
                <w:right w:val="nil"/>
              </w:pBdr>
            </w:pPr>
            <w:r>
              <w:rPr>
                <w:rFonts w:eastAsia="Arial" w:cs="Arial"/>
                <w:color w:val="000000"/>
                <w:sz w:val="20"/>
              </w:rPr>
              <w:t>Source Type of Rep. Complt.</w:t>
            </w:r>
          </w:p>
          <w:p w14:paraId="2D6C1611" w14:textId="77777777" w:rsidR="004613D1" w:rsidRDefault="00B42D70">
            <w:pPr>
              <w:pBdr>
                <w:top w:val="nil"/>
                <w:left w:val="nil"/>
                <w:bottom w:val="nil"/>
                <w:right w:val="nil"/>
              </w:pBdr>
            </w:pPr>
            <w:r>
              <w:rPr>
                <w:rFonts w:eastAsia="Arial" w:cs="Arial"/>
                <w:color w:val="000000"/>
                <w:sz w:val="20"/>
              </w:rPr>
              <w:t>Refer QCM TW_CH_DS_Interface_Spec section 'Transformation Fields' in 'Service Cloud Integration' for OneEMS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031"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612"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032"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13" w14:textId="77777777" w:rsidR="004613D1" w:rsidRDefault="00B42D70">
            <w:pPr>
              <w:pBdr>
                <w:top w:val="nil"/>
                <w:left w:val="nil"/>
                <w:bottom w:val="nil"/>
                <w:right w:val="nil"/>
              </w:pBdr>
            </w:pPr>
            <w:r>
              <w:rPr>
                <w:rFonts w:eastAsia="Arial" w:cs="Arial"/>
                <w:color w:val="000000"/>
                <w:sz w:val="20"/>
              </w:rPr>
              <w:t>FRS-CH-CA-LOG-002-001</w:t>
            </w:r>
          </w:p>
        </w:tc>
      </w:tr>
      <w:tr w:rsidR="004613D1" w14:paraId="2D6C161B" w14:textId="77777777" w:rsidTr="00063F5F">
        <w:trPr>
          <w:trHeight w:val="304"/>
          <w:trPrChange w:id="1033"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034"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15" w14:textId="77777777" w:rsidR="004613D1" w:rsidRDefault="00B42D70">
            <w:pPr>
              <w:pBdr>
                <w:top w:val="nil"/>
                <w:left w:val="nil"/>
                <w:bottom w:val="nil"/>
                <w:right w:val="nil"/>
              </w:pBdr>
            </w:pPr>
            <w:r>
              <w:rPr>
                <w:rFonts w:eastAsia="Arial" w:cs="Arial"/>
                <w:color w:val="000000"/>
                <w:sz w:val="20"/>
              </w:rPr>
              <w:t>DS-CH-IS-WS-031</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035"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616" w14:textId="77777777" w:rsidR="004613D1" w:rsidRDefault="00B42D70">
            <w:pPr>
              <w:pBdr>
                <w:top w:val="nil"/>
                <w:left w:val="nil"/>
                <w:bottom w:val="nil"/>
                <w:right w:val="nil"/>
              </w:pBdr>
            </w:pPr>
            <w:r>
              <w:rPr>
                <w:rFonts w:eastAsia="Arial" w:cs="Arial"/>
                <w:color w:val="000000"/>
                <w:sz w:val="20"/>
              </w:rPr>
              <w:t>The system shall be configured with web service using which the Event Country and Reporter Country fields are populated once they are received from the source systems.</w:t>
            </w:r>
          </w:p>
          <w:p w14:paraId="2D6C1617" w14:textId="77777777" w:rsidR="004613D1" w:rsidRDefault="00B42D70">
            <w:pPr>
              <w:pBdr>
                <w:top w:val="nil"/>
                <w:left w:val="nil"/>
                <w:bottom w:val="nil"/>
                <w:right w:val="nil"/>
              </w:pBdr>
            </w:pPr>
            <w:r>
              <w:rPr>
                <w:rFonts w:eastAsia="Arial" w:cs="Arial"/>
                <w:color w:val="000000"/>
                <w:sz w:val="20"/>
              </w:rPr>
              <w:t> </w:t>
            </w:r>
          </w:p>
          <w:p w14:paraId="2D6C1618" w14:textId="77777777" w:rsidR="004613D1" w:rsidRDefault="00B42D70">
            <w:pPr>
              <w:pBdr>
                <w:top w:val="nil"/>
                <w:left w:val="nil"/>
                <w:bottom w:val="nil"/>
                <w:right w:val="nil"/>
              </w:pBdr>
            </w:pPr>
            <w:r>
              <w:rPr>
                <w:rFonts w:eastAsia="Arial" w:cs="Arial"/>
                <w:color w:val="000000"/>
                <w:sz w:val="20"/>
              </w:rPr>
              <w:t>refer QCM TW_CH_DS_Interface_Spec section 'Transformation Fields' in 'Service Cloud Integration'</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036"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619"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037"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1A" w14:textId="77777777" w:rsidR="004613D1" w:rsidRDefault="00B42D70">
            <w:pPr>
              <w:pBdr>
                <w:top w:val="nil"/>
                <w:left w:val="nil"/>
                <w:bottom w:val="nil"/>
                <w:right w:val="nil"/>
              </w:pBdr>
            </w:pPr>
            <w:r>
              <w:rPr>
                <w:rFonts w:eastAsia="Arial" w:cs="Arial"/>
                <w:color w:val="000000"/>
                <w:sz w:val="20"/>
              </w:rPr>
              <w:t>FRS-CH-CA-LOG-003-001</w:t>
            </w:r>
            <w:r>
              <w:rPr>
                <w:rFonts w:eastAsia="Arial" w:cs="Arial"/>
                <w:color w:val="1F497D"/>
                <w:sz w:val="20"/>
              </w:rPr>
              <w:t>,</w:t>
            </w:r>
            <w:r>
              <w:rPr>
                <w:rFonts w:eastAsia="Arial" w:cs="Arial"/>
                <w:color w:val="000000"/>
                <w:sz w:val="20"/>
              </w:rPr>
              <w:t xml:space="preserve"> FRS-CH-CA-LOG-003-002,</w:t>
            </w:r>
          </w:p>
        </w:tc>
      </w:tr>
      <w:tr w:rsidR="004613D1" w14:paraId="2D6C1627" w14:textId="77777777" w:rsidTr="00063F5F">
        <w:trPr>
          <w:trHeight w:val="304"/>
          <w:trPrChange w:id="1038"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039"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1C" w14:textId="77777777" w:rsidR="004613D1" w:rsidRDefault="00B42D70">
            <w:pPr>
              <w:pBdr>
                <w:top w:val="nil"/>
                <w:left w:val="nil"/>
                <w:bottom w:val="nil"/>
                <w:right w:val="nil"/>
              </w:pBdr>
            </w:pPr>
            <w:r>
              <w:rPr>
                <w:rFonts w:eastAsia="Arial" w:cs="Arial"/>
                <w:color w:val="000000"/>
                <w:sz w:val="20"/>
              </w:rPr>
              <w:lastRenderedPageBreak/>
              <w:t>DS-CH-IS-WS-032</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040"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61D" w14:textId="77777777" w:rsidR="004613D1" w:rsidRDefault="00B42D70">
            <w:pPr>
              <w:pBdr>
                <w:top w:val="nil"/>
                <w:left w:val="nil"/>
                <w:bottom w:val="nil"/>
                <w:right w:val="nil"/>
              </w:pBdr>
            </w:pPr>
            <w:r>
              <w:rPr>
                <w:rFonts w:eastAsia="Arial" w:cs="Arial"/>
                <w:color w:val="000000"/>
                <w:sz w:val="20"/>
              </w:rPr>
              <w:t>The system shall be configured with webservice logic using which Auto send For Translation activity with Translation Priority HIGH triggered automatically when updates for one or more translation fields are received from source system when below conditions occurs</w:t>
            </w:r>
          </w:p>
          <w:p w14:paraId="2D6C161E" w14:textId="77777777" w:rsidR="004613D1" w:rsidRDefault="00B42D70">
            <w:pPr>
              <w:pBdr>
                <w:top w:val="nil"/>
                <w:left w:val="nil"/>
                <w:bottom w:val="nil"/>
                <w:right w:val="nil"/>
              </w:pBdr>
            </w:pPr>
            <w:r>
              <w:rPr>
                <w:rFonts w:eastAsia="Arial" w:cs="Arial"/>
                <w:color w:val="000000"/>
                <w:sz w:val="20"/>
              </w:rPr>
              <w:t> </w:t>
            </w:r>
          </w:p>
          <w:p w14:paraId="2D6C161F" w14:textId="77777777" w:rsidR="004613D1" w:rsidRDefault="00B42D70">
            <w:pPr>
              <w:numPr>
                <w:ilvl w:val="0"/>
                <w:numId w:val="26"/>
              </w:numPr>
              <w:pBdr>
                <w:top w:val="nil"/>
                <w:left w:val="nil"/>
                <w:bottom w:val="nil"/>
                <w:right w:val="nil"/>
              </w:pBdr>
              <w:jc w:val="both"/>
            </w:pPr>
            <w:r>
              <w:rPr>
                <w:rFonts w:eastAsia="Arial" w:cs="Arial"/>
                <w:color w:val="000000"/>
                <w:sz w:val="20"/>
              </w:rPr>
              <w:t xml:space="preserve">Source Language is non-English </w:t>
            </w:r>
          </w:p>
          <w:p w14:paraId="2D6C1620" w14:textId="77777777" w:rsidR="004613D1" w:rsidRDefault="00B42D70">
            <w:pPr>
              <w:numPr>
                <w:ilvl w:val="0"/>
                <w:numId w:val="26"/>
              </w:numPr>
              <w:pBdr>
                <w:top w:val="nil"/>
                <w:left w:val="nil"/>
                <w:bottom w:val="nil"/>
                <w:right w:val="nil"/>
              </w:pBdr>
              <w:jc w:val="both"/>
            </w:pPr>
            <w:r>
              <w:rPr>
                <w:rFonts w:eastAsia="Arial" w:cs="Arial"/>
                <w:color w:val="000000"/>
                <w:sz w:val="20"/>
              </w:rPr>
              <w:t>Source language is one of the supported languages:</w:t>
            </w:r>
          </w:p>
          <w:p w14:paraId="2D6C1621" w14:textId="77777777" w:rsidR="004613D1" w:rsidRDefault="00B42D70">
            <w:pPr>
              <w:numPr>
                <w:ilvl w:val="0"/>
                <w:numId w:val="26"/>
              </w:numPr>
              <w:pBdr>
                <w:top w:val="nil"/>
                <w:left w:val="nil"/>
                <w:bottom w:val="nil"/>
                <w:right w:val="nil"/>
              </w:pBdr>
              <w:jc w:val="both"/>
            </w:pPr>
            <w:r>
              <w:rPr>
                <w:rFonts w:eastAsia="Arial" w:cs="Arial"/>
                <w:color w:val="000000"/>
                <w:sz w:val="20"/>
              </w:rPr>
              <w:t>“Translation Priority” field set to ‘High’</w:t>
            </w:r>
          </w:p>
          <w:p w14:paraId="2D6C1622" w14:textId="77777777" w:rsidR="004613D1" w:rsidRDefault="00B42D70">
            <w:pPr>
              <w:numPr>
                <w:ilvl w:val="0"/>
                <w:numId w:val="26"/>
              </w:numPr>
              <w:pBdr>
                <w:top w:val="nil"/>
                <w:left w:val="nil"/>
                <w:bottom w:val="nil"/>
                <w:right w:val="nil"/>
              </w:pBdr>
              <w:jc w:val="both"/>
            </w:pPr>
            <w:r>
              <w:rPr>
                <w:rFonts w:eastAsia="Arial" w:cs="Arial"/>
                <w:color w:val="000000"/>
                <w:sz w:val="20"/>
              </w:rPr>
              <w:t>PSE or PSA or Security or Privacy flag fields are set to “Yes”</w:t>
            </w:r>
          </w:p>
          <w:p w14:paraId="2D6C1623" w14:textId="77777777" w:rsidR="004613D1" w:rsidRDefault="00B42D70">
            <w:pPr>
              <w:numPr>
                <w:ilvl w:val="0"/>
                <w:numId w:val="26"/>
              </w:numPr>
              <w:pBdr>
                <w:top w:val="nil"/>
                <w:left w:val="nil"/>
                <w:bottom w:val="nil"/>
                <w:right w:val="nil"/>
              </w:pBdr>
            </w:pPr>
            <w:r>
              <w:rPr>
                <w:rFonts w:eastAsia="Arial" w:cs="Arial"/>
                <w:color w:val="000000"/>
                <w:sz w:val="20"/>
              </w:rPr>
              <w:t>'TW Translation Priority' field from XCellentCare is set to "High"</w:t>
            </w:r>
          </w:p>
          <w:p w14:paraId="2D6C1624" w14:textId="77777777" w:rsidR="004613D1" w:rsidRDefault="00B42D70">
            <w:pPr>
              <w:pBdr>
                <w:top w:val="nil"/>
                <w:left w:val="nil"/>
                <w:bottom w:val="nil"/>
                <w:right w:val="nil"/>
              </w:pBdr>
            </w:pPr>
            <w:r>
              <w:rPr>
                <w:rFonts w:eastAsia="Arial" w:cs="Arial"/>
                <w:color w:val="000000"/>
                <w:sz w:val="20"/>
              </w:rPr>
              <w:t>Refer QCM TW_CH_DS_Interface_Spec section Translation Interface – Functionality – Scenario5</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041"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625"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042"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26" w14:textId="77777777" w:rsidR="004613D1" w:rsidRDefault="00B42D70">
            <w:pPr>
              <w:pBdr>
                <w:top w:val="nil"/>
                <w:left w:val="nil"/>
                <w:bottom w:val="nil"/>
                <w:right w:val="nil"/>
              </w:pBdr>
            </w:pPr>
            <w:r>
              <w:rPr>
                <w:rFonts w:eastAsia="Arial" w:cs="Arial"/>
                <w:color w:val="000000"/>
                <w:sz w:val="20"/>
              </w:rPr>
              <w:t>FRS-CH-INT-TRA-001-018</w:t>
            </w:r>
          </w:p>
        </w:tc>
      </w:tr>
      <w:tr w:rsidR="004613D1" w14:paraId="2D6C1639" w14:textId="77777777" w:rsidTr="00063F5F">
        <w:trPr>
          <w:trHeight w:val="304"/>
          <w:trPrChange w:id="1043"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044"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28" w14:textId="77777777" w:rsidR="004613D1" w:rsidRDefault="00B42D70">
            <w:pPr>
              <w:pBdr>
                <w:top w:val="nil"/>
                <w:left w:val="nil"/>
                <w:bottom w:val="nil"/>
                <w:right w:val="nil"/>
              </w:pBdr>
            </w:pPr>
            <w:r>
              <w:rPr>
                <w:rFonts w:eastAsia="Arial" w:cs="Arial"/>
                <w:color w:val="000000"/>
                <w:sz w:val="20"/>
              </w:rPr>
              <w:t>DS-CH-IS-WS-033</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045"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629" w14:textId="77777777" w:rsidR="004613D1" w:rsidRDefault="00B42D70">
            <w:pPr>
              <w:pBdr>
                <w:top w:val="nil"/>
                <w:left w:val="nil"/>
                <w:bottom w:val="nil"/>
                <w:right w:val="nil"/>
              </w:pBdr>
            </w:pPr>
            <w:r>
              <w:rPr>
                <w:rFonts w:eastAsia="Arial" w:cs="Arial"/>
                <w:color w:val="000000"/>
                <w:sz w:val="20"/>
              </w:rPr>
              <w:t xml:space="preserve">The system shall be configured with webservice logic using which when the record is in below pending translation states and a new translation is initiated,  the previous pending translation requests for record shall get automatically cancelled  before new translation request is initiated. </w:t>
            </w:r>
          </w:p>
          <w:p w14:paraId="2D6C162A" w14:textId="77777777" w:rsidR="004613D1" w:rsidRDefault="00B42D70">
            <w:pPr>
              <w:numPr>
                <w:ilvl w:val="0"/>
                <w:numId w:val="26"/>
              </w:numPr>
              <w:pBdr>
                <w:top w:val="nil"/>
                <w:left w:val="nil"/>
                <w:bottom w:val="nil"/>
                <w:right w:val="nil"/>
              </w:pBdr>
            </w:pPr>
            <w:r>
              <w:rPr>
                <w:rFonts w:eastAsia="Arial" w:cs="Arial"/>
                <w:color w:val="000000"/>
                <w:sz w:val="20"/>
              </w:rPr>
              <w:t>Opened – Pending Translation</w:t>
            </w:r>
          </w:p>
          <w:p w14:paraId="2D6C162B" w14:textId="77777777" w:rsidR="004613D1" w:rsidRDefault="00B42D70">
            <w:pPr>
              <w:numPr>
                <w:ilvl w:val="0"/>
                <w:numId w:val="26"/>
              </w:numPr>
              <w:pBdr>
                <w:top w:val="nil"/>
                <w:left w:val="nil"/>
                <w:bottom w:val="nil"/>
                <w:right w:val="nil"/>
              </w:pBdr>
            </w:pPr>
            <w:r>
              <w:rPr>
                <w:rFonts w:eastAsia="Arial" w:cs="Arial"/>
                <w:color w:val="000000"/>
                <w:sz w:val="20"/>
              </w:rPr>
              <w:t xml:space="preserve">Evaluation – Pending Translation </w:t>
            </w:r>
          </w:p>
          <w:p w14:paraId="2D6C162C" w14:textId="77777777" w:rsidR="004613D1" w:rsidRDefault="00B42D70">
            <w:pPr>
              <w:numPr>
                <w:ilvl w:val="0"/>
                <w:numId w:val="26"/>
              </w:numPr>
              <w:pBdr>
                <w:top w:val="nil"/>
                <w:left w:val="nil"/>
                <w:bottom w:val="nil"/>
                <w:right w:val="nil"/>
              </w:pBdr>
            </w:pPr>
            <w:r>
              <w:rPr>
                <w:rFonts w:eastAsia="Arial" w:cs="Arial"/>
                <w:color w:val="000000"/>
                <w:sz w:val="20"/>
              </w:rPr>
              <w:t xml:space="preserve">Investigation – Pending Translation </w:t>
            </w:r>
          </w:p>
          <w:p w14:paraId="2D6C162D" w14:textId="77777777" w:rsidR="004613D1" w:rsidRDefault="00B42D70">
            <w:pPr>
              <w:numPr>
                <w:ilvl w:val="0"/>
                <w:numId w:val="26"/>
              </w:numPr>
              <w:pBdr>
                <w:top w:val="nil"/>
                <w:left w:val="nil"/>
                <w:bottom w:val="nil"/>
                <w:right w:val="nil"/>
              </w:pBdr>
            </w:pPr>
            <w:r>
              <w:rPr>
                <w:rFonts w:eastAsia="Arial" w:cs="Arial"/>
                <w:color w:val="000000"/>
                <w:sz w:val="20"/>
              </w:rPr>
              <w:t xml:space="preserve">Summary – Pending Translation </w:t>
            </w:r>
          </w:p>
          <w:p w14:paraId="2D6C162E" w14:textId="77777777" w:rsidR="004613D1" w:rsidRDefault="00B42D70">
            <w:pPr>
              <w:numPr>
                <w:ilvl w:val="0"/>
                <w:numId w:val="26"/>
              </w:numPr>
              <w:pBdr>
                <w:top w:val="nil"/>
                <w:left w:val="nil"/>
                <w:bottom w:val="nil"/>
                <w:right w:val="nil"/>
              </w:pBdr>
            </w:pPr>
            <w:r>
              <w:rPr>
                <w:rFonts w:eastAsia="Arial" w:cs="Arial"/>
                <w:color w:val="000000"/>
                <w:sz w:val="20"/>
              </w:rPr>
              <w:t xml:space="preserve">Closure – Pending Translation </w:t>
            </w:r>
          </w:p>
          <w:p w14:paraId="2D6C162F" w14:textId="77777777" w:rsidR="004613D1" w:rsidRDefault="00B42D70">
            <w:pPr>
              <w:numPr>
                <w:ilvl w:val="0"/>
                <w:numId w:val="26"/>
              </w:numPr>
              <w:pBdr>
                <w:top w:val="nil"/>
                <w:left w:val="nil"/>
                <w:bottom w:val="nil"/>
                <w:right w:val="nil"/>
              </w:pBdr>
            </w:pPr>
            <w:r>
              <w:rPr>
                <w:rFonts w:eastAsia="Arial" w:cs="Arial"/>
                <w:color w:val="000000"/>
                <w:sz w:val="20"/>
              </w:rPr>
              <w:t xml:space="preserve">No Further Inv. – Pending Translation </w:t>
            </w:r>
          </w:p>
          <w:p w14:paraId="2D6C1630" w14:textId="77777777" w:rsidR="004613D1" w:rsidRDefault="00B42D70">
            <w:pPr>
              <w:numPr>
                <w:ilvl w:val="0"/>
                <w:numId w:val="26"/>
              </w:numPr>
              <w:pBdr>
                <w:top w:val="nil"/>
                <w:left w:val="nil"/>
                <w:bottom w:val="nil"/>
                <w:right w:val="nil"/>
              </w:pBdr>
            </w:pPr>
            <w:r>
              <w:rPr>
                <w:rFonts w:eastAsia="Arial" w:cs="Arial"/>
                <w:color w:val="000000"/>
                <w:sz w:val="20"/>
              </w:rPr>
              <w:t>Closed – Done Pending Translation</w:t>
            </w:r>
          </w:p>
          <w:p w14:paraId="2D6C1631" w14:textId="77777777" w:rsidR="004613D1" w:rsidRDefault="00B42D70">
            <w:pPr>
              <w:numPr>
                <w:ilvl w:val="0"/>
                <w:numId w:val="26"/>
              </w:numPr>
              <w:pBdr>
                <w:top w:val="nil"/>
                <w:left w:val="nil"/>
                <w:bottom w:val="nil"/>
                <w:right w:val="nil"/>
              </w:pBdr>
            </w:pPr>
            <w:r>
              <w:rPr>
                <w:rFonts w:eastAsia="Arial" w:cs="Arial"/>
                <w:color w:val="000000"/>
                <w:sz w:val="20"/>
              </w:rPr>
              <w:t>Non-Complaint – Pending Translation</w:t>
            </w:r>
          </w:p>
          <w:p w14:paraId="2D6C1632" w14:textId="77777777" w:rsidR="004613D1" w:rsidRDefault="00B42D70">
            <w:pPr>
              <w:numPr>
                <w:ilvl w:val="0"/>
                <w:numId w:val="26"/>
              </w:numPr>
              <w:pBdr>
                <w:top w:val="nil"/>
                <w:left w:val="nil"/>
                <w:bottom w:val="nil"/>
                <w:right w:val="nil"/>
              </w:pBdr>
            </w:pPr>
            <w:r>
              <w:rPr>
                <w:rFonts w:eastAsia="Arial" w:cs="Arial"/>
                <w:color w:val="000000"/>
                <w:sz w:val="20"/>
              </w:rPr>
              <w:t>SQN Creation – Pending Translation</w:t>
            </w:r>
          </w:p>
          <w:p w14:paraId="2D6C1633" w14:textId="77777777" w:rsidR="004613D1" w:rsidRDefault="00B42D70">
            <w:pPr>
              <w:numPr>
                <w:ilvl w:val="0"/>
                <w:numId w:val="26"/>
              </w:numPr>
              <w:pBdr>
                <w:top w:val="nil"/>
                <w:left w:val="nil"/>
                <w:bottom w:val="nil"/>
                <w:right w:val="nil"/>
              </w:pBdr>
            </w:pPr>
            <w:r>
              <w:rPr>
                <w:rFonts w:eastAsia="Arial" w:cs="Arial"/>
                <w:color w:val="000000"/>
                <w:sz w:val="20"/>
              </w:rPr>
              <w:t>3rd Party ACK – Pending Translation</w:t>
            </w:r>
          </w:p>
          <w:p w14:paraId="2D6C1634" w14:textId="77777777" w:rsidR="004613D1" w:rsidRDefault="00B42D70">
            <w:pPr>
              <w:numPr>
                <w:ilvl w:val="0"/>
                <w:numId w:val="26"/>
              </w:numPr>
              <w:pBdr>
                <w:top w:val="nil"/>
                <w:left w:val="nil"/>
                <w:bottom w:val="nil"/>
                <w:right w:val="nil"/>
              </w:pBdr>
            </w:pPr>
            <w:r>
              <w:rPr>
                <w:rFonts w:eastAsia="Arial" w:cs="Arial"/>
                <w:color w:val="000000"/>
                <w:sz w:val="20"/>
              </w:rPr>
              <w:t>Non Philips Med.Dev.– Pending Translation</w:t>
            </w:r>
          </w:p>
          <w:p w14:paraId="2D6C1635" w14:textId="77777777" w:rsidR="004613D1" w:rsidRDefault="00B42D70">
            <w:pPr>
              <w:pBdr>
                <w:top w:val="nil"/>
                <w:left w:val="nil"/>
                <w:bottom w:val="nil"/>
                <w:right w:val="nil"/>
              </w:pBdr>
            </w:pPr>
            <w:r>
              <w:rPr>
                <w:rFonts w:eastAsia="Arial" w:cs="Arial"/>
                <w:color w:val="000000"/>
                <w:sz w:val="20"/>
              </w:rPr>
              <w:t> </w:t>
            </w:r>
          </w:p>
          <w:p w14:paraId="2D6C1636" w14:textId="77777777" w:rsidR="004613D1" w:rsidRDefault="00B42D70">
            <w:pPr>
              <w:pBdr>
                <w:top w:val="nil"/>
                <w:left w:val="nil"/>
                <w:bottom w:val="nil"/>
                <w:right w:val="nil"/>
              </w:pBdr>
            </w:pPr>
            <w:r>
              <w:rPr>
                <w:rFonts w:eastAsia="Arial" w:cs="Arial"/>
                <w:color w:val="000000"/>
                <w:sz w:val="20"/>
              </w:rPr>
              <w:t>Refer Interface specification section ‘Translation Interface’ section 7.6.4</w:t>
            </w:r>
            <w:r>
              <w:rPr>
                <w:rFonts w:eastAsia="Arial" w:cs="Arial"/>
                <w:color w:val="000000"/>
                <w:sz w:val="20"/>
              </w:rPr>
              <w:tab/>
              <w:t>Functionality – Scenario6</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046"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637"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047"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38" w14:textId="77777777" w:rsidR="004613D1" w:rsidRDefault="00B42D70">
            <w:pPr>
              <w:pBdr>
                <w:top w:val="nil"/>
                <w:left w:val="nil"/>
                <w:bottom w:val="nil"/>
                <w:right w:val="nil"/>
              </w:pBdr>
            </w:pPr>
            <w:r>
              <w:rPr>
                <w:rFonts w:eastAsia="Arial" w:cs="Arial"/>
                <w:color w:val="000000"/>
                <w:sz w:val="20"/>
              </w:rPr>
              <w:t>FRS-CH-INT-TRA-003-005</w:t>
            </w:r>
          </w:p>
        </w:tc>
      </w:tr>
      <w:tr w:rsidR="004613D1" w14:paraId="2D6C1642" w14:textId="77777777" w:rsidTr="00063F5F">
        <w:trPr>
          <w:trHeight w:val="304"/>
          <w:trPrChange w:id="1048"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049"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3A" w14:textId="77777777" w:rsidR="004613D1" w:rsidRDefault="00B42D70">
            <w:pPr>
              <w:pBdr>
                <w:top w:val="nil"/>
                <w:left w:val="nil"/>
                <w:bottom w:val="nil"/>
                <w:right w:val="nil"/>
              </w:pBdr>
            </w:pPr>
            <w:commentRangeStart w:id="1050"/>
            <w:r>
              <w:rPr>
                <w:rFonts w:eastAsia="Arial" w:cs="Arial"/>
                <w:color w:val="000000"/>
                <w:sz w:val="20"/>
              </w:rPr>
              <w:t>DS-CH-IS-WS-034</w:t>
            </w:r>
            <w:commentRangeEnd w:id="1050"/>
            <w:r w:rsidR="00A56E9E">
              <w:rPr>
                <w:rStyle w:val="CommentReference"/>
                <w:sz w:val="18"/>
                <w:szCs w:val="24"/>
              </w:rPr>
              <w:commentReference w:id="1050"/>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051"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63B" w14:textId="77777777" w:rsidR="004613D1" w:rsidRDefault="00B42D70">
            <w:pPr>
              <w:pBdr>
                <w:top w:val="nil"/>
                <w:left w:val="nil"/>
                <w:bottom w:val="nil"/>
                <w:right w:val="nil"/>
              </w:pBdr>
            </w:pPr>
            <w:r>
              <w:rPr>
                <w:rFonts w:eastAsia="Arial" w:cs="Arial"/>
                <w:color w:val="000000"/>
                <w:sz w:val="20"/>
              </w:rPr>
              <w:t>The system shall be configured to run the PR Creation interface with multi-threaded/concurrent execution for the records originated from Service Cloud.</w:t>
            </w:r>
          </w:p>
          <w:p w14:paraId="2D6C163C" w14:textId="77777777" w:rsidR="004613D1" w:rsidRDefault="00B42D70">
            <w:pPr>
              <w:pBdr>
                <w:top w:val="nil"/>
                <w:left w:val="nil"/>
                <w:bottom w:val="nil"/>
                <w:right w:val="nil"/>
              </w:pBdr>
            </w:pPr>
            <w:r>
              <w:rPr>
                <w:rFonts w:eastAsia="Arial" w:cs="Arial"/>
                <w:color w:val="000000"/>
                <w:sz w:val="20"/>
              </w:rPr>
              <w:t> </w:t>
            </w:r>
          </w:p>
          <w:p w14:paraId="2D6C163D" w14:textId="77777777" w:rsidR="004613D1" w:rsidRDefault="00B42D70">
            <w:pPr>
              <w:pBdr>
                <w:top w:val="nil"/>
                <w:left w:val="nil"/>
                <w:bottom w:val="nil"/>
                <w:right w:val="nil"/>
              </w:pBdr>
            </w:pPr>
            <w:r>
              <w:rPr>
                <w:rFonts w:eastAsia="Arial" w:cs="Arial"/>
                <w:color w:val="000000"/>
                <w:sz w:val="20"/>
              </w:rPr>
              <w:t xml:space="preserve">Refer QCM TW_CH_DS_Interface_Spec </w:t>
            </w:r>
          </w:p>
          <w:p w14:paraId="2D6C163E" w14:textId="77777777" w:rsidR="004613D1" w:rsidRDefault="00B42D70">
            <w:pPr>
              <w:pBdr>
                <w:top w:val="nil"/>
                <w:left w:val="nil"/>
                <w:bottom w:val="nil"/>
                <w:right w:val="nil"/>
              </w:pBdr>
            </w:pPr>
            <w:r>
              <w:rPr>
                <w:rFonts w:eastAsia="Arial" w:cs="Arial"/>
                <w:color w:val="000000"/>
                <w:sz w:val="20"/>
              </w:rPr>
              <w:t>Section ‘7.5.4.1</w:t>
            </w:r>
            <w:r>
              <w:rPr>
                <w:rFonts w:eastAsia="Arial" w:cs="Arial"/>
                <w:color w:val="000000"/>
                <w:sz w:val="20"/>
              </w:rPr>
              <w:tab/>
              <w:t>Interface for case data from OneEMS/ServiceMax to TrackWise’</w:t>
            </w:r>
          </w:p>
          <w:p w14:paraId="2D6C163F" w14:textId="77777777" w:rsidR="004613D1" w:rsidRDefault="00B42D70">
            <w:pPr>
              <w:pBdr>
                <w:top w:val="nil"/>
                <w:left w:val="nil"/>
                <w:bottom w:val="nil"/>
                <w:right w:val="nil"/>
              </w:pBdr>
            </w:pPr>
            <w:r>
              <w:rPr>
                <w:rFonts w:eastAsia="Arial" w:cs="Arial"/>
                <w:color w:val="000000"/>
                <w:sz w:val="20"/>
              </w:rPr>
              <w:t>Section 9.1.5.1</w:t>
            </w:r>
            <w:r>
              <w:rPr>
                <w:rFonts w:eastAsia="Arial" w:cs="Arial"/>
                <w:color w:val="000000"/>
                <w:sz w:val="20"/>
              </w:rPr>
              <w:tab/>
              <w:t>Interface for case data from XcellentCare to TrackWise</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052"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640" w14:textId="77777777" w:rsidR="004613D1" w:rsidRDefault="00B42D70">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053"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41" w14:textId="77777777" w:rsidR="004613D1" w:rsidRDefault="00B42D70">
            <w:pPr>
              <w:pBdr>
                <w:top w:val="nil"/>
                <w:left w:val="nil"/>
                <w:bottom w:val="nil"/>
                <w:right w:val="nil"/>
              </w:pBdr>
            </w:pPr>
            <w:r>
              <w:rPr>
                <w:rFonts w:eastAsia="Arial" w:cs="Arial"/>
                <w:color w:val="000000"/>
                <w:sz w:val="20"/>
              </w:rPr>
              <w:t>FRS-CH-INT-16.2.8.1-01-05, FRS-CH-INT-OES-001-002, FRS-CH-INT-XCR-001-002</w:t>
            </w:r>
          </w:p>
        </w:tc>
      </w:tr>
      <w:tr w:rsidR="004613D1" w14:paraId="2D6C164B" w14:textId="77777777" w:rsidTr="00063F5F">
        <w:trPr>
          <w:trHeight w:val="304"/>
          <w:trPrChange w:id="1054"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055"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43" w14:textId="77777777" w:rsidR="004613D1" w:rsidRDefault="00B42D70">
            <w:pPr>
              <w:pBdr>
                <w:top w:val="nil"/>
                <w:left w:val="nil"/>
                <w:bottom w:val="nil"/>
                <w:right w:val="nil"/>
              </w:pBdr>
            </w:pPr>
            <w:r>
              <w:rPr>
                <w:rFonts w:eastAsia="Arial" w:cs="Arial"/>
                <w:color w:val="000000"/>
                <w:sz w:val="20"/>
              </w:rPr>
              <w:lastRenderedPageBreak/>
              <w:t>DS-CH-IS-WS-035</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056"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644" w14:textId="77777777" w:rsidR="004613D1" w:rsidRDefault="00B42D70">
            <w:pPr>
              <w:pBdr>
                <w:top w:val="nil"/>
                <w:left w:val="nil"/>
                <w:bottom w:val="nil"/>
                <w:right w:val="nil"/>
              </w:pBdr>
            </w:pPr>
            <w:r>
              <w:rPr>
                <w:rFonts w:eastAsia="Arial" w:cs="Arial"/>
                <w:color w:val="000000"/>
                <w:sz w:val="20"/>
              </w:rPr>
              <w:t>The system shall be configured to run the PR Update Interface with multi-threaded/concurrent execution for the records originated from Service Cloud.</w:t>
            </w:r>
          </w:p>
          <w:p w14:paraId="2D6C1645" w14:textId="77777777" w:rsidR="004613D1" w:rsidRDefault="00B42D70">
            <w:pPr>
              <w:pBdr>
                <w:top w:val="nil"/>
                <w:left w:val="nil"/>
                <w:bottom w:val="nil"/>
                <w:right w:val="nil"/>
              </w:pBdr>
            </w:pPr>
            <w:r>
              <w:rPr>
                <w:rFonts w:eastAsia="Arial" w:cs="Arial"/>
                <w:color w:val="000000"/>
                <w:sz w:val="20"/>
              </w:rPr>
              <w:t> </w:t>
            </w:r>
          </w:p>
          <w:p w14:paraId="2D6C1646" w14:textId="77777777" w:rsidR="004613D1" w:rsidRDefault="00B42D70">
            <w:pPr>
              <w:pBdr>
                <w:top w:val="nil"/>
                <w:left w:val="nil"/>
                <w:bottom w:val="nil"/>
                <w:right w:val="nil"/>
              </w:pBdr>
            </w:pPr>
            <w:r>
              <w:rPr>
                <w:rFonts w:eastAsia="Arial" w:cs="Arial"/>
                <w:color w:val="000000"/>
                <w:sz w:val="20"/>
              </w:rPr>
              <w:t xml:space="preserve">Refer QCM TW_CH_DS_Interface_Spec </w:t>
            </w:r>
          </w:p>
          <w:p w14:paraId="2D6C1647" w14:textId="77777777" w:rsidR="004613D1" w:rsidRDefault="00B42D70">
            <w:pPr>
              <w:pBdr>
                <w:top w:val="nil"/>
                <w:left w:val="nil"/>
                <w:bottom w:val="nil"/>
                <w:right w:val="nil"/>
              </w:pBdr>
            </w:pPr>
            <w:r>
              <w:rPr>
                <w:rFonts w:eastAsia="Arial" w:cs="Arial"/>
                <w:color w:val="000000"/>
                <w:sz w:val="20"/>
              </w:rPr>
              <w:t>Section ‘7.5.4.1</w:t>
            </w:r>
            <w:r>
              <w:rPr>
                <w:rFonts w:eastAsia="Arial" w:cs="Arial"/>
                <w:color w:val="000000"/>
                <w:sz w:val="20"/>
              </w:rPr>
              <w:tab/>
              <w:t>Interface for case data from OneEMS/ServiceMax to TrackWise’</w:t>
            </w:r>
          </w:p>
          <w:p w14:paraId="2D6C1648" w14:textId="77777777" w:rsidR="004613D1" w:rsidRDefault="00B42D70">
            <w:pPr>
              <w:pBdr>
                <w:top w:val="nil"/>
                <w:left w:val="nil"/>
                <w:bottom w:val="nil"/>
                <w:right w:val="nil"/>
              </w:pBdr>
            </w:pPr>
            <w:r>
              <w:rPr>
                <w:rFonts w:eastAsia="Arial" w:cs="Arial"/>
                <w:color w:val="000000"/>
                <w:sz w:val="20"/>
              </w:rPr>
              <w:t>Section 9.1.5.1</w:t>
            </w:r>
            <w:r>
              <w:rPr>
                <w:rFonts w:eastAsia="Arial" w:cs="Arial"/>
                <w:color w:val="000000"/>
                <w:sz w:val="20"/>
              </w:rPr>
              <w:tab/>
              <w:t>Interface for case data from XcellentCare to TrackWise</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057"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649" w14:textId="77777777" w:rsidR="004613D1" w:rsidRDefault="00B42D70">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058"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4A" w14:textId="77777777" w:rsidR="004613D1" w:rsidRDefault="00B42D70">
            <w:pPr>
              <w:pBdr>
                <w:top w:val="nil"/>
                <w:left w:val="nil"/>
                <w:bottom w:val="nil"/>
                <w:right w:val="nil"/>
              </w:pBdr>
              <w:rPr>
                <w:rFonts w:eastAsia="Arial" w:cs="Arial"/>
                <w:color w:val="000000"/>
                <w:sz w:val="20"/>
                <w:szCs w:val="20"/>
              </w:rPr>
            </w:pPr>
            <w:r>
              <w:rPr>
                <w:rFonts w:eastAsia="Arial" w:cs="Arial"/>
                <w:color w:val="000000"/>
                <w:sz w:val="20"/>
              </w:rPr>
              <w:t>FRS-CH-INT-16.2.8.1-02-06,FRS-CH-INT-OES-005-002,FRS-CH-INT-XCR-004-002</w:t>
            </w:r>
          </w:p>
        </w:tc>
      </w:tr>
      <w:tr w:rsidR="004613D1" w14:paraId="2D6C1652" w14:textId="77777777" w:rsidTr="00063F5F">
        <w:trPr>
          <w:trHeight w:val="304"/>
          <w:trPrChange w:id="1059"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060"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4C" w14:textId="77777777" w:rsidR="004613D1" w:rsidRDefault="00B42D70">
            <w:pPr>
              <w:pBdr>
                <w:top w:val="nil"/>
                <w:left w:val="nil"/>
                <w:bottom w:val="nil"/>
                <w:right w:val="nil"/>
              </w:pBdr>
            </w:pPr>
            <w:r>
              <w:rPr>
                <w:rFonts w:eastAsia="Arial" w:cs="Arial"/>
                <w:color w:val="000000"/>
                <w:sz w:val="20"/>
              </w:rPr>
              <w:t>DS-CH-IS-WS-036</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061"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64D" w14:textId="77777777" w:rsidR="004613D1" w:rsidRDefault="00B42D70">
            <w:pPr>
              <w:pBdr>
                <w:top w:val="nil"/>
                <w:left w:val="nil"/>
                <w:bottom w:val="nil"/>
                <w:right w:val="nil"/>
              </w:pBdr>
              <w:jc w:val="both"/>
            </w:pPr>
            <w:r>
              <w:rPr>
                <w:rFonts w:eastAsia="Arial" w:cs="Arial"/>
                <w:color w:val="000000"/>
                <w:sz w:val="20"/>
              </w:rPr>
              <w:t>The system shall be configured with Translated Response processing logic when the translated response exceeds the max character length</w:t>
            </w:r>
          </w:p>
          <w:p w14:paraId="2D6C164E" w14:textId="77777777" w:rsidR="004613D1" w:rsidRDefault="00B42D70">
            <w:pPr>
              <w:pBdr>
                <w:top w:val="nil"/>
                <w:left w:val="nil"/>
                <w:bottom w:val="nil"/>
                <w:right w:val="nil"/>
              </w:pBdr>
              <w:jc w:val="both"/>
            </w:pPr>
            <w:r>
              <w:rPr>
                <w:rFonts w:eastAsia="Arial" w:cs="Arial"/>
                <w:color w:val="000000"/>
                <w:sz w:val="20"/>
              </w:rPr>
              <w:t> </w:t>
            </w:r>
          </w:p>
          <w:p w14:paraId="2D6C164F" w14:textId="77777777" w:rsidR="004613D1" w:rsidRDefault="00B42D70">
            <w:pPr>
              <w:pBdr>
                <w:top w:val="nil"/>
                <w:left w:val="nil"/>
                <w:bottom w:val="nil"/>
                <w:right w:val="nil"/>
              </w:pBdr>
            </w:pPr>
            <w:r>
              <w:rPr>
                <w:rFonts w:eastAsia="Arial" w:cs="Arial"/>
                <w:color w:val="000000"/>
                <w:sz w:val="20"/>
              </w:rPr>
              <w:t>Refer 7.6.4.16</w:t>
            </w:r>
            <w:r>
              <w:rPr>
                <w:rFonts w:eastAsia="Arial" w:cs="Arial"/>
                <w:color w:val="000000"/>
                <w:sz w:val="20"/>
              </w:rPr>
              <w:tab/>
              <w:t>Translated Response processing logic from QCM TW_CH_DS_Interface_Spec</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062"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650"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063"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51" w14:textId="77777777" w:rsidR="004613D1" w:rsidRDefault="00B42D70">
            <w:pPr>
              <w:pBdr>
                <w:top w:val="nil"/>
                <w:left w:val="nil"/>
                <w:bottom w:val="nil"/>
                <w:right w:val="nil"/>
              </w:pBdr>
            </w:pPr>
            <w:r>
              <w:rPr>
                <w:rFonts w:eastAsia="Arial" w:cs="Arial"/>
                <w:color w:val="000000"/>
                <w:sz w:val="20"/>
              </w:rPr>
              <w:t>FRS-CH-INT-TRA-015-01, FRS-CH-INT-TRA-015-03</w:t>
            </w:r>
          </w:p>
        </w:tc>
      </w:tr>
      <w:tr w:rsidR="004613D1" w14:paraId="2D6C165A" w14:textId="77777777" w:rsidTr="00063F5F">
        <w:trPr>
          <w:trHeight w:val="304"/>
          <w:trPrChange w:id="1064"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065"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53" w14:textId="77777777" w:rsidR="004613D1" w:rsidRDefault="00B42D70">
            <w:pPr>
              <w:pBdr>
                <w:top w:val="nil"/>
                <w:left w:val="nil"/>
                <w:bottom w:val="nil"/>
                <w:right w:val="nil"/>
              </w:pBdr>
            </w:pPr>
            <w:r>
              <w:rPr>
                <w:rFonts w:eastAsia="Arial" w:cs="Arial"/>
                <w:color w:val="000000"/>
                <w:sz w:val="20"/>
              </w:rPr>
              <w:t>DS-CH-IS-WS-037</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066"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654" w14:textId="77777777" w:rsidR="004613D1" w:rsidRDefault="00B42D70">
            <w:pPr>
              <w:pBdr>
                <w:top w:val="nil"/>
                <w:left w:val="nil"/>
                <w:bottom w:val="nil"/>
                <w:right w:val="nil"/>
              </w:pBdr>
            </w:pPr>
            <w:r>
              <w:rPr>
                <w:rFonts w:eastAsia="Arial" w:cs="Arial"/>
                <w:color w:val="000000"/>
                <w:sz w:val="20"/>
              </w:rPr>
              <w:t>The system shall be configured with logic built to identify if the record is copied complaint or not before sending it for translation.</w:t>
            </w:r>
          </w:p>
          <w:p w14:paraId="2D6C1655" w14:textId="77777777" w:rsidR="004613D1" w:rsidRDefault="00B42D70">
            <w:pPr>
              <w:pBdr>
                <w:top w:val="nil"/>
                <w:left w:val="nil"/>
                <w:bottom w:val="nil"/>
                <w:right w:val="nil"/>
              </w:pBdr>
            </w:pPr>
            <w:r>
              <w:rPr>
                <w:rFonts w:eastAsia="Arial" w:cs="Arial"/>
                <w:color w:val="000000"/>
                <w:sz w:val="20"/>
              </w:rPr>
              <w:t> </w:t>
            </w:r>
          </w:p>
          <w:p w14:paraId="2D6C1656" w14:textId="77777777" w:rsidR="004613D1" w:rsidRDefault="00B42D70">
            <w:pPr>
              <w:pBdr>
                <w:top w:val="nil"/>
                <w:left w:val="nil"/>
                <w:bottom w:val="nil"/>
                <w:right w:val="nil"/>
              </w:pBdr>
            </w:pPr>
            <w:r>
              <w:rPr>
                <w:rFonts w:eastAsia="Arial" w:cs="Arial"/>
                <w:color w:val="000000"/>
                <w:sz w:val="20"/>
              </w:rPr>
              <w:t>Refer QCM TW_CH_DS_Interface_Spec</w:t>
            </w:r>
          </w:p>
          <w:p w14:paraId="2D6C1657" w14:textId="77777777" w:rsidR="004613D1" w:rsidRDefault="00B42D70">
            <w:pPr>
              <w:pBdr>
                <w:top w:val="nil"/>
                <w:left w:val="nil"/>
                <w:bottom w:val="nil"/>
                <w:right w:val="nil"/>
              </w:pBdr>
              <w:jc w:val="both"/>
            </w:pPr>
            <w:r>
              <w:rPr>
                <w:rFonts w:eastAsia="Arial" w:cs="Arial"/>
                <w:color w:val="000000"/>
                <w:sz w:val="20"/>
              </w:rPr>
              <w:t>7.6.4.1</w:t>
            </w:r>
            <w:r>
              <w:rPr>
                <w:rFonts w:eastAsia="Arial" w:cs="Arial"/>
                <w:color w:val="000000"/>
                <w:sz w:val="20"/>
              </w:rPr>
              <w:tab/>
              <w:t xml:space="preserve">Inserting a translation request in Staging table (TRANSLATION_INFO)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067"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658"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068"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59" w14:textId="77777777" w:rsidR="004613D1" w:rsidRDefault="00B42D70">
            <w:pPr>
              <w:pBdr>
                <w:top w:val="nil"/>
                <w:left w:val="nil"/>
                <w:bottom w:val="nil"/>
                <w:right w:val="nil"/>
              </w:pBdr>
            </w:pPr>
            <w:r>
              <w:rPr>
                <w:rFonts w:eastAsia="Arial" w:cs="Arial"/>
                <w:color w:val="000000"/>
                <w:sz w:val="20"/>
              </w:rPr>
              <w:t>FRS-CH-INT-TRA-014-01, FRS-CH-INT-TRA-014-02</w:t>
            </w:r>
          </w:p>
        </w:tc>
      </w:tr>
      <w:tr w:rsidR="004613D1" w14:paraId="2D6C165F" w14:textId="77777777" w:rsidTr="00063F5F">
        <w:trPr>
          <w:trHeight w:val="304"/>
          <w:trPrChange w:id="1069"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070"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5B" w14:textId="77777777" w:rsidR="004613D1" w:rsidRDefault="00B42D70">
            <w:pPr>
              <w:pBdr>
                <w:top w:val="nil"/>
                <w:left w:val="nil"/>
                <w:bottom w:val="nil"/>
                <w:right w:val="nil"/>
              </w:pBdr>
            </w:pPr>
            <w:r>
              <w:rPr>
                <w:rFonts w:eastAsia="Arial" w:cs="Arial"/>
                <w:color w:val="000000"/>
                <w:sz w:val="20"/>
              </w:rPr>
              <w:t>DS-CH-IS-WS-038</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071"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65C" w14:textId="77777777" w:rsidR="004613D1" w:rsidRDefault="00B42D70">
            <w:pPr>
              <w:pBdr>
                <w:top w:val="nil"/>
                <w:left w:val="nil"/>
                <w:bottom w:val="nil"/>
                <w:right w:val="nil"/>
              </w:pBdr>
            </w:pPr>
            <w:r>
              <w:rPr>
                <w:rFonts w:eastAsia="Arial" w:cs="Arial"/>
                <w:color w:val="000000"/>
                <w:sz w:val="20"/>
              </w:rPr>
              <w:t>The system shall overwrite the data in the flex field ‘'Translation Interface Notes' when the new translation response is processed.</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072"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65D"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073"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5E" w14:textId="77777777" w:rsidR="004613D1" w:rsidRDefault="00B42D70">
            <w:pPr>
              <w:pBdr>
                <w:top w:val="nil"/>
                <w:left w:val="nil"/>
                <w:bottom w:val="nil"/>
                <w:right w:val="nil"/>
              </w:pBdr>
            </w:pPr>
            <w:r>
              <w:rPr>
                <w:rFonts w:eastAsia="Arial" w:cs="Arial"/>
                <w:color w:val="000000"/>
                <w:sz w:val="20"/>
              </w:rPr>
              <w:t>FRS-CH-INT-TRA-015-04</w:t>
            </w:r>
          </w:p>
        </w:tc>
      </w:tr>
      <w:tr w:rsidR="004613D1" w14:paraId="2D6C1666" w14:textId="77777777" w:rsidTr="00063F5F">
        <w:trPr>
          <w:trHeight w:val="304"/>
          <w:trPrChange w:id="1074"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075"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60" w14:textId="77777777" w:rsidR="004613D1" w:rsidRDefault="00B42D70">
            <w:pPr>
              <w:pBdr>
                <w:top w:val="nil"/>
                <w:left w:val="nil"/>
                <w:bottom w:val="nil"/>
                <w:right w:val="nil"/>
              </w:pBdr>
            </w:pPr>
            <w:r>
              <w:rPr>
                <w:rFonts w:eastAsia="Arial" w:cs="Arial"/>
                <w:color w:val="000000"/>
                <w:sz w:val="20"/>
              </w:rPr>
              <w:t>DS-CH-IS-WS-039</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076"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661" w14:textId="77777777" w:rsidR="004613D1" w:rsidRDefault="00B42D70">
            <w:pPr>
              <w:pBdr>
                <w:top w:val="nil"/>
                <w:left w:val="nil"/>
                <w:bottom w:val="nil"/>
                <w:right w:val="nil"/>
              </w:pBdr>
            </w:pPr>
            <w:r>
              <w:rPr>
                <w:rFonts w:eastAsia="Arial" w:cs="Arial"/>
                <w:color w:val="000000"/>
                <w:sz w:val="20"/>
              </w:rPr>
              <w:t>The system shall post ‘Translation Request Failure' activity in Audit Trail if ‘send for translation’ request fails when ‘Send For Translation’ activity is performed.</w:t>
            </w:r>
          </w:p>
          <w:p w14:paraId="2D6C1662" w14:textId="77777777" w:rsidR="004613D1" w:rsidRDefault="00B42D70">
            <w:pPr>
              <w:pBdr>
                <w:top w:val="nil"/>
                <w:left w:val="nil"/>
                <w:bottom w:val="nil"/>
                <w:right w:val="nil"/>
              </w:pBdr>
            </w:pPr>
            <w:r>
              <w:rPr>
                <w:rFonts w:eastAsia="Arial" w:cs="Arial"/>
                <w:color w:val="000000"/>
                <w:sz w:val="20"/>
              </w:rPr>
              <w:t> </w:t>
            </w:r>
          </w:p>
          <w:p w14:paraId="2D6C1663" w14:textId="77777777" w:rsidR="004613D1" w:rsidRDefault="00B42D70">
            <w:pPr>
              <w:pBdr>
                <w:top w:val="nil"/>
                <w:left w:val="nil"/>
                <w:bottom w:val="nil"/>
                <w:right w:val="nil"/>
              </w:pBdr>
            </w:pPr>
            <w:r>
              <w:rPr>
                <w:rFonts w:eastAsia="Arial" w:cs="Arial"/>
                <w:color w:val="000000"/>
                <w:sz w:val="20"/>
              </w:rPr>
              <w:t>Refer section 7.6.4.1</w:t>
            </w:r>
            <w:r>
              <w:rPr>
                <w:rFonts w:eastAsia="Arial" w:cs="Arial"/>
                <w:color w:val="000000"/>
                <w:sz w:val="20"/>
              </w:rPr>
              <w:tab/>
              <w:t>Inserting a translation request in Staging table (TRANSLATION_INFO</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077"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664"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078"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65" w14:textId="77777777" w:rsidR="004613D1" w:rsidRDefault="00B42D70">
            <w:pPr>
              <w:pBdr>
                <w:top w:val="nil"/>
                <w:left w:val="nil"/>
                <w:bottom w:val="nil"/>
                <w:right w:val="nil"/>
              </w:pBdr>
            </w:pPr>
            <w:r>
              <w:rPr>
                <w:rFonts w:eastAsia="Arial" w:cs="Arial"/>
                <w:color w:val="000000"/>
                <w:sz w:val="20"/>
              </w:rPr>
              <w:t>FRS-CH-INT-TRA-016-01</w:t>
            </w:r>
          </w:p>
        </w:tc>
      </w:tr>
      <w:tr w:rsidR="004613D1" w14:paraId="2D6C166D" w14:textId="77777777" w:rsidTr="00063F5F">
        <w:trPr>
          <w:trHeight w:val="304"/>
          <w:trPrChange w:id="1079"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080"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67" w14:textId="77777777" w:rsidR="004613D1" w:rsidRDefault="00B42D70">
            <w:pPr>
              <w:pBdr>
                <w:top w:val="nil"/>
                <w:left w:val="nil"/>
                <w:bottom w:val="nil"/>
                <w:right w:val="nil"/>
              </w:pBdr>
            </w:pPr>
            <w:r>
              <w:rPr>
                <w:rFonts w:eastAsia="Arial" w:cs="Arial"/>
                <w:color w:val="000000"/>
                <w:sz w:val="20"/>
              </w:rPr>
              <w:t>DS-CH-IS-WS-040</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081"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668" w14:textId="77777777" w:rsidR="004613D1" w:rsidRDefault="00B42D70">
            <w:pPr>
              <w:pBdr>
                <w:top w:val="nil"/>
                <w:left w:val="nil"/>
                <w:bottom w:val="nil"/>
                <w:right w:val="nil"/>
              </w:pBdr>
            </w:pPr>
            <w:r>
              <w:rPr>
                <w:rFonts w:eastAsia="Arial" w:cs="Arial"/>
                <w:color w:val="000000"/>
                <w:sz w:val="20"/>
              </w:rPr>
              <w:t>The system shall be configured with admin query that will pick the records with predefined criteria and will perform Cancel Translation activity once Translation Request Failure’ activity posted</w:t>
            </w:r>
          </w:p>
          <w:p w14:paraId="2D6C1669" w14:textId="77777777" w:rsidR="004613D1" w:rsidRDefault="00B42D70">
            <w:pPr>
              <w:pBdr>
                <w:top w:val="nil"/>
                <w:left w:val="nil"/>
                <w:bottom w:val="nil"/>
                <w:right w:val="nil"/>
              </w:pBdr>
            </w:pPr>
            <w:r>
              <w:rPr>
                <w:rFonts w:eastAsia="Arial" w:cs="Arial"/>
                <w:color w:val="000000"/>
                <w:sz w:val="20"/>
              </w:rPr>
              <w:t> </w:t>
            </w:r>
          </w:p>
          <w:p w14:paraId="2D6C166A" w14:textId="77777777" w:rsidR="004613D1" w:rsidRDefault="00B42D70">
            <w:pPr>
              <w:pBdr>
                <w:top w:val="nil"/>
                <w:left w:val="nil"/>
                <w:bottom w:val="nil"/>
                <w:right w:val="nil"/>
              </w:pBdr>
            </w:pPr>
            <w:r>
              <w:rPr>
                <w:rFonts w:eastAsia="Arial" w:cs="Arial"/>
                <w:color w:val="000000"/>
                <w:sz w:val="20"/>
              </w:rPr>
              <w:t>Refer QCM TW_Complaint Handling_DesignSpec_Appendix – 4 Admin Query Details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082"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66B"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083"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6C" w14:textId="77777777" w:rsidR="004613D1" w:rsidRDefault="00B42D70">
            <w:pPr>
              <w:pBdr>
                <w:top w:val="nil"/>
                <w:left w:val="nil"/>
                <w:bottom w:val="nil"/>
                <w:right w:val="nil"/>
              </w:pBdr>
            </w:pPr>
            <w:r>
              <w:rPr>
                <w:rFonts w:eastAsia="Arial" w:cs="Arial"/>
                <w:color w:val="000000"/>
                <w:sz w:val="20"/>
              </w:rPr>
              <w:t>FRS-CH-INT-TRA-016-02</w:t>
            </w:r>
          </w:p>
        </w:tc>
      </w:tr>
      <w:tr w:rsidR="004613D1" w14:paraId="2D6C1674" w14:textId="77777777" w:rsidTr="00063F5F">
        <w:trPr>
          <w:trHeight w:val="304"/>
          <w:trPrChange w:id="1084"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085"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6E" w14:textId="77777777" w:rsidR="004613D1" w:rsidRDefault="00B42D70">
            <w:pPr>
              <w:pBdr>
                <w:top w:val="nil"/>
                <w:left w:val="nil"/>
                <w:bottom w:val="nil"/>
                <w:right w:val="nil"/>
              </w:pBdr>
            </w:pPr>
            <w:r>
              <w:rPr>
                <w:rFonts w:eastAsia="Arial" w:cs="Arial"/>
                <w:color w:val="000000"/>
                <w:sz w:val="20"/>
              </w:rPr>
              <w:t>DS-CH-IS-WS-041</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086"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66F" w14:textId="77777777" w:rsidR="004613D1" w:rsidRDefault="00B42D70">
            <w:pPr>
              <w:pBdr>
                <w:top w:val="nil"/>
                <w:left w:val="nil"/>
                <w:bottom w:val="nil"/>
                <w:right w:val="nil"/>
              </w:pBdr>
            </w:pPr>
            <w:r>
              <w:rPr>
                <w:rFonts w:eastAsia="Arial" w:cs="Arial"/>
                <w:color w:val="000000"/>
                <w:sz w:val="20"/>
              </w:rPr>
              <w:t>The system shall be configured with getTranslationDatafromTW that checks and performs the Translation Not Required activity with retry mechanism</w:t>
            </w:r>
          </w:p>
          <w:p w14:paraId="2D6C1670" w14:textId="77777777" w:rsidR="004613D1" w:rsidRDefault="00B42D70">
            <w:pPr>
              <w:pBdr>
                <w:top w:val="nil"/>
                <w:left w:val="nil"/>
                <w:bottom w:val="nil"/>
                <w:right w:val="nil"/>
              </w:pBdr>
            </w:pPr>
            <w:r>
              <w:rPr>
                <w:rFonts w:eastAsia="Arial" w:cs="Arial"/>
                <w:color w:val="000000"/>
                <w:sz w:val="20"/>
              </w:rPr>
              <w:t> </w:t>
            </w:r>
          </w:p>
          <w:p w14:paraId="2D6C1671" w14:textId="77777777" w:rsidR="004613D1" w:rsidRDefault="00B42D70">
            <w:pPr>
              <w:pBdr>
                <w:top w:val="nil"/>
                <w:left w:val="nil"/>
                <w:bottom w:val="nil"/>
                <w:right w:val="nil"/>
              </w:pBdr>
            </w:pPr>
            <w:r>
              <w:rPr>
                <w:rFonts w:eastAsia="Arial" w:cs="Arial"/>
                <w:color w:val="000000"/>
                <w:sz w:val="20"/>
              </w:rPr>
              <w:lastRenderedPageBreak/>
              <w:t>Refer section “7.6.4.1 Inserting a translation request in Staging table” from Interface specification</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087"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672" w14:textId="77777777" w:rsidR="004613D1" w:rsidRDefault="00B42D70">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088"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73" w14:textId="77777777" w:rsidR="004613D1" w:rsidRDefault="00B42D70">
            <w:pPr>
              <w:pBdr>
                <w:top w:val="nil"/>
                <w:left w:val="nil"/>
                <w:bottom w:val="nil"/>
                <w:right w:val="nil"/>
              </w:pBdr>
            </w:pPr>
            <w:r>
              <w:rPr>
                <w:rFonts w:eastAsia="Arial" w:cs="Arial"/>
                <w:color w:val="000000"/>
                <w:sz w:val="20"/>
              </w:rPr>
              <w:t>FRS-CH-INT-TRA-006-003, FRS-CH-INT-TRA-006-005</w:t>
            </w:r>
          </w:p>
        </w:tc>
      </w:tr>
      <w:tr w:rsidR="004613D1" w14:paraId="2D6C167C" w14:textId="77777777" w:rsidTr="00063F5F">
        <w:trPr>
          <w:trHeight w:val="304"/>
          <w:trPrChange w:id="1089"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090"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75" w14:textId="77777777" w:rsidR="004613D1" w:rsidRDefault="00B42D70">
            <w:pPr>
              <w:pBdr>
                <w:top w:val="nil"/>
                <w:left w:val="nil"/>
                <w:bottom w:val="nil"/>
                <w:right w:val="nil"/>
              </w:pBdr>
            </w:pPr>
            <w:r>
              <w:rPr>
                <w:rFonts w:eastAsia="Arial" w:cs="Arial"/>
                <w:color w:val="000000"/>
                <w:sz w:val="20"/>
              </w:rPr>
              <w:t>DS-CH-IS-WS-042</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091"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676" w14:textId="77777777" w:rsidR="004613D1" w:rsidRDefault="00B42D70">
            <w:pPr>
              <w:pBdr>
                <w:top w:val="nil"/>
                <w:left w:val="nil"/>
                <w:bottom w:val="nil"/>
                <w:right w:val="nil"/>
              </w:pBdr>
            </w:pPr>
            <w:r>
              <w:rPr>
                <w:rFonts w:eastAsia="Arial" w:cs="Arial"/>
                <w:color w:val="000000"/>
                <w:sz w:val="20"/>
              </w:rPr>
              <w:t>The system shall be configured with activity ‘SO Reopen’ which shall be triggered once an update request for preconfigured fields is received from ServiceMax when complaint is in the listed states.</w:t>
            </w:r>
          </w:p>
          <w:p w14:paraId="2D6C1677" w14:textId="77777777" w:rsidR="004613D1" w:rsidRDefault="00B42D70">
            <w:pPr>
              <w:pBdr>
                <w:top w:val="nil"/>
                <w:left w:val="nil"/>
                <w:bottom w:val="nil"/>
                <w:right w:val="nil"/>
              </w:pBdr>
            </w:pPr>
            <w:r>
              <w:rPr>
                <w:rFonts w:eastAsia="Arial" w:cs="Arial"/>
                <w:color w:val="000000"/>
                <w:sz w:val="20"/>
              </w:rPr>
              <w:t> </w:t>
            </w:r>
          </w:p>
          <w:p w14:paraId="2D6C1678" w14:textId="77777777" w:rsidR="004613D1" w:rsidRDefault="00B42D70">
            <w:pPr>
              <w:pBdr>
                <w:top w:val="nil"/>
                <w:left w:val="nil"/>
                <w:bottom w:val="nil"/>
                <w:right w:val="nil"/>
              </w:pBdr>
            </w:pPr>
            <w:r>
              <w:rPr>
                <w:rFonts w:eastAsia="Arial" w:cs="Arial"/>
                <w:color w:val="000000"/>
                <w:sz w:val="20"/>
              </w:rPr>
              <w:t>The state information captured in  QCM TW_CH_DS_Interface_Spec</w:t>
            </w:r>
          </w:p>
          <w:p w14:paraId="2D6C1679" w14:textId="77777777" w:rsidR="004613D1" w:rsidRDefault="00B42D70">
            <w:pPr>
              <w:pBdr>
                <w:top w:val="nil"/>
                <w:left w:val="nil"/>
                <w:bottom w:val="nil"/>
                <w:right w:val="nil"/>
              </w:pBdr>
            </w:pPr>
            <w:r>
              <w:rPr>
                <w:rFonts w:eastAsia="Arial" w:cs="Arial"/>
                <w:color w:val="000000"/>
                <w:sz w:val="20"/>
              </w:rPr>
              <w:tab/>
              <w:t>updatePRTW  (ServiceMax)</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092"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67A" w14:textId="77777777" w:rsidR="004613D1" w:rsidRDefault="00B42D70">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093"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7B" w14:textId="77777777" w:rsidR="004613D1" w:rsidRDefault="00B42D70">
            <w:pPr>
              <w:pBdr>
                <w:top w:val="nil"/>
                <w:left w:val="nil"/>
                <w:bottom w:val="nil"/>
                <w:right w:val="nil"/>
              </w:pBdr>
            </w:pPr>
            <w:r>
              <w:rPr>
                <w:rFonts w:eastAsia="Arial" w:cs="Arial"/>
                <w:color w:val="000000"/>
                <w:sz w:val="20"/>
              </w:rPr>
              <w:t>FRS-CH-INT-16.2.8.1-03-03</w:t>
            </w:r>
          </w:p>
        </w:tc>
      </w:tr>
      <w:tr w:rsidR="004613D1" w14:paraId="2D6C1684" w14:textId="77777777" w:rsidTr="00063F5F">
        <w:trPr>
          <w:trHeight w:val="304"/>
          <w:trPrChange w:id="1094"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095"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7D" w14:textId="77777777" w:rsidR="004613D1" w:rsidRDefault="00B42D70">
            <w:pPr>
              <w:pBdr>
                <w:top w:val="nil"/>
                <w:left w:val="nil"/>
                <w:bottom w:val="nil"/>
                <w:right w:val="nil"/>
              </w:pBdr>
            </w:pPr>
            <w:r>
              <w:rPr>
                <w:rFonts w:eastAsia="Arial" w:cs="Arial"/>
                <w:color w:val="000000"/>
                <w:sz w:val="20"/>
              </w:rPr>
              <w:t>DS-CH-IS-WS-043</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096"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67E" w14:textId="77777777" w:rsidR="004613D1" w:rsidRDefault="00B42D70">
            <w:pPr>
              <w:pBdr>
                <w:top w:val="nil"/>
                <w:left w:val="nil"/>
                <w:bottom w:val="nil"/>
                <w:right w:val="nil"/>
              </w:pBdr>
            </w:pPr>
            <w:r>
              <w:rPr>
                <w:rFonts w:eastAsia="Arial" w:cs="Arial"/>
                <w:color w:val="000000"/>
                <w:sz w:val="20"/>
              </w:rPr>
              <w:t>The system shall be configured with activity ‘SO Reopen’ which shall be triggered once an update request for preconfigured fields is received from OneEMS when complaint is in the listed states</w:t>
            </w:r>
          </w:p>
          <w:p w14:paraId="2D6C167F" w14:textId="77777777" w:rsidR="004613D1" w:rsidRDefault="00B42D70">
            <w:pPr>
              <w:pBdr>
                <w:top w:val="nil"/>
                <w:left w:val="nil"/>
                <w:bottom w:val="nil"/>
                <w:right w:val="nil"/>
              </w:pBdr>
              <w:ind w:left="770"/>
            </w:pPr>
            <w:r>
              <w:rPr>
                <w:rFonts w:eastAsia="Arial" w:cs="Arial"/>
                <w:strike/>
                <w:color w:val="000000"/>
                <w:sz w:val="20"/>
              </w:rPr>
              <w:t> </w:t>
            </w:r>
          </w:p>
          <w:p w14:paraId="2D6C1680" w14:textId="77777777" w:rsidR="004613D1" w:rsidRDefault="00B42D70">
            <w:pPr>
              <w:pBdr>
                <w:top w:val="nil"/>
                <w:left w:val="nil"/>
                <w:bottom w:val="nil"/>
                <w:right w:val="nil"/>
              </w:pBdr>
            </w:pPr>
            <w:r>
              <w:rPr>
                <w:rFonts w:eastAsia="Arial" w:cs="Arial"/>
                <w:color w:val="000000"/>
                <w:sz w:val="20"/>
              </w:rPr>
              <w:t>The state information captured in QCM TW_CH_DS_Interface_Spec</w:t>
            </w:r>
          </w:p>
          <w:p w14:paraId="2D6C1681" w14:textId="77777777" w:rsidR="004613D1" w:rsidRDefault="00B42D70">
            <w:pPr>
              <w:pBdr>
                <w:top w:val="nil"/>
                <w:left w:val="nil"/>
                <w:bottom w:val="nil"/>
                <w:right w:val="nil"/>
              </w:pBdr>
            </w:pPr>
            <w:r>
              <w:rPr>
                <w:rFonts w:eastAsia="Arial" w:cs="Arial"/>
                <w:color w:val="000000"/>
                <w:sz w:val="20"/>
              </w:rPr>
              <w:tab/>
              <w:t>updatePRTW  (OneEMS)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097"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682" w14:textId="77777777" w:rsidR="004613D1" w:rsidRDefault="00B42D70">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098"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83" w14:textId="77777777" w:rsidR="004613D1" w:rsidRDefault="00B42D70">
            <w:pPr>
              <w:pBdr>
                <w:top w:val="nil"/>
                <w:left w:val="nil"/>
                <w:bottom w:val="nil"/>
                <w:right w:val="nil"/>
              </w:pBdr>
            </w:pPr>
            <w:r>
              <w:rPr>
                <w:rFonts w:eastAsia="Arial" w:cs="Arial"/>
                <w:color w:val="000000"/>
                <w:sz w:val="20"/>
              </w:rPr>
              <w:t>FRS-CH-INT-16.2.8.1-03-03</w:t>
            </w:r>
          </w:p>
        </w:tc>
      </w:tr>
      <w:tr w:rsidR="004613D1" w14:paraId="2D6C168C" w14:textId="77777777" w:rsidTr="00063F5F">
        <w:trPr>
          <w:trHeight w:val="304"/>
          <w:trPrChange w:id="1099"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100"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85" w14:textId="77777777" w:rsidR="004613D1" w:rsidRDefault="00B42D70">
            <w:pPr>
              <w:pBdr>
                <w:top w:val="nil"/>
                <w:left w:val="nil"/>
                <w:bottom w:val="nil"/>
                <w:right w:val="nil"/>
              </w:pBdr>
            </w:pPr>
            <w:commentRangeStart w:id="1101"/>
            <w:r>
              <w:rPr>
                <w:rFonts w:eastAsia="Arial" w:cs="Arial"/>
                <w:color w:val="000000"/>
                <w:sz w:val="20"/>
              </w:rPr>
              <w:t>DS-CH-IS-WS-044</w:t>
            </w:r>
            <w:commentRangeEnd w:id="1101"/>
            <w:r w:rsidR="00E55DE0">
              <w:rPr>
                <w:rStyle w:val="CommentReference"/>
                <w:sz w:val="18"/>
                <w:szCs w:val="24"/>
              </w:rPr>
              <w:commentReference w:id="1101"/>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102"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686" w14:textId="77777777" w:rsidR="004613D1" w:rsidRDefault="00B42D70">
            <w:pPr>
              <w:pBdr>
                <w:top w:val="nil"/>
                <w:left w:val="nil"/>
                <w:bottom w:val="nil"/>
                <w:right w:val="nil"/>
              </w:pBdr>
            </w:pPr>
            <w:r>
              <w:rPr>
                <w:rFonts w:eastAsia="Arial" w:cs="Arial"/>
                <w:color w:val="000000"/>
                <w:sz w:val="20"/>
              </w:rPr>
              <w:t>The system shall be configured with the message that is sent from TW to SMax when</w:t>
            </w:r>
          </w:p>
          <w:p w14:paraId="2D6C1687" w14:textId="77777777" w:rsidR="004613D1" w:rsidRDefault="00B42D70">
            <w:pPr>
              <w:pBdr>
                <w:top w:val="nil"/>
                <w:left w:val="nil"/>
                <w:bottom w:val="nil"/>
                <w:right w:val="nil"/>
              </w:pBdr>
            </w:pPr>
            <w:r>
              <w:rPr>
                <w:rFonts w:eastAsia="Arial" w:cs="Arial"/>
                <w:color w:val="000000"/>
                <w:sz w:val="20"/>
              </w:rPr>
              <w:t>the closed TW record does not get reopened due to an update from Source System</w:t>
            </w:r>
          </w:p>
          <w:p w14:paraId="2D6C1688" w14:textId="77777777" w:rsidR="004613D1" w:rsidRDefault="00B42D70">
            <w:pPr>
              <w:pBdr>
                <w:top w:val="nil"/>
                <w:left w:val="nil"/>
                <w:bottom w:val="nil"/>
                <w:right w:val="nil"/>
              </w:pBdr>
            </w:pPr>
            <w:r>
              <w:rPr>
                <w:rFonts w:eastAsia="Arial" w:cs="Arial"/>
                <w:color w:val="000000"/>
                <w:sz w:val="20"/>
              </w:rPr>
              <w:t> </w:t>
            </w:r>
          </w:p>
          <w:p w14:paraId="2D6C1689" w14:textId="77777777" w:rsidR="004613D1" w:rsidRDefault="00B42D70">
            <w:pPr>
              <w:pBdr>
                <w:top w:val="nil"/>
                <w:left w:val="nil"/>
                <w:bottom w:val="nil"/>
                <w:right w:val="nil"/>
              </w:pBdr>
            </w:pPr>
            <w:r>
              <w:rPr>
                <w:rFonts w:eastAsia="Arial" w:cs="Arial"/>
                <w:color w:val="000000"/>
                <w:sz w:val="20"/>
              </w:rPr>
              <w:t>Refer QCM TW_CH_DS_Interface_Spec Section 7.5.4.2              Business Acknowledgement to ServiceMax/OneEMS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103"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68A" w14:textId="77777777" w:rsidR="004613D1" w:rsidRDefault="00B42D70">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104"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8B" w14:textId="77777777" w:rsidR="004613D1" w:rsidRDefault="00B42D70">
            <w:pPr>
              <w:pBdr>
                <w:top w:val="nil"/>
                <w:left w:val="nil"/>
                <w:bottom w:val="nil"/>
                <w:right w:val="nil"/>
              </w:pBdr>
            </w:pPr>
            <w:r>
              <w:rPr>
                <w:rFonts w:eastAsia="Arial" w:cs="Arial"/>
                <w:color w:val="000000"/>
                <w:sz w:val="20"/>
              </w:rPr>
              <w:t>FRS-CH-INT-16.2.8.1-03-03</w:t>
            </w:r>
          </w:p>
        </w:tc>
      </w:tr>
      <w:tr w:rsidR="004613D1" w14:paraId="2D6C1695" w14:textId="77777777" w:rsidTr="00063F5F">
        <w:trPr>
          <w:trHeight w:val="304"/>
          <w:trPrChange w:id="1105"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106"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8D" w14:textId="77777777" w:rsidR="004613D1" w:rsidRDefault="00B42D70">
            <w:pPr>
              <w:pBdr>
                <w:top w:val="nil"/>
                <w:left w:val="nil"/>
                <w:bottom w:val="nil"/>
                <w:right w:val="nil"/>
              </w:pBdr>
            </w:pPr>
            <w:r>
              <w:rPr>
                <w:rFonts w:eastAsia="Arial" w:cs="Arial"/>
                <w:color w:val="000000"/>
                <w:sz w:val="20"/>
              </w:rPr>
              <w:t>DS-CH-IS-WS-045</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107"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68E" w14:textId="77777777" w:rsidR="004613D1" w:rsidRDefault="00B42D70">
            <w:pPr>
              <w:pBdr>
                <w:top w:val="nil"/>
                <w:left w:val="nil"/>
                <w:bottom w:val="nil"/>
                <w:right w:val="nil"/>
              </w:pBdr>
            </w:pPr>
            <w:r>
              <w:rPr>
                <w:rFonts w:eastAsia="Arial" w:cs="Arial"/>
                <w:color w:val="000000"/>
                <w:sz w:val="20"/>
              </w:rPr>
              <w:t>The system shall be configured with web service logic that shall perform the activities</w:t>
            </w:r>
          </w:p>
          <w:p w14:paraId="2D6C168F" w14:textId="77777777" w:rsidR="004613D1" w:rsidRDefault="00B42D70">
            <w:pPr>
              <w:pBdr>
                <w:top w:val="nil"/>
                <w:left w:val="nil"/>
                <w:bottom w:val="nil"/>
                <w:right w:val="nil"/>
              </w:pBdr>
              <w:jc w:val="both"/>
            </w:pPr>
            <w:r>
              <w:rPr>
                <w:rFonts w:eastAsia="Arial" w:cs="Arial"/>
                <w:color w:val="000000"/>
                <w:sz w:val="20"/>
              </w:rPr>
              <w:t>“Close - Non Philips Med. Device - Non SR” or Close - Non Philips Med. Device - SR”</w:t>
            </w:r>
          </w:p>
          <w:p w14:paraId="2D6C1690" w14:textId="77777777" w:rsidR="004613D1" w:rsidRDefault="00B42D70">
            <w:pPr>
              <w:pBdr>
                <w:top w:val="nil"/>
                <w:left w:val="nil"/>
                <w:bottom w:val="nil"/>
                <w:right w:val="nil"/>
              </w:pBdr>
            </w:pPr>
            <w:r>
              <w:rPr>
                <w:rFonts w:eastAsia="Arial" w:cs="Arial"/>
                <w:color w:val="000000"/>
                <w:sz w:val="20"/>
              </w:rPr>
              <w:t>depending upon the value of Serious Risk field and the Reference Record related criteria.</w:t>
            </w:r>
          </w:p>
          <w:p w14:paraId="2D6C1691" w14:textId="77777777" w:rsidR="004613D1" w:rsidRDefault="00B42D70">
            <w:pPr>
              <w:pBdr>
                <w:top w:val="nil"/>
                <w:left w:val="nil"/>
                <w:bottom w:val="nil"/>
                <w:right w:val="nil"/>
              </w:pBdr>
            </w:pPr>
            <w:r>
              <w:rPr>
                <w:rFonts w:eastAsia="Arial" w:cs="Arial"/>
                <w:color w:val="000000"/>
                <w:sz w:val="20"/>
              </w:rPr>
              <w:t> </w:t>
            </w:r>
          </w:p>
          <w:p w14:paraId="2D6C1692" w14:textId="77777777" w:rsidR="004613D1" w:rsidRDefault="00B42D70">
            <w:pPr>
              <w:pBdr>
                <w:top w:val="nil"/>
                <w:left w:val="nil"/>
                <w:bottom w:val="nil"/>
                <w:right w:val="nil"/>
              </w:pBdr>
            </w:pPr>
            <w:r>
              <w:rPr>
                <w:rFonts w:eastAsia="Arial" w:cs="Arial"/>
                <w:color w:val="000000"/>
                <w:sz w:val="20"/>
              </w:rPr>
              <w:t>Refer QCM TW_CH_DS_Interface_Spec section 14</w:t>
            </w:r>
            <w:r>
              <w:rPr>
                <w:rFonts w:eastAsia="Arial" w:cs="Arial"/>
                <w:color w:val="000000"/>
                <w:sz w:val="20"/>
              </w:rPr>
              <w:tab/>
              <w:t>CH Record Closure Criteria</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108"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693"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109"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94" w14:textId="77777777" w:rsidR="004613D1" w:rsidRDefault="00B42D70">
            <w:pPr>
              <w:pBdr>
                <w:top w:val="nil"/>
                <w:left w:val="nil"/>
                <w:bottom w:val="nil"/>
                <w:right w:val="nil"/>
              </w:pBdr>
            </w:pPr>
            <w:r>
              <w:rPr>
                <w:rFonts w:eastAsia="Arial" w:cs="Arial"/>
                <w:color w:val="000000"/>
                <w:sz w:val="20"/>
              </w:rPr>
              <w:t>FRS-CH-SF-EVAL-095-01, FRS-CH-SF-EVAL-096-01</w:t>
            </w:r>
          </w:p>
        </w:tc>
      </w:tr>
      <w:tr w:rsidR="004613D1" w14:paraId="2D6C169D" w14:textId="77777777" w:rsidTr="00063F5F">
        <w:trPr>
          <w:trHeight w:val="304"/>
          <w:trPrChange w:id="1110"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111"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96" w14:textId="77777777" w:rsidR="004613D1" w:rsidRDefault="00B42D70">
            <w:pPr>
              <w:pBdr>
                <w:top w:val="nil"/>
                <w:left w:val="nil"/>
                <w:bottom w:val="nil"/>
                <w:right w:val="nil"/>
              </w:pBdr>
            </w:pPr>
            <w:r>
              <w:rPr>
                <w:rFonts w:eastAsia="Arial" w:cs="Arial"/>
                <w:color w:val="000000"/>
                <w:sz w:val="20"/>
              </w:rPr>
              <w:t>DS-CH-IS-WS-046</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112"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697" w14:textId="77777777" w:rsidR="004613D1" w:rsidRDefault="00B42D70">
            <w:pPr>
              <w:pBdr>
                <w:top w:val="nil"/>
                <w:left w:val="nil"/>
                <w:bottom w:val="nil"/>
                <w:right w:val="nil"/>
              </w:pBdr>
            </w:pPr>
            <w:r>
              <w:rPr>
                <w:rFonts w:eastAsia="Arial" w:cs="Arial"/>
                <w:color w:val="000000"/>
                <w:sz w:val="20"/>
              </w:rPr>
              <w:t>The system shall be configured with activity CreateSQN that will trigger the OWS which inserts the row(s) in a staging table.</w:t>
            </w:r>
          </w:p>
          <w:p w14:paraId="2D6C1698" w14:textId="77777777" w:rsidR="004613D1" w:rsidRDefault="00B42D70">
            <w:pPr>
              <w:pBdr>
                <w:top w:val="nil"/>
                <w:left w:val="nil"/>
                <w:bottom w:val="nil"/>
                <w:right w:val="nil"/>
              </w:pBdr>
            </w:pPr>
            <w:r>
              <w:rPr>
                <w:rFonts w:eastAsia="Arial" w:cs="Arial"/>
                <w:color w:val="000000"/>
                <w:sz w:val="20"/>
              </w:rPr>
              <w:t> </w:t>
            </w:r>
          </w:p>
          <w:p w14:paraId="2D6C1699" w14:textId="77777777" w:rsidR="004613D1" w:rsidRDefault="00B42D70">
            <w:pPr>
              <w:pBdr>
                <w:top w:val="nil"/>
                <w:left w:val="nil"/>
                <w:bottom w:val="nil"/>
                <w:right w:val="nil"/>
              </w:pBdr>
            </w:pPr>
            <w:r>
              <w:rPr>
                <w:rFonts w:eastAsia="Arial" w:cs="Arial"/>
                <w:color w:val="000000"/>
                <w:sz w:val="20"/>
              </w:rPr>
              <w:t>Refer QCM TW_CH_DS_Interface_Spec Section 13  Complaint To SQN</w:t>
            </w:r>
          </w:p>
          <w:p w14:paraId="2D6C169A" w14:textId="77777777" w:rsidR="004613D1" w:rsidRDefault="00B42D70">
            <w:pPr>
              <w:pBdr>
                <w:top w:val="nil"/>
                <w:left w:val="nil"/>
                <w:bottom w:val="nil"/>
                <w:right w:val="nil"/>
              </w:pBdr>
            </w:pPr>
            <w:r>
              <w:rPr>
                <w:rFonts w:eastAsia="Arial" w:cs="Arial"/>
                <w:color w:val="000000"/>
                <w:sz w:val="20"/>
              </w:rPr>
              <w:t>Refer OWS_Input_Params_Export.xls for WS_NAME- CompaintToSQN</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113"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69B"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114"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9C" w14:textId="77777777" w:rsidR="004613D1" w:rsidRDefault="00B42D70">
            <w:pPr>
              <w:pBdr>
                <w:top w:val="nil"/>
                <w:left w:val="nil"/>
                <w:bottom w:val="nil"/>
                <w:right w:val="nil"/>
              </w:pBdr>
            </w:pPr>
            <w:r>
              <w:rPr>
                <w:rFonts w:eastAsia="Arial" w:cs="Arial"/>
                <w:color w:val="000000"/>
                <w:sz w:val="20"/>
              </w:rPr>
              <w:t>FRS-CH-SF-EVAL-088-01</w:t>
            </w:r>
          </w:p>
        </w:tc>
      </w:tr>
      <w:tr w:rsidR="004613D1" w14:paraId="2D6C16A5" w14:textId="77777777" w:rsidTr="00063F5F">
        <w:trPr>
          <w:trHeight w:val="304"/>
          <w:trPrChange w:id="1115"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116"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9E" w14:textId="77777777" w:rsidR="004613D1" w:rsidRDefault="00B42D70">
            <w:pPr>
              <w:pBdr>
                <w:top w:val="nil"/>
                <w:left w:val="nil"/>
                <w:bottom w:val="nil"/>
                <w:right w:val="nil"/>
              </w:pBdr>
            </w:pPr>
            <w:r>
              <w:rPr>
                <w:rFonts w:eastAsia="Arial" w:cs="Arial"/>
                <w:color w:val="000000"/>
                <w:sz w:val="20"/>
              </w:rPr>
              <w:lastRenderedPageBreak/>
              <w:t>DS-CH-IS-WS-047</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117"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69F" w14:textId="77777777" w:rsidR="004613D1" w:rsidRDefault="00B42D70">
            <w:pPr>
              <w:pBdr>
                <w:top w:val="nil"/>
                <w:left w:val="nil"/>
                <w:bottom w:val="nil"/>
                <w:right w:val="nil"/>
              </w:pBdr>
            </w:pPr>
            <w:r>
              <w:rPr>
                <w:rFonts w:eastAsia="Arial" w:cs="Arial"/>
                <w:color w:val="000000"/>
                <w:sz w:val="20"/>
              </w:rPr>
              <w:t>The system shall be configured with the inbound web service that will create the SQN record(s) based on the logic mentioned in referred section.</w:t>
            </w:r>
          </w:p>
          <w:p w14:paraId="2D6C16A0" w14:textId="77777777" w:rsidR="004613D1" w:rsidRDefault="00B42D70">
            <w:pPr>
              <w:pBdr>
                <w:top w:val="nil"/>
                <w:left w:val="nil"/>
                <w:bottom w:val="nil"/>
                <w:right w:val="nil"/>
              </w:pBdr>
            </w:pPr>
            <w:r>
              <w:rPr>
                <w:rFonts w:eastAsia="Arial" w:cs="Arial"/>
                <w:color w:val="000000"/>
                <w:sz w:val="20"/>
              </w:rPr>
              <w:t> </w:t>
            </w:r>
          </w:p>
          <w:p w14:paraId="2D6C16A1" w14:textId="77777777" w:rsidR="004613D1" w:rsidRDefault="00B42D70">
            <w:pPr>
              <w:pBdr>
                <w:top w:val="nil"/>
                <w:left w:val="nil"/>
                <w:bottom w:val="nil"/>
                <w:right w:val="nil"/>
              </w:pBdr>
            </w:pPr>
            <w:r>
              <w:rPr>
                <w:rFonts w:eastAsia="Arial" w:cs="Arial"/>
                <w:color w:val="000000"/>
                <w:sz w:val="20"/>
              </w:rPr>
              <w:t>Refer QCM TW_CH_DS_Interface_Spec Section 13 Complaint To SQN</w:t>
            </w:r>
          </w:p>
          <w:p w14:paraId="2D6C16A2" w14:textId="77777777" w:rsidR="004613D1" w:rsidRDefault="00B42D70">
            <w:pPr>
              <w:pBdr>
                <w:top w:val="nil"/>
                <w:left w:val="nil"/>
                <w:bottom w:val="nil"/>
                <w:right w:val="nil"/>
              </w:pBdr>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118"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6A3"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119"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A4" w14:textId="77777777" w:rsidR="004613D1" w:rsidRDefault="00B42D70">
            <w:pPr>
              <w:pBdr>
                <w:top w:val="nil"/>
                <w:left w:val="nil"/>
                <w:bottom w:val="nil"/>
                <w:right w:val="nil"/>
              </w:pBdr>
            </w:pPr>
            <w:r>
              <w:rPr>
                <w:rFonts w:eastAsia="Arial" w:cs="Arial"/>
                <w:color w:val="000000"/>
                <w:sz w:val="20"/>
              </w:rPr>
              <w:t>FRS-CH-SF-EVAL-088-02, FRS-CH-SF-EVAL-088-03, FRS-CH-SF-EVAL-088-04</w:t>
            </w:r>
          </w:p>
        </w:tc>
      </w:tr>
      <w:tr w:rsidR="004613D1" w14:paraId="2D6C16AB" w14:textId="77777777" w:rsidTr="00063F5F">
        <w:trPr>
          <w:trHeight w:val="304"/>
          <w:trPrChange w:id="1120"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121"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A6" w14:textId="77777777" w:rsidR="004613D1" w:rsidRDefault="00B42D70">
            <w:pPr>
              <w:pBdr>
                <w:top w:val="nil"/>
                <w:left w:val="nil"/>
                <w:bottom w:val="nil"/>
                <w:right w:val="nil"/>
              </w:pBdr>
            </w:pPr>
            <w:r>
              <w:rPr>
                <w:rFonts w:eastAsia="Arial" w:cs="Arial"/>
                <w:color w:val="000000"/>
                <w:sz w:val="20"/>
              </w:rPr>
              <w:t>DS-CH-IS-WS-048</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122"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6A7" w14:textId="77777777" w:rsidR="004613D1" w:rsidRDefault="00B42D70">
            <w:pPr>
              <w:pBdr>
                <w:top w:val="nil"/>
                <w:left w:val="nil"/>
                <w:bottom w:val="nil"/>
                <w:right w:val="nil"/>
              </w:pBdr>
              <w:spacing w:before="240" w:after="240"/>
            </w:pPr>
            <w:r>
              <w:rPr>
                <w:rFonts w:eastAsia="Arial" w:cs="Arial"/>
                <w:color w:val="000000"/>
                <w:sz w:val="20"/>
              </w:rPr>
              <w:t>The system shall be configured with webservice logic that will create the CSV and updates the Referenced_Records field in SQN and Complaint using the PR Import service.</w:t>
            </w:r>
          </w:p>
          <w:p w14:paraId="2D6C16A8" w14:textId="77777777" w:rsidR="004613D1" w:rsidRDefault="00B42D70">
            <w:pPr>
              <w:pBdr>
                <w:top w:val="nil"/>
                <w:left w:val="nil"/>
                <w:bottom w:val="nil"/>
                <w:right w:val="nil"/>
              </w:pBdr>
              <w:spacing w:before="240" w:after="240"/>
            </w:pPr>
            <w:r>
              <w:rPr>
                <w:rFonts w:eastAsia="Arial" w:cs="Arial"/>
                <w:color w:val="000000"/>
                <w:sz w:val="20"/>
              </w:rPr>
              <w:t>Refer QCM TW_CH_DS_Interface_Spec Section 13.1.4</w:t>
            </w:r>
            <w:r>
              <w:rPr>
                <w:rFonts w:eastAsia="Arial" w:cs="Arial"/>
                <w:color w:val="000000"/>
                <w:sz w:val="20"/>
              </w:rPr>
              <w:tab/>
              <w:t>PR Import Service</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123"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6A9" w14:textId="77777777" w:rsidR="004613D1" w:rsidRDefault="00B42D70">
            <w:pPr>
              <w:pBdr>
                <w:top w:val="nil"/>
                <w:left w:val="nil"/>
                <w:bottom w:val="nil"/>
                <w:right w:val="nil"/>
              </w:pBdr>
              <w:spacing w:before="240" w:after="240"/>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124"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AA" w14:textId="77777777" w:rsidR="004613D1" w:rsidRDefault="00B42D70">
            <w:pPr>
              <w:pBdr>
                <w:top w:val="nil"/>
                <w:left w:val="nil"/>
                <w:bottom w:val="nil"/>
                <w:right w:val="nil"/>
              </w:pBdr>
              <w:spacing w:before="240" w:after="240"/>
            </w:pPr>
            <w:r>
              <w:rPr>
                <w:rFonts w:eastAsia="Arial" w:cs="Arial"/>
                <w:color w:val="000000"/>
                <w:sz w:val="20"/>
              </w:rPr>
              <w:t>FRS-CH-SF-EVAL-091-01, FRS-CH-SF-EVAL-091-02</w:t>
            </w:r>
          </w:p>
        </w:tc>
      </w:tr>
      <w:tr w:rsidR="004613D1" w14:paraId="2D6C16B1" w14:textId="77777777" w:rsidTr="00063F5F">
        <w:trPr>
          <w:trHeight w:val="304"/>
          <w:trPrChange w:id="1125"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126"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AC" w14:textId="77777777" w:rsidR="004613D1" w:rsidRDefault="00B42D70">
            <w:pPr>
              <w:pBdr>
                <w:top w:val="nil"/>
                <w:left w:val="nil"/>
                <w:bottom w:val="nil"/>
                <w:right w:val="nil"/>
              </w:pBdr>
            </w:pPr>
            <w:r>
              <w:rPr>
                <w:rFonts w:eastAsia="Arial" w:cs="Arial"/>
                <w:color w:val="000000"/>
                <w:sz w:val="20"/>
              </w:rPr>
              <w:t>DS-CH-IS-WS-049</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127"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6AD" w14:textId="77777777" w:rsidR="004613D1" w:rsidRDefault="00B42D70">
            <w:pPr>
              <w:pBdr>
                <w:top w:val="nil"/>
                <w:left w:val="nil"/>
                <w:bottom w:val="nil"/>
                <w:right w:val="nil"/>
              </w:pBdr>
            </w:pPr>
            <w:r>
              <w:rPr>
                <w:rFonts w:eastAsia="Arial" w:cs="Arial"/>
                <w:color w:val="000000"/>
                <w:sz w:val="20"/>
              </w:rPr>
              <w:t>The system shall be configured with webservice logic that will display Last Translation Order ID under Translation Interface Notes when translation request is sent.</w:t>
            </w:r>
          </w:p>
          <w:p w14:paraId="2D6C16AE" w14:textId="77777777" w:rsidR="004613D1" w:rsidRDefault="00B42D70">
            <w:pPr>
              <w:pBdr>
                <w:top w:val="nil"/>
                <w:left w:val="nil"/>
                <w:bottom w:val="nil"/>
                <w:right w:val="nil"/>
              </w:pBdr>
              <w:spacing w:before="240" w:after="240"/>
            </w:pPr>
            <w:r>
              <w:rPr>
                <w:rFonts w:eastAsia="Arial" w:cs="Arial"/>
                <w:color w:val="000000"/>
                <w:sz w:val="20"/>
              </w:rPr>
              <w:t>Refer QCM TW_CH_DS_Interface_Spec 7.6.4.16 Translated Response processing logic</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128"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6AF"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129"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B0" w14:textId="77777777" w:rsidR="004613D1" w:rsidRDefault="00B42D70">
            <w:pPr>
              <w:pBdr>
                <w:top w:val="nil"/>
                <w:left w:val="nil"/>
                <w:bottom w:val="nil"/>
                <w:right w:val="nil"/>
              </w:pBdr>
            </w:pPr>
            <w:r>
              <w:rPr>
                <w:rFonts w:eastAsia="Arial" w:cs="Arial"/>
                <w:color w:val="000000"/>
                <w:sz w:val="20"/>
              </w:rPr>
              <w:t>FRS-CH-INT-TRA-019-01</w:t>
            </w:r>
          </w:p>
        </w:tc>
      </w:tr>
      <w:tr w:rsidR="004613D1" w14:paraId="2D6C16B8" w14:textId="77777777" w:rsidTr="00063F5F">
        <w:trPr>
          <w:trHeight w:val="304"/>
          <w:trPrChange w:id="1130"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131"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B2" w14:textId="77777777" w:rsidR="004613D1" w:rsidRDefault="00B42D70">
            <w:pPr>
              <w:pBdr>
                <w:top w:val="nil"/>
                <w:left w:val="nil"/>
                <w:bottom w:val="nil"/>
                <w:right w:val="nil"/>
              </w:pBdr>
            </w:pPr>
            <w:r>
              <w:rPr>
                <w:rFonts w:eastAsia="Arial" w:cs="Arial"/>
                <w:color w:val="000000"/>
                <w:sz w:val="20"/>
              </w:rPr>
              <w:t>DS-CH-IS-WS-050</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132"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6B3" w14:textId="77777777" w:rsidR="004613D1" w:rsidRDefault="00B42D70">
            <w:pPr>
              <w:pBdr>
                <w:top w:val="nil"/>
                <w:left w:val="nil"/>
                <w:bottom w:val="nil"/>
                <w:right w:val="nil"/>
              </w:pBdr>
            </w:pPr>
            <w:r>
              <w:rPr>
                <w:rFonts w:eastAsia="Arial" w:cs="Arial"/>
                <w:color w:val="000000"/>
                <w:sz w:val="20"/>
              </w:rPr>
              <w:t>The system shall be configured with the PR Import service that will create the initial and Follow-up eMDR records for  Complaints based on the predefined CSV template.</w:t>
            </w:r>
          </w:p>
          <w:p w14:paraId="2D6C16B4" w14:textId="77777777" w:rsidR="004613D1" w:rsidRDefault="00B42D70">
            <w:pPr>
              <w:pBdr>
                <w:top w:val="nil"/>
                <w:left w:val="nil"/>
                <w:bottom w:val="nil"/>
                <w:right w:val="nil"/>
              </w:pBdr>
            </w:pPr>
            <w:r>
              <w:rPr>
                <w:rFonts w:eastAsia="Arial" w:cs="Arial"/>
                <w:color w:val="000000"/>
                <w:sz w:val="20"/>
              </w:rPr>
              <w:t> </w:t>
            </w:r>
          </w:p>
          <w:p w14:paraId="2D6C16B5" w14:textId="77777777" w:rsidR="004613D1" w:rsidRDefault="00B42D70">
            <w:pPr>
              <w:pBdr>
                <w:top w:val="nil"/>
                <w:left w:val="nil"/>
                <w:bottom w:val="nil"/>
                <w:right w:val="nil"/>
              </w:pBdr>
            </w:pPr>
            <w:r>
              <w:rPr>
                <w:rFonts w:eastAsia="Arial" w:cs="Arial"/>
                <w:color w:val="000000"/>
                <w:sz w:val="20"/>
              </w:rPr>
              <w:t>Refer QCM TW_CH_DS_Interface_Spec IS Section 15</w:t>
            </w:r>
            <w:r>
              <w:rPr>
                <w:rFonts w:eastAsia="Arial" w:cs="Arial"/>
                <w:color w:val="000000"/>
                <w:sz w:val="20"/>
              </w:rPr>
              <w:tab/>
            </w:r>
            <w:r>
              <w:rPr>
                <w:rFonts w:eastAsia="Arial" w:cs="Arial"/>
                <w:color w:val="000000"/>
              </w:rPr>
              <w:t>Initial and Follow-up eMDR for complaints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133"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6B6"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134"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B7" w14:textId="77777777" w:rsidR="004613D1" w:rsidRDefault="00B42D70">
            <w:pPr>
              <w:pBdr>
                <w:top w:val="nil"/>
                <w:left w:val="nil"/>
                <w:bottom w:val="nil"/>
                <w:right w:val="nil"/>
              </w:pBdr>
            </w:pPr>
            <w:r>
              <w:rPr>
                <w:rFonts w:eastAsia="Arial" w:cs="Arial"/>
                <w:color w:val="000000"/>
                <w:sz w:val="20"/>
              </w:rPr>
              <w:t>FRS-CH-REG-MDR-025-001,FRS-CH-REG-MDR-025-002</w:t>
            </w:r>
          </w:p>
        </w:tc>
      </w:tr>
      <w:tr w:rsidR="004613D1" w14:paraId="2D6C16BF" w14:textId="77777777" w:rsidTr="00063F5F">
        <w:trPr>
          <w:trHeight w:val="304"/>
          <w:trPrChange w:id="1135"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136"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B9" w14:textId="77777777" w:rsidR="004613D1" w:rsidRDefault="00B42D70">
            <w:pPr>
              <w:pBdr>
                <w:top w:val="nil"/>
                <w:left w:val="nil"/>
                <w:bottom w:val="nil"/>
                <w:right w:val="nil"/>
              </w:pBdr>
            </w:pPr>
            <w:r>
              <w:rPr>
                <w:rFonts w:eastAsia="Arial" w:cs="Arial"/>
                <w:color w:val="000000"/>
                <w:sz w:val="20"/>
              </w:rPr>
              <w:t>DS-CH-IS-WS-051</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137"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6BA" w14:textId="77777777" w:rsidR="004613D1" w:rsidRDefault="00B42D70">
            <w:pPr>
              <w:pBdr>
                <w:top w:val="nil"/>
                <w:left w:val="nil"/>
                <w:bottom w:val="nil"/>
                <w:right w:val="nil"/>
              </w:pBdr>
            </w:pPr>
            <w:r>
              <w:rPr>
                <w:rFonts w:eastAsia="Arial" w:cs="Arial"/>
                <w:color w:val="000000"/>
                <w:sz w:val="20"/>
              </w:rPr>
              <w:t>The system shall be configured with webservice logic that posts the translation response of Short Description in the Translation Interface Notes’ field when translation response received.</w:t>
            </w:r>
          </w:p>
          <w:p w14:paraId="2D6C16BB" w14:textId="77777777" w:rsidR="004613D1" w:rsidRDefault="00B42D70">
            <w:pPr>
              <w:pBdr>
                <w:top w:val="nil"/>
                <w:left w:val="nil"/>
                <w:bottom w:val="nil"/>
                <w:right w:val="nil"/>
              </w:pBdr>
            </w:pPr>
            <w:r>
              <w:rPr>
                <w:rFonts w:eastAsia="Arial" w:cs="Arial"/>
                <w:color w:val="000000"/>
                <w:sz w:val="20"/>
              </w:rPr>
              <w:t> </w:t>
            </w:r>
          </w:p>
          <w:p w14:paraId="2D6C16BC" w14:textId="77777777" w:rsidR="004613D1" w:rsidRDefault="00B42D70">
            <w:pPr>
              <w:pBdr>
                <w:top w:val="nil"/>
                <w:left w:val="nil"/>
                <w:bottom w:val="nil"/>
                <w:right w:val="nil"/>
              </w:pBdr>
            </w:pPr>
            <w:r>
              <w:rPr>
                <w:rFonts w:eastAsia="Arial" w:cs="Arial"/>
                <w:color w:val="000000"/>
                <w:sz w:val="20"/>
              </w:rPr>
              <w:t>Refer QCM TW_CH_DS_Interface_Spec Section 7.6.4.8</w:t>
            </w:r>
            <w:r>
              <w:rPr>
                <w:rFonts w:eastAsia="Arial" w:cs="Arial"/>
                <w:color w:val="000000"/>
                <w:sz w:val="20"/>
              </w:rPr>
              <w:tab/>
              <w:t>Updating the translated responses to TW record (PR):</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138"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6BD"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139"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BE" w14:textId="77777777" w:rsidR="004613D1" w:rsidRDefault="00B42D70">
            <w:pPr>
              <w:pBdr>
                <w:top w:val="nil"/>
                <w:left w:val="nil"/>
                <w:bottom w:val="nil"/>
                <w:right w:val="nil"/>
              </w:pBdr>
            </w:pPr>
            <w:r>
              <w:rPr>
                <w:rFonts w:eastAsia="Arial" w:cs="Arial"/>
                <w:color w:val="000000"/>
                <w:sz w:val="20"/>
              </w:rPr>
              <w:t>FRS-CH-INT-TRA-003-009</w:t>
            </w:r>
          </w:p>
        </w:tc>
      </w:tr>
      <w:tr w:rsidR="004613D1" w14:paraId="2D6C16C7" w14:textId="77777777" w:rsidTr="00063F5F">
        <w:trPr>
          <w:trHeight w:val="304"/>
          <w:trPrChange w:id="1140"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141"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C0" w14:textId="77777777" w:rsidR="004613D1" w:rsidRDefault="00B42D70">
            <w:pPr>
              <w:pBdr>
                <w:top w:val="nil"/>
                <w:left w:val="nil"/>
                <w:bottom w:val="nil"/>
                <w:right w:val="nil"/>
              </w:pBdr>
            </w:pPr>
            <w:r>
              <w:rPr>
                <w:rFonts w:eastAsia="Arial" w:cs="Arial"/>
                <w:color w:val="000000"/>
                <w:sz w:val="20"/>
              </w:rPr>
              <w:t>DS-CH-IS-WS-052</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142"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6C1" w14:textId="77777777" w:rsidR="004613D1" w:rsidRDefault="00B42D70">
            <w:pPr>
              <w:pBdr>
                <w:top w:val="nil"/>
                <w:left w:val="nil"/>
                <w:bottom w:val="nil"/>
                <w:right w:val="nil"/>
              </w:pBdr>
            </w:pPr>
            <w:r>
              <w:rPr>
                <w:rFonts w:eastAsia="Arial" w:cs="Arial"/>
                <w:color w:val="000000"/>
                <w:sz w:val="20"/>
              </w:rPr>
              <w:t>The system shall be configured with the IWS logic that will create the SQN record(s) based on the Importer Grid when CreateSQN activity performed.</w:t>
            </w:r>
          </w:p>
          <w:p w14:paraId="2D6C16C2" w14:textId="77777777" w:rsidR="004613D1" w:rsidRDefault="00B42D70">
            <w:pPr>
              <w:pBdr>
                <w:top w:val="nil"/>
                <w:left w:val="nil"/>
                <w:bottom w:val="nil"/>
                <w:right w:val="nil"/>
              </w:pBdr>
            </w:pPr>
            <w:r>
              <w:rPr>
                <w:rFonts w:eastAsia="Arial" w:cs="Arial"/>
                <w:color w:val="000000"/>
                <w:sz w:val="20"/>
              </w:rPr>
              <w:t> </w:t>
            </w:r>
          </w:p>
          <w:p w14:paraId="2D6C16C3" w14:textId="77777777" w:rsidR="004613D1" w:rsidRDefault="00B42D70">
            <w:pPr>
              <w:pBdr>
                <w:top w:val="nil"/>
                <w:left w:val="nil"/>
                <w:bottom w:val="nil"/>
                <w:right w:val="nil"/>
              </w:pBdr>
            </w:pPr>
            <w:r>
              <w:rPr>
                <w:rFonts w:eastAsia="Arial" w:cs="Arial"/>
                <w:color w:val="000000"/>
                <w:sz w:val="20"/>
              </w:rPr>
              <w:t>Refer QCM TW_CH_DS_Interface_Spec Section 13  Complaint To SQN</w:t>
            </w:r>
          </w:p>
          <w:p w14:paraId="2D6C16C4" w14:textId="77777777" w:rsidR="004613D1" w:rsidRDefault="00B42D70">
            <w:pPr>
              <w:pBdr>
                <w:top w:val="nil"/>
                <w:left w:val="nil"/>
                <w:bottom w:val="nil"/>
                <w:right w:val="nil"/>
              </w:pBdr>
            </w:pPr>
            <w:r>
              <w:rPr>
                <w:rFonts w:eastAsia="Arial" w:cs="Arial"/>
                <w:color w:val="000000"/>
                <w:sz w:val="20"/>
              </w:rPr>
              <w:t>Refer OWS_Input_Params_Export.xls for WS_NAME- CompaintToSQN</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143"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6C5"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144"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C6" w14:textId="77777777" w:rsidR="004613D1" w:rsidRDefault="00B42D70">
            <w:pPr>
              <w:pBdr>
                <w:top w:val="nil"/>
                <w:left w:val="nil"/>
                <w:bottom w:val="nil"/>
                <w:right w:val="nil"/>
              </w:pBdr>
            </w:pPr>
            <w:r>
              <w:rPr>
                <w:rFonts w:eastAsia="Arial" w:cs="Arial"/>
                <w:color w:val="000000"/>
                <w:sz w:val="20"/>
              </w:rPr>
              <w:t>FRS-CH-SF-EVAL-088-05, FRS-CH-SF-EVAL-088-06</w:t>
            </w:r>
          </w:p>
        </w:tc>
      </w:tr>
      <w:tr w:rsidR="004613D1" w14:paraId="2D6C16CF" w14:textId="77777777" w:rsidTr="00063F5F">
        <w:trPr>
          <w:trHeight w:val="304"/>
          <w:trPrChange w:id="1145"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146"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C8" w14:textId="77777777" w:rsidR="004613D1" w:rsidRDefault="00B42D70">
            <w:pPr>
              <w:pBdr>
                <w:top w:val="nil"/>
                <w:left w:val="nil"/>
                <w:bottom w:val="nil"/>
                <w:right w:val="nil"/>
              </w:pBdr>
            </w:pPr>
            <w:r>
              <w:rPr>
                <w:rFonts w:eastAsia="Arial" w:cs="Arial"/>
                <w:color w:val="000000"/>
                <w:sz w:val="20"/>
              </w:rPr>
              <w:lastRenderedPageBreak/>
              <w:t>DS-CH-IS-WS-053</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147"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6C9" w14:textId="77777777" w:rsidR="004613D1" w:rsidRDefault="00B42D70">
            <w:pPr>
              <w:pBdr>
                <w:top w:val="nil"/>
                <w:left w:val="nil"/>
                <w:bottom w:val="nil"/>
                <w:right w:val="nil"/>
              </w:pBdr>
            </w:pPr>
            <w:r>
              <w:rPr>
                <w:rFonts w:eastAsia="Arial" w:cs="Arial"/>
                <w:color w:val="000000"/>
                <w:sz w:val="20"/>
              </w:rPr>
              <w:t>The system shall be provisioned with web Service method ‘createComplaintBulkUpload’ to receive cases from SAP PRD via MuleSoft</w:t>
            </w:r>
          </w:p>
          <w:p w14:paraId="2D6C16CA" w14:textId="77777777" w:rsidR="004613D1" w:rsidRDefault="00B42D70">
            <w:pPr>
              <w:pBdr>
                <w:top w:val="nil"/>
                <w:left w:val="nil"/>
                <w:bottom w:val="nil"/>
                <w:right w:val="nil"/>
              </w:pBdr>
            </w:pPr>
            <w:r>
              <w:rPr>
                <w:rFonts w:eastAsia="Arial" w:cs="Arial"/>
                <w:color w:val="000000"/>
                <w:sz w:val="20"/>
              </w:rPr>
              <w:t> </w:t>
            </w:r>
          </w:p>
          <w:p w14:paraId="2D6C16CB" w14:textId="77777777" w:rsidR="004613D1" w:rsidRDefault="00B42D70">
            <w:pPr>
              <w:pBdr>
                <w:top w:val="nil"/>
                <w:left w:val="nil"/>
                <w:bottom w:val="nil"/>
                <w:right w:val="nil"/>
              </w:pBdr>
            </w:pPr>
            <w:r>
              <w:rPr>
                <w:rFonts w:eastAsia="Arial" w:cs="Arial"/>
                <w:color w:val="000000"/>
                <w:sz w:val="20"/>
              </w:rPr>
              <w:t>Refer QCM TW_CH_DS_Interface_Spec</w:t>
            </w:r>
          </w:p>
          <w:p w14:paraId="2D6C16CC" w14:textId="77777777" w:rsidR="004613D1" w:rsidRDefault="00B42D70">
            <w:pPr>
              <w:pBdr>
                <w:top w:val="nil"/>
                <w:left w:val="nil"/>
                <w:bottom w:val="nil"/>
                <w:right w:val="nil"/>
              </w:pBdr>
            </w:pPr>
            <w:r>
              <w:rPr>
                <w:rFonts w:eastAsia="Arial" w:cs="Arial"/>
                <w:color w:val="000000"/>
                <w:sz w:val="20"/>
              </w:rPr>
              <w:t xml:space="preserve">16.1.4.1 - Interface for case data from SAP PRD to TrackWise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148"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6CD"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149"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CE" w14:textId="77777777" w:rsidR="004613D1" w:rsidRDefault="00B42D70">
            <w:pPr>
              <w:pBdr>
                <w:top w:val="nil"/>
                <w:left w:val="nil"/>
                <w:bottom w:val="nil"/>
                <w:right w:val="nil"/>
              </w:pBdr>
            </w:pPr>
            <w:r>
              <w:rPr>
                <w:rFonts w:eastAsia="Arial" w:cs="Arial"/>
                <w:color w:val="000000"/>
                <w:sz w:val="20"/>
              </w:rPr>
              <w:t>FRS-CH-INT-SAP-001-01,FRS-CH-INT-SAP-001-03</w:t>
            </w:r>
          </w:p>
        </w:tc>
      </w:tr>
      <w:tr w:rsidR="004613D1" w14:paraId="2D6C16DA" w14:textId="77777777" w:rsidTr="00063F5F">
        <w:trPr>
          <w:trHeight w:val="304"/>
          <w:trPrChange w:id="1150"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151"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D0" w14:textId="77777777" w:rsidR="004613D1" w:rsidRDefault="00B42D70">
            <w:pPr>
              <w:pBdr>
                <w:top w:val="nil"/>
                <w:left w:val="nil"/>
                <w:bottom w:val="nil"/>
                <w:right w:val="nil"/>
              </w:pBdr>
            </w:pPr>
            <w:r>
              <w:rPr>
                <w:rFonts w:eastAsia="Arial" w:cs="Arial"/>
                <w:color w:val="000000"/>
                <w:sz w:val="20"/>
              </w:rPr>
              <w:t>DS-CH-IS-WS-054</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152"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6D1" w14:textId="77777777" w:rsidR="004613D1" w:rsidRDefault="00B42D70">
            <w:pPr>
              <w:pBdr>
                <w:top w:val="nil"/>
                <w:left w:val="nil"/>
                <w:bottom w:val="nil"/>
                <w:right w:val="nil"/>
              </w:pBdr>
            </w:pPr>
            <w:r>
              <w:rPr>
                <w:rFonts w:eastAsia="Arial" w:cs="Arial"/>
                <w:color w:val="000000"/>
                <w:sz w:val="20"/>
              </w:rPr>
              <w:t xml:space="preserve">The system shall create complaint records for cases received in staging dB from SAP PRD as per schedule set in quartz scheduler for triggering the IWS method createComplaintTW </w:t>
            </w:r>
          </w:p>
          <w:p w14:paraId="2D6C16D2" w14:textId="77777777" w:rsidR="004613D1" w:rsidRDefault="00B42D70">
            <w:pPr>
              <w:pBdr>
                <w:top w:val="nil"/>
                <w:left w:val="nil"/>
                <w:bottom w:val="nil"/>
                <w:right w:val="nil"/>
              </w:pBdr>
            </w:pPr>
            <w:r>
              <w:rPr>
                <w:rFonts w:eastAsia="Arial" w:cs="Arial"/>
                <w:color w:val="000000"/>
                <w:sz w:val="20"/>
              </w:rPr>
              <w:t> </w:t>
            </w:r>
          </w:p>
          <w:p w14:paraId="2D6C16D3" w14:textId="77777777" w:rsidR="004613D1" w:rsidRDefault="00B42D70">
            <w:pPr>
              <w:pBdr>
                <w:top w:val="nil"/>
                <w:left w:val="nil"/>
                <w:bottom w:val="nil"/>
                <w:right w:val="nil"/>
              </w:pBdr>
            </w:pPr>
            <w:r>
              <w:rPr>
                <w:rFonts w:eastAsia="Arial" w:cs="Arial"/>
                <w:color w:val="000000"/>
                <w:sz w:val="20"/>
              </w:rPr>
              <w:t>Refer QCM TW_CH_DS_Interface_Spec</w:t>
            </w:r>
          </w:p>
          <w:p w14:paraId="2D6C16D4" w14:textId="77777777" w:rsidR="004613D1" w:rsidRDefault="00B42D70">
            <w:pPr>
              <w:pBdr>
                <w:top w:val="nil"/>
                <w:left w:val="nil"/>
                <w:bottom w:val="nil"/>
                <w:right w:val="nil"/>
              </w:pBdr>
            </w:pPr>
            <w:r>
              <w:rPr>
                <w:rFonts w:eastAsia="Arial" w:cs="Arial"/>
                <w:color w:val="000000"/>
                <w:sz w:val="20"/>
              </w:rPr>
              <w:t>16.1.6 -    createComplaintTW (SAP PRD)</w:t>
            </w:r>
          </w:p>
          <w:p w14:paraId="2D6C16D5" w14:textId="77777777" w:rsidR="004613D1" w:rsidRDefault="00B42D70">
            <w:pPr>
              <w:pBdr>
                <w:top w:val="nil"/>
                <w:left w:val="nil"/>
                <w:bottom w:val="nil"/>
                <w:right w:val="nil"/>
              </w:pBdr>
            </w:pPr>
            <w:r>
              <w:rPr>
                <w:rFonts w:eastAsia="Arial" w:cs="Arial"/>
                <w:color w:val="000000"/>
                <w:sz w:val="20"/>
              </w:rPr>
              <w:t xml:space="preserve">16.1.6.3 - Default Values </w:t>
            </w:r>
          </w:p>
          <w:p w14:paraId="2D6C16D6" w14:textId="77777777" w:rsidR="004613D1" w:rsidRDefault="00B42D70">
            <w:pPr>
              <w:pBdr>
                <w:top w:val="nil"/>
                <w:left w:val="nil"/>
                <w:bottom w:val="nil"/>
                <w:right w:val="nil"/>
              </w:pBdr>
            </w:pPr>
            <w:r>
              <w:rPr>
                <w:rFonts w:eastAsia="Arial" w:cs="Arial"/>
                <w:color w:val="000000"/>
                <w:sz w:val="20"/>
              </w:rPr>
              <w:t>16.1.15 -  Multi Threaded Execution</w:t>
            </w:r>
          </w:p>
          <w:p w14:paraId="2D6C16D7" w14:textId="77777777" w:rsidR="004613D1" w:rsidRDefault="00B42D70">
            <w:pPr>
              <w:pBdr>
                <w:top w:val="nil"/>
                <w:left w:val="nil"/>
                <w:bottom w:val="nil"/>
                <w:right w:val="nil"/>
              </w:pBdr>
            </w:pPr>
            <w:r>
              <w:rPr>
                <w:rFonts w:eastAsia="Arial" w:cs="Arial"/>
                <w:color w:val="000000"/>
                <w:sz w:val="20"/>
              </w:rPr>
              <w:t>16.1.6.4 - Product Look-Up</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153"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6D8"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154"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D9" w14:textId="77777777" w:rsidR="004613D1" w:rsidRDefault="00B42D70">
            <w:pPr>
              <w:pBdr>
                <w:top w:val="nil"/>
                <w:left w:val="nil"/>
                <w:bottom w:val="nil"/>
                <w:right w:val="nil"/>
              </w:pBdr>
            </w:pPr>
            <w:r>
              <w:rPr>
                <w:rFonts w:eastAsia="Arial" w:cs="Arial"/>
                <w:color w:val="000000"/>
                <w:sz w:val="20"/>
              </w:rPr>
              <w:t>FRS-CH-INT-SAP-001-02</w:t>
            </w:r>
          </w:p>
        </w:tc>
      </w:tr>
      <w:tr w:rsidR="004613D1" w14:paraId="2D6C16E6" w14:textId="77777777" w:rsidTr="00063F5F">
        <w:trPr>
          <w:trHeight w:val="304"/>
          <w:trPrChange w:id="1155"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156"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DB" w14:textId="77777777" w:rsidR="004613D1" w:rsidRDefault="00B42D70">
            <w:pPr>
              <w:pBdr>
                <w:top w:val="nil"/>
                <w:left w:val="nil"/>
                <w:bottom w:val="nil"/>
                <w:right w:val="nil"/>
              </w:pBdr>
            </w:pPr>
            <w:r>
              <w:rPr>
                <w:rFonts w:eastAsia="Arial" w:cs="Arial"/>
                <w:color w:val="000000"/>
                <w:sz w:val="20"/>
              </w:rPr>
              <w:t>DS-CH-IS-WS-055</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157"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6DC" w14:textId="77777777" w:rsidR="004613D1" w:rsidRDefault="00B42D70">
            <w:pPr>
              <w:pBdr>
                <w:top w:val="nil"/>
                <w:left w:val="nil"/>
                <w:bottom w:val="nil"/>
                <w:right w:val="nil"/>
              </w:pBdr>
            </w:pPr>
            <w:r>
              <w:rPr>
                <w:rFonts w:eastAsia="Arial" w:cs="Arial"/>
                <w:color w:val="000000"/>
                <w:sz w:val="20"/>
              </w:rPr>
              <w:t xml:space="preserve">The system shall update complaint records for cases received in staging dB from SAP PRD as per schedule set in quartz scheduler for triggering the IWS method updatePRTW  </w:t>
            </w:r>
          </w:p>
          <w:p w14:paraId="2D6C16DD" w14:textId="77777777" w:rsidR="004613D1" w:rsidRDefault="00B42D70">
            <w:pPr>
              <w:pBdr>
                <w:top w:val="nil"/>
                <w:left w:val="nil"/>
                <w:bottom w:val="nil"/>
                <w:right w:val="nil"/>
              </w:pBdr>
            </w:pPr>
            <w:r>
              <w:rPr>
                <w:rFonts w:eastAsia="Arial" w:cs="Arial"/>
                <w:color w:val="000000"/>
                <w:sz w:val="20"/>
              </w:rPr>
              <w:t> </w:t>
            </w:r>
          </w:p>
          <w:p w14:paraId="2D6C16DE" w14:textId="77777777" w:rsidR="004613D1" w:rsidRDefault="00B42D70">
            <w:pPr>
              <w:pBdr>
                <w:top w:val="nil"/>
                <w:left w:val="nil"/>
                <w:bottom w:val="nil"/>
                <w:right w:val="nil"/>
              </w:pBdr>
            </w:pPr>
            <w:r>
              <w:rPr>
                <w:rFonts w:eastAsia="Arial" w:cs="Arial"/>
                <w:color w:val="000000"/>
                <w:sz w:val="20"/>
              </w:rPr>
              <w:t>Refer QCM TW_CH_DS_Interface_Spec –</w:t>
            </w:r>
          </w:p>
          <w:p w14:paraId="2D6C16DF" w14:textId="77777777" w:rsidR="004613D1" w:rsidRDefault="00B42D70">
            <w:pPr>
              <w:pBdr>
                <w:top w:val="nil"/>
                <w:left w:val="nil"/>
                <w:bottom w:val="nil"/>
                <w:right w:val="nil"/>
              </w:pBdr>
              <w:tabs>
                <w:tab w:val="left" w:pos="720"/>
              </w:tabs>
            </w:pPr>
            <w:r>
              <w:rPr>
                <w:rFonts w:eastAsia="Arial" w:cs="Arial"/>
                <w:color w:val="000000"/>
                <w:sz w:val="20"/>
              </w:rPr>
              <w:t>16.1.7 -    updatePRTW  (SAP PRD)</w:t>
            </w:r>
          </w:p>
          <w:p w14:paraId="2D6C16E0" w14:textId="77777777" w:rsidR="004613D1" w:rsidRDefault="00B42D70">
            <w:pPr>
              <w:pBdr>
                <w:top w:val="nil"/>
                <w:left w:val="nil"/>
                <w:bottom w:val="nil"/>
                <w:right w:val="nil"/>
              </w:pBdr>
              <w:tabs>
                <w:tab w:val="left" w:pos="720"/>
              </w:tabs>
            </w:pPr>
            <w:r>
              <w:rPr>
                <w:rFonts w:eastAsia="Arial" w:cs="Arial"/>
                <w:color w:val="000000"/>
                <w:sz w:val="20"/>
              </w:rPr>
              <w:t xml:space="preserve">16.1.15 - ‘Multi Threaded Execution’       </w:t>
            </w:r>
          </w:p>
          <w:p w14:paraId="2D6C16E1" w14:textId="77777777" w:rsidR="004613D1" w:rsidRDefault="00B42D70">
            <w:pPr>
              <w:pBdr>
                <w:top w:val="nil"/>
                <w:left w:val="nil"/>
                <w:bottom w:val="nil"/>
                <w:right w:val="nil"/>
              </w:pBdr>
              <w:tabs>
                <w:tab w:val="left" w:pos="720"/>
              </w:tabs>
            </w:pPr>
            <w:r>
              <w:rPr>
                <w:rFonts w:eastAsia="Arial" w:cs="Arial"/>
                <w:color w:val="000000"/>
                <w:sz w:val="20"/>
              </w:rPr>
              <w:t xml:space="preserve">16.1.4.1 - Interface for case data from SAP PRD to TrackWise </w:t>
            </w:r>
          </w:p>
          <w:p w14:paraId="2D6C16E2" w14:textId="77777777" w:rsidR="004613D1" w:rsidRDefault="00B42D70">
            <w:pPr>
              <w:pBdr>
                <w:top w:val="nil"/>
                <w:left w:val="nil"/>
                <w:bottom w:val="nil"/>
                <w:right w:val="nil"/>
              </w:pBdr>
              <w:tabs>
                <w:tab w:val="left" w:pos="720"/>
              </w:tabs>
            </w:pPr>
            <w:r>
              <w:rPr>
                <w:rFonts w:eastAsia="Arial" w:cs="Arial"/>
                <w:color w:val="000000"/>
                <w:sz w:val="20"/>
              </w:rPr>
              <w:t xml:space="preserve">16.1.6.4 - Product Look-Up </w:t>
            </w:r>
          </w:p>
          <w:p w14:paraId="2D6C16E3" w14:textId="77777777" w:rsidR="004613D1" w:rsidRDefault="00B42D70">
            <w:pPr>
              <w:pBdr>
                <w:top w:val="nil"/>
                <w:left w:val="nil"/>
                <w:bottom w:val="nil"/>
                <w:right w:val="nil"/>
              </w:pBdr>
            </w:pPr>
            <w:r>
              <w:rPr>
                <w:rFonts w:eastAsia="Arial" w:cs="Arial"/>
                <w:color w:val="000000"/>
                <w:sz w:val="20"/>
              </w:rPr>
              <w:t xml:space="preserve">12 –         Updates from Source System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158"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6E4"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159"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E5" w14:textId="77777777" w:rsidR="004613D1" w:rsidRDefault="00B42D70">
            <w:pPr>
              <w:pBdr>
                <w:top w:val="nil"/>
                <w:left w:val="nil"/>
                <w:bottom w:val="nil"/>
                <w:right w:val="nil"/>
              </w:pBdr>
            </w:pPr>
            <w:r>
              <w:rPr>
                <w:rFonts w:eastAsia="Arial" w:cs="Arial"/>
                <w:color w:val="000000"/>
                <w:sz w:val="20"/>
              </w:rPr>
              <w:t>FRS-CH-INT-SAP-002-01,FRS-CH-INT-SAP-002-02, FRS-CH-INT-SAP-002-03,FRS-CH-INT-SAP-003-01,FRS-CH-INT-SAP-004-01</w:t>
            </w:r>
          </w:p>
        </w:tc>
      </w:tr>
      <w:tr w:rsidR="004613D1" w14:paraId="2D6C16EE" w14:textId="77777777" w:rsidTr="00063F5F">
        <w:trPr>
          <w:trHeight w:val="304"/>
          <w:trPrChange w:id="1160"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161"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E7" w14:textId="77777777" w:rsidR="004613D1" w:rsidRDefault="00B42D70">
            <w:pPr>
              <w:pBdr>
                <w:top w:val="nil"/>
                <w:left w:val="nil"/>
                <w:bottom w:val="nil"/>
                <w:right w:val="nil"/>
              </w:pBdr>
            </w:pPr>
            <w:r>
              <w:rPr>
                <w:rFonts w:eastAsia="Arial" w:cs="Arial"/>
                <w:color w:val="000000"/>
                <w:sz w:val="20"/>
              </w:rPr>
              <w:t>DS-CH-IS-WS-056</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162"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6E8" w14:textId="77777777" w:rsidR="004613D1" w:rsidRDefault="00B42D70">
            <w:pPr>
              <w:pBdr>
                <w:top w:val="nil"/>
                <w:left w:val="nil"/>
                <w:bottom w:val="nil"/>
                <w:right w:val="nil"/>
              </w:pBdr>
            </w:pPr>
            <w:r>
              <w:rPr>
                <w:rFonts w:eastAsia="Arial" w:cs="Arial"/>
                <w:color w:val="000000"/>
                <w:sz w:val="20"/>
              </w:rPr>
              <w:t>The system shall be configured with activity ‘SO Reopen’ which shall be triggered once an update request for preconfigured fields is received from SAP PRD when complaint is in the listed states</w:t>
            </w:r>
          </w:p>
          <w:p w14:paraId="2D6C16E9" w14:textId="77777777" w:rsidR="004613D1" w:rsidRDefault="00B42D70">
            <w:pPr>
              <w:pBdr>
                <w:top w:val="nil"/>
                <w:left w:val="nil"/>
                <w:bottom w:val="nil"/>
                <w:right w:val="nil"/>
              </w:pBdr>
              <w:ind w:left="770"/>
            </w:pPr>
            <w:r>
              <w:rPr>
                <w:rFonts w:eastAsia="Arial" w:cs="Arial"/>
                <w:color w:val="000000"/>
              </w:rPr>
              <w:t> </w:t>
            </w:r>
          </w:p>
          <w:p w14:paraId="2D6C16EA" w14:textId="77777777" w:rsidR="004613D1" w:rsidRDefault="00B42D70">
            <w:pPr>
              <w:pBdr>
                <w:top w:val="nil"/>
                <w:left w:val="nil"/>
                <w:bottom w:val="nil"/>
                <w:right w:val="nil"/>
              </w:pBdr>
            </w:pPr>
            <w:r>
              <w:rPr>
                <w:rFonts w:eastAsia="Arial" w:cs="Arial"/>
                <w:color w:val="000000"/>
                <w:sz w:val="20"/>
              </w:rPr>
              <w:t>The state information captured in QCM TW_CH_DS_Interface_Spec</w:t>
            </w:r>
          </w:p>
          <w:p w14:paraId="2D6C16EB" w14:textId="77777777" w:rsidR="004613D1" w:rsidRDefault="00B42D70">
            <w:pPr>
              <w:pBdr>
                <w:top w:val="nil"/>
                <w:left w:val="nil"/>
                <w:bottom w:val="nil"/>
                <w:right w:val="nil"/>
              </w:pBdr>
            </w:pPr>
            <w:r>
              <w:rPr>
                <w:rFonts w:eastAsia="Arial" w:cs="Arial"/>
                <w:color w:val="000000"/>
                <w:sz w:val="20"/>
              </w:rPr>
              <w:t>16.1.7</w:t>
            </w:r>
            <w:r>
              <w:rPr>
                <w:rFonts w:eastAsia="Arial" w:cs="Arial"/>
                <w:b/>
                <w:color w:val="000000"/>
                <w:sz w:val="20"/>
              </w:rPr>
              <w:tab/>
            </w:r>
            <w:r>
              <w:rPr>
                <w:rFonts w:eastAsia="Arial" w:cs="Arial"/>
                <w:color w:val="000000"/>
                <w:sz w:val="20"/>
              </w:rPr>
              <w:t>updatePRTW  (SAP PRD)</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163"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6EC" w14:textId="77777777" w:rsidR="004613D1" w:rsidRDefault="00B42D70">
            <w:pPr>
              <w:pBdr>
                <w:top w:val="nil"/>
                <w:left w:val="nil"/>
                <w:bottom w:val="nil"/>
                <w:right w:val="nil"/>
              </w:pBdr>
              <w:jc w:val="center"/>
            </w:pPr>
            <w:r>
              <w:rPr>
                <w:rFonts w:eastAsia="Arial" w:cs="Arial"/>
                <w:color w:val="000000"/>
                <w:sz w:val="20"/>
              </w:rPr>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164"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ED" w14:textId="77777777" w:rsidR="004613D1" w:rsidRDefault="00B42D70">
            <w:pPr>
              <w:pBdr>
                <w:top w:val="nil"/>
                <w:left w:val="nil"/>
                <w:bottom w:val="nil"/>
                <w:right w:val="nil"/>
              </w:pBdr>
            </w:pPr>
            <w:r>
              <w:rPr>
                <w:rFonts w:eastAsia="Arial" w:cs="Arial"/>
                <w:color w:val="000000"/>
                <w:sz w:val="20"/>
              </w:rPr>
              <w:t>URS-CH-INT-16.2.8.1-05</w:t>
            </w:r>
          </w:p>
        </w:tc>
      </w:tr>
      <w:tr w:rsidR="004613D1" w14:paraId="2D6C16F5" w14:textId="77777777" w:rsidTr="00063F5F">
        <w:trPr>
          <w:trHeight w:val="304"/>
          <w:trPrChange w:id="1165"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166"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EF" w14:textId="77777777" w:rsidR="004613D1" w:rsidRDefault="00B42D70">
            <w:pPr>
              <w:pBdr>
                <w:top w:val="nil"/>
                <w:left w:val="nil"/>
                <w:bottom w:val="nil"/>
                <w:right w:val="nil"/>
              </w:pBdr>
            </w:pPr>
            <w:r>
              <w:rPr>
                <w:rFonts w:eastAsia="Arial" w:cs="Arial"/>
                <w:color w:val="000000"/>
                <w:sz w:val="20"/>
              </w:rPr>
              <w:t>DS-CH-IS-WS-057</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167"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6F0" w14:textId="77777777" w:rsidR="004613D1" w:rsidRDefault="00B42D70">
            <w:pPr>
              <w:pBdr>
                <w:top w:val="nil"/>
                <w:left w:val="nil"/>
                <w:bottom w:val="nil"/>
                <w:right w:val="nil"/>
              </w:pBdr>
            </w:pPr>
            <w:r>
              <w:rPr>
                <w:rFonts w:eastAsia="Arial" w:cs="Arial"/>
                <w:color w:val="000000"/>
                <w:sz w:val="20"/>
              </w:rPr>
              <w:t>The System shall be configured with webservice logic via Sailpoint for account provisioning in Trackwise to Create/update the user accounts</w:t>
            </w:r>
          </w:p>
          <w:p w14:paraId="2D6C16F1" w14:textId="77777777" w:rsidR="004613D1" w:rsidRDefault="00B42D70">
            <w:pPr>
              <w:pBdr>
                <w:top w:val="nil"/>
                <w:left w:val="nil"/>
                <w:bottom w:val="nil"/>
                <w:right w:val="nil"/>
              </w:pBdr>
            </w:pPr>
            <w:r>
              <w:rPr>
                <w:rFonts w:eastAsia="Arial" w:cs="Arial"/>
                <w:color w:val="000000"/>
                <w:sz w:val="20"/>
              </w:rPr>
              <w:t> </w:t>
            </w:r>
          </w:p>
          <w:p w14:paraId="2D6C16F2" w14:textId="77777777" w:rsidR="004613D1" w:rsidRDefault="00B42D70">
            <w:pPr>
              <w:pBdr>
                <w:top w:val="nil"/>
                <w:left w:val="nil"/>
                <w:bottom w:val="nil"/>
                <w:right w:val="nil"/>
              </w:pBdr>
            </w:pPr>
            <w:r>
              <w:rPr>
                <w:rFonts w:eastAsia="Arial" w:cs="Arial"/>
                <w:color w:val="000000"/>
                <w:sz w:val="20"/>
              </w:rPr>
              <w:t>Refer ‘QCM TW_CH_DS_Interface_Spec’ Section 17.1.4.1</w:t>
            </w:r>
            <w:r>
              <w:rPr>
                <w:rFonts w:eastAsia="Arial" w:cs="Arial"/>
                <w:color w:val="000000"/>
                <w:sz w:val="20"/>
              </w:rPr>
              <w:tab/>
              <w:t>Interface for request from Sailpoint to TrackWise</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168"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6F3"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169"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F4" w14:textId="77777777" w:rsidR="004613D1" w:rsidRDefault="00B42D70">
            <w:pPr>
              <w:pBdr>
                <w:top w:val="nil"/>
                <w:left w:val="nil"/>
                <w:bottom w:val="nil"/>
                <w:right w:val="nil"/>
              </w:pBdr>
            </w:pPr>
            <w:r>
              <w:rPr>
                <w:rFonts w:eastAsia="Arial" w:cs="Arial"/>
                <w:color w:val="000000"/>
                <w:sz w:val="20"/>
              </w:rPr>
              <w:t>FRS-CH-UR-001-064</w:t>
            </w:r>
          </w:p>
        </w:tc>
      </w:tr>
      <w:tr w:rsidR="004613D1" w14:paraId="2D6C16FC" w14:textId="77777777" w:rsidTr="00063F5F">
        <w:trPr>
          <w:trHeight w:val="304"/>
          <w:trPrChange w:id="1170"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171"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F6" w14:textId="77777777" w:rsidR="004613D1" w:rsidRDefault="00B42D70">
            <w:pPr>
              <w:pBdr>
                <w:top w:val="nil"/>
                <w:left w:val="nil"/>
                <w:bottom w:val="nil"/>
                <w:right w:val="nil"/>
              </w:pBdr>
            </w:pPr>
            <w:r>
              <w:rPr>
                <w:rFonts w:eastAsia="Arial" w:cs="Arial"/>
                <w:color w:val="000000"/>
                <w:sz w:val="20"/>
              </w:rPr>
              <w:t>DS-CH-IS-WS-058</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172"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6F7" w14:textId="77777777" w:rsidR="004613D1" w:rsidRDefault="00B42D70">
            <w:pPr>
              <w:pBdr>
                <w:top w:val="nil"/>
                <w:left w:val="nil"/>
                <w:bottom w:val="nil"/>
                <w:right w:val="nil"/>
              </w:pBdr>
            </w:pPr>
            <w:r>
              <w:rPr>
                <w:rFonts w:eastAsia="Arial" w:cs="Arial"/>
                <w:color w:val="000000"/>
                <w:sz w:val="20"/>
              </w:rPr>
              <w:t>The System shall be configured with webservice logic via Sailpoint for account provisioning in Trackwise to Delete/Inactivate the user accounts</w:t>
            </w:r>
          </w:p>
          <w:p w14:paraId="2D6C16F8" w14:textId="77777777" w:rsidR="004613D1" w:rsidRDefault="00B42D70">
            <w:pPr>
              <w:pBdr>
                <w:top w:val="nil"/>
                <w:left w:val="nil"/>
                <w:bottom w:val="nil"/>
                <w:right w:val="nil"/>
              </w:pBdr>
            </w:pPr>
            <w:r>
              <w:rPr>
                <w:rFonts w:eastAsia="Arial" w:cs="Arial"/>
                <w:color w:val="000000"/>
                <w:sz w:val="20"/>
              </w:rPr>
              <w:t> </w:t>
            </w:r>
          </w:p>
          <w:p w14:paraId="2D6C16F9" w14:textId="77777777" w:rsidR="004613D1" w:rsidRDefault="00B42D70">
            <w:pPr>
              <w:pBdr>
                <w:top w:val="nil"/>
                <w:left w:val="nil"/>
                <w:bottom w:val="nil"/>
                <w:right w:val="nil"/>
              </w:pBdr>
            </w:pPr>
            <w:r>
              <w:rPr>
                <w:rFonts w:eastAsia="Arial" w:cs="Arial"/>
                <w:color w:val="000000"/>
                <w:sz w:val="20"/>
              </w:rPr>
              <w:lastRenderedPageBreak/>
              <w:t>Refer ‘QCM TW_CH_DS_Interface_Spec’ Section 17.1.4.1 Interface for request from Sailpoint to TrackWise</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173"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6FA" w14:textId="77777777" w:rsidR="004613D1" w:rsidRDefault="00B42D70">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174"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FB" w14:textId="77777777" w:rsidR="004613D1" w:rsidRDefault="00B42D70">
            <w:pPr>
              <w:pBdr>
                <w:top w:val="nil"/>
                <w:left w:val="nil"/>
                <w:bottom w:val="nil"/>
                <w:right w:val="nil"/>
              </w:pBdr>
            </w:pPr>
            <w:r>
              <w:rPr>
                <w:rFonts w:eastAsia="Arial" w:cs="Arial"/>
                <w:color w:val="000000"/>
                <w:sz w:val="20"/>
              </w:rPr>
              <w:t>FRS-CH-UR-001-065</w:t>
            </w:r>
          </w:p>
        </w:tc>
      </w:tr>
      <w:tr w:rsidR="004613D1" w14:paraId="2D6C1704" w14:textId="77777777" w:rsidTr="00063F5F">
        <w:trPr>
          <w:trHeight w:val="304"/>
          <w:trPrChange w:id="1175"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176"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6FD" w14:textId="77777777" w:rsidR="004613D1" w:rsidRDefault="00B42D70">
            <w:pPr>
              <w:pBdr>
                <w:top w:val="nil"/>
                <w:left w:val="nil"/>
                <w:bottom w:val="nil"/>
                <w:right w:val="nil"/>
              </w:pBdr>
            </w:pPr>
            <w:r>
              <w:rPr>
                <w:rFonts w:eastAsia="Arial" w:cs="Arial"/>
                <w:color w:val="000000"/>
                <w:sz w:val="20"/>
              </w:rPr>
              <w:t>DS-CH-IS-WS-059</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177"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6FE" w14:textId="77777777" w:rsidR="004613D1" w:rsidRDefault="00B42D70">
            <w:pPr>
              <w:pBdr>
                <w:top w:val="nil"/>
                <w:left w:val="nil"/>
                <w:bottom w:val="nil"/>
                <w:right w:val="nil"/>
              </w:pBdr>
            </w:pPr>
            <w:r>
              <w:rPr>
                <w:rFonts w:eastAsia="Arial" w:cs="Arial"/>
                <w:color w:val="000000"/>
                <w:sz w:val="20"/>
              </w:rPr>
              <w:t>The system shall be configured to create a complaint record from corresponding data present in an Excel template received from source system and placed in a SFTP folder which leads to creation of complaint record as per the schedule set in quartz scheduler for triggering the IWS method ‘createComplaintTW’.</w:t>
            </w:r>
          </w:p>
          <w:p w14:paraId="2D6C16FF" w14:textId="77777777" w:rsidR="004613D1" w:rsidRDefault="00B42D70">
            <w:pPr>
              <w:pBdr>
                <w:top w:val="nil"/>
                <w:left w:val="nil"/>
                <w:bottom w:val="nil"/>
                <w:right w:val="nil"/>
              </w:pBdr>
            </w:pPr>
            <w:r>
              <w:rPr>
                <w:rFonts w:eastAsia="Arial" w:cs="Arial"/>
                <w:color w:val="000000"/>
              </w:rPr>
              <w:t> </w:t>
            </w:r>
          </w:p>
          <w:p w14:paraId="2D6C1700" w14:textId="77777777" w:rsidR="004613D1" w:rsidRDefault="00B42D70">
            <w:pPr>
              <w:pBdr>
                <w:top w:val="nil"/>
                <w:left w:val="nil"/>
                <w:bottom w:val="nil"/>
                <w:right w:val="nil"/>
              </w:pBdr>
            </w:pPr>
            <w:r>
              <w:rPr>
                <w:rFonts w:eastAsia="Arial" w:cs="Arial"/>
                <w:color w:val="000000"/>
                <w:sz w:val="20"/>
              </w:rPr>
              <w:t>Refer QCM TW_CH_DS_Interface_Spec Sub Section 7.10 - Bulk Upload</w:t>
            </w:r>
          </w:p>
          <w:p w14:paraId="2D6C1701" w14:textId="77777777" w:rsidR="004613D1" w:rsidRDefault="00B42D70">
            <w:pPr>
              <w:pBdr>
                <w:top w:val="nil"/>
                <w:left w:val="nil"/>
                <w:bottom w:val="nil"/>
                <w:right w:val="nil"/>
              </w:pBdr>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178"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702"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179"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03" w14:textId="77777777" w:rsidR="004613D1" w:rsidRDefault="00B42D70">
            <w:pPr>
              <w:pBdr>
                <w:top w:val="nil"/>
                <w:left w:val="nil"/>
                <w:bottom w:val="nil"/>
                <w:right w:val="nil"/>
              </w:pBdr>
            </w:pPr>
            <w:r>
              <w:rPr>
                <w:rFonts w:eastAsia="Arial" w:cs="Arial"/>
                <w:color w:val="000000"/>
                <w:sz w:val="20"/>
              </w:rPr>
              <w:t>FRS-CH-SF-EVAL-032-004</w:t>
            </w:r>
          </w:p>
        </w:tc>
      </w:tr>
      <w:tr w:rsidR="004613D1" w14:paraId="2D6C170C" w14:textId="77777777" w:rsidTr="00063F5F">
        <w:trPr>
          <w:trHeight w:val="304"/>
          <w:trPrChange w:id="1180"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181"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05" w14:textId="77777777" w:rsidR="004613D1" w:rsidRDefault="00B42D70">
            <w:pPr>
              <w:pBdr>
                <w:top w:val="nil"/>
                <w:left w:val="nil"/>
                <w:bottom w:val="nil"/>
                <w:right w:val="nil"/>
              </w:pBdr>
            </w:pPr>
            <w:r>
              <w:rPr>
                <w:rFonts w:eastAsia="Arial" w:cs="Arial"/>
                <w:color w:val="000000"/>
                <w:sz w:val="20"/>
              </w:rPr>
              <w:t>DS-CH-IS-WS-060</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182"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706" w14:textId="77777777" w:rsidR="004613D1" w:rsidRDefault="00B42D70">
            <w:pPr>
              <w:pBdr>
                <w:top w:val="nil"/>
                <w:left w:val="nil"/>
                <w:bottom w:val="nil"/>
                <w:right w:val="nil"/>
              </w:pBdr>
            </w:pPr>
            <w:r>
              <w:rPr>
                <w:rFonts w:eastAsia="Arial" w:cs="Arial"/>
                <w:color w:val="000000"/>
                <w:sz w:val="20"/>
              </w:rPr>
              <w:t>The system shall be configured to identify any exceptions / errors occurred during the predefined Excel template processing or upload for complaint record creation through bulk upload mechanism.</w:t>
            </w:r>
          </w:p>
          <w:p w14:paraId="2D6C1707" w14:textId="77777777" w:rsidR="004613D1" w:rsidRDefault="00B42D70">
            <w:pPr>
              <w:pBdr>
                <w:top w:val="nil"/>
                <w:left w:val="nil"/>
                <w:bottom w:val="nil"/>
                <w:right w:val="nil"/>
              </w:pBdr>
            </w:pPr>
            <w:r>
              <w:rPr>
                <w:rFonts w:eastAsia="Arial" w:cs="Arial"/>
                <w:color w:val="000000"/>
                <w:sz w:val="20"/>
              </w:rPr>
              <w:t> </w:t>
            </w:r>
          </w:p>
          <w:p w14:paraId="2D6C1708" w14:textId="77777777" w:rsidR="004613D1" w:rsidRDefault="00B42D70">
            <w:pPr>
              <w:pBdr>
                <w:top w:val="nil"/>
                <w:left w:val="nil"/>
                <w:bottom w:val="nil"/>
                <w:right w:val="nil"/>
              </w:pBdr>
            </w:pPr>
            <w:r>
              <w:rPr>
                <w:rFonts w:eastAsia="Arial" w:cs="Arial"/>
                <w:color w:val="000000"/>
                <w:sz w:val="20"/>
              </w:rPr>
              <w:t>Refer QCM TW_CH_DS_Interface_Spec Sub Section: 7.10.4.1 - Interface for case data from Excel to TrackWise</w:t>
            </w:r>
          </w:p>
          <w:p w14:paraId="2D6C1709" w14:textId="77777777" w:rsidR="004613D1" w:rsidRDefault="00B42D70">
            <w:pPr>
              <w:pBdr>
                <w:top w:val="nil"/>
                <w:left w:val="nil"/>
                <w:bottom w:val="nil"/>
                <w:right w:val="nil"/>
              </w:pBdr>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183"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70A"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184"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0B" w14:textId="77777777" w:rsidR="004613D1" w:rsidRDefault="00B42D70">
            <w:pPr>
              <w:pBdr>
                <w:top w:val="nil"/>
                <w:left w:val="nil"/>
                <w:bottom w:val="nil"/>
                <w:right w:val="nil"/>
              </w:pBdr>
            </w:pPr>
            <w:r>
              <w:rPr>
                <w:rFonts w:eastAsia="Arial" w:cs="Arial"/>
                <w:color w:val="000000"/>
                <w:sz w:val="20"/>
              </w:rPr>
              <w:t>FRS-CH-SF-EVAL-033-001</w:t>
            </w:r>
          </w:p>
        </w:tc>
      </w:tr>
      <w:tr w:rsidR="004613D1" w14:paraId="2D6C1714" w14:textId="77777777" w:rsidTr="00063F5F">
        <w:trPr>
          <w:trHeight w:val="304"/>
          <w:trPrChange w:id="1185"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186"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0D" w14:textId="77777777" w:rsidR="004613D1" w:rsidRDefault="00B42D70">
            <w:pPr>
              <w:pBdr>
                <w:top w:val="nil"/>
                <w:left w:val="nil"/>
                <w:bottom w:val="nil"/>
                <w:right w:val="nil"/>
              </w:pBdr>
            </w:pPr>
            <w:r>
              <w:rPr>
                <w:rFonts w:eastAsia="Arial" w:cs="Arial"/>
                <w:color w:val="000000"/>
                <w:sz w:val="20"/>
              </w:rPr>
              <w:t>DS-CH-IS-WS-061</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187"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70E" w14:textId="77777777" w:rsidR="004613D1" w:rsidRDefault="00B42D70">
            <w:pPr>
              <w:pBdr>
                <w:top w:val="nil"/>
                <w:left w:val="nil"/>
                <w:bottom w:val="nil"/>
                <w:right w:val="nil"/>
              </w:pBdr>
            </w:pPr>
            <w:r>
              <w:rPr>
                <w:rFonts w:eastAsia="Arial" w:cs="Arial"/>
                <w:color w:val="000000"/>
                <w:sz w:val="20"/>
              </w:rPr>
              <w:t>The system shall be configured to allow an authorized user to enter 200 rows in the predefined Excel file template and to place that Excel template on a SFTP folder location (Drop box) for bulk upload mechanism.</w:t>
            </w:r>
          </w:p>
          <w:p w14:paraId="2D6C170F" w14:textId="77777777" w:rsidR="004613D1" w:rsidRDefault="00B42D70">
            <w:pPr>
              <w:pBdr>
                <w:top w:val="nil"/>
                <w:left w:val="nil"/>
                <w:bottom w:val="nil"/>
                <w:right w:val="nil"/>
              </w:pBdr>
            </w:pPr>
            <w:r>
              <w:rPr>
                <w:rFonts w:eastAsia="Arial" w:cs="Arial"/>
                <w:color w:val="000000"/>
                <w:sz w:val="20"/>
              </w:rPr>
              <w:t> </w:t>
            </w:r>
          </w:p>
          <w:p w14:paraId="2D6C1710" w14:textId="77777777" w:rsidR="004613D1" w:rsidRDefault="00B42D70">
            <w:pPr>
              <w:pBdr>
                <w:top w:val="nil"/>
                <w:left w:val="nil"/>
                <w:bottom w:val="nil"/>
                <w:right w:val="nil"/>
              </w:pBdr>
            </w:pPr>
            <w:r>
              <w:rPr>
                <w:rFonts w:eastAsia="Arial" w:cs="Arial"/>
                <w:color w:val="000000"/>
                <w:sz w:val="20"/>
              </w:rPr>
              <w:t xml:space="preserve">Refer QCM TW_CH_DS_Interface_Spec Sub Section: 7.10.12 – List of Excel template fields </w:t>
            </w:r>
          </w:p>
          <w:p w14:paraId="2D6C1711" w14:textId="77777777" w:rsidR="004613D1" w:rsidRDefault="00B42D70">
            <w:pPr>
              <w:pBdr>
                <w:top w:val="nil"/>
                <w:left w:val="nil"/>
                <w:bottom w:val="nil"/>
                <w:right w:val="nil"/>
              </w:pBdr>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188"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712"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189"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13" w14:textId="77777777" w:rsidR="004613D1" w:rsidRDefault="00B42D70">
            <w:pPr>
              <w:pBdr>
                <w:top w:val="nil"/>
                <w:left w:val="nil"/>
                <w:bottom w:val="nil"/>
                <w:right w:val="nil"/>
              </w:pBdr>
            </w:pPr>
            <w:r>
              <w:rPr>
                <w:rFonts w:eastAsia="Arial" w:cs="Arial"/>
                <w:color w:val="000000"/>
                <w:sz w:val="20"/>
              </w:rPr>
              <w:t>FRS-CH-SF-EVAL-032-001, FRS-CH-SF-EVAL-032-002</w:t>
            </w:r>
          </w:p>
        </w:tc>
      </w:tr>
      <w:tr w:rsidR="004613D1" w14:paraId="2D6C171C" w14:textId="77777777" w:rsidTr="00063F5F">
        <w:trPr>
          <w:trHeight w:val="304"/>
          <w:trPrChange w:id="1190"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191"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15" w14:textId="77777777" w:rsidR="004613D1" w:rsidRDefault="00B42D70">
            <w:pPr>
              <w:pBdr>
                <w:top w:val="nil"/>
                <w:left w:val="nil"/>
                <w:bottom w:val="nil"/>
                <w:right w:val="nil"/>
              </w:pBdr>
            </w:pPr>
            <w:r>
              <w:rPr>
                <w:rFonts w:eastAsia="Arial" w:cs="Arial"/>
                <w:color w:val="000000"/>
                <w:sz w:val="20"/>
              </w:rPr>
              <w:t>DS-CH-IS-WS-062</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192"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716" w14:textId="77777777" w:rsidR="004613D1" w:rsidRDefault="00B42D70">
            <w:pPr>
              <w:pBdr>
                <w:top w:val="nil"/>
                <w:left w:val="nil"/>
                <w:bottom w:val="nil"/>
                <w:right w:val="nil"/>
              </w:pBdr>
            </w:pPr>
            <w:r>
              <w:rPr>
                <w:rFonts w:eastAsia="Arial" w:cs="Arial"/>
                <w:color w:val="000000"/>
                <w:sz w:val="20"/>
              </w:rPr>
              <w:t>The system shall be configured to allow the background scheduler at Mulesoft to pick the uploaded Excel file in a predefined interval and loads it into the ‘SMAX_Complaint’ and ‘TW_WS_Audit’ table for autocreation of Complaint record with bulk upload mechanism.</w:t>
            </w:r>
          </w:p>
          <w:p w14:paraId="2D6C1717" w14:textId="77777777" w:rsidR="004613D1" w:rsidRDefault="00B42D70">
            <w:pPr>
              <w:pBdr>
                <w:top w:val="nil"/>
                <w:left w:val="nil"/>
                <w:bottom w:val="nil"/>
                <w:right w:val="nil"/>
              </w:pBdr>
            </w:pPr>
            <w:r>
              <w:rPr>
                <w:rFonts w:eastAsia="Arial" w:cs="Arial"/>
                <w:color w:val="000000"/>
                <w:sz w:val="20"/>
              </w:rPr>
              <w:t> </w:t>
            </w:r>
          </w:p>
          <w:p w14:paraId="2D6C1718" w14:textId="77777777" w:rsidR="004613D1" w:rsidRDefault="00B42D70">
            <w:pPr>
              <w:pBdr>
                <w:top w:val="nil"/>
                <w:left w:val="nil"/>
                <w:bottom w:val="nil"/>
                <w:right w:val="nil"/>
              </w:pBdr>
            </w:pPr>
            <w:r>
              <w:rPr>
                <w:rFonts w:eastAsia="Arial" w:cs="Arial"/>
                <w:color w:val="000000"/>
                <w:sz w:val="20"/>
              </w:rPr>
              <w:t>Refer QCM TW_CH_DS_Interface_Spec Sub Section: 7.10.4.1 - Interface for case data from Excel to TrackWise</w:t>
            </w:r>
          </w:p>
          <w:p w14:paraId="2D6C1719" w14:textId="77777777" w:rsidR="004613D1" w:rsidRDefault="00B42D70">
            <w:pPr>
              <w:pBdr>
                <w:top w:val="nil"/>
                <w:left w:val="nil"/>
                <w:bottom w:val="nil"/>
                <w:right w:val="nil"/>
              </w:pBdr>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193"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71A"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194"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1B" w14:textId="77777777" w:rsidR="004613D1" w:rsidRDefault="00B42D70">
            <w:pPr>
              <w:pBdr>
                <w:top w:val="nil"/>
                <w:left w:val="nil"/>
                <w:bottom w:val="nil"/>
                <w:right w:val="nil"/>
              </w:pBdr>
            </w:pPr>
            <w:r>
              <w:rPr>
                <w:rFonts w:eastAsia="Arial" w:cs="Arial"/>
                <w:color w:val="000000"/>
                <w:sz w:val="20"/>
              </w:rPr>
              <w:t>FRS-CH-SF-EVAL-032-003</w:t>
            </w:r>
          </w:p>
        </w:tc>
      </w:tr>
      <w:tr w:rsidR="004613D1" w14:paraId="2D6C1727" w14:textId="77777777" w:rsidTr="00063F5F">
        <w:trPr>
          <w:trHeight w:val="304"/>
          <w:trPrChange w:id="1195"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196"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1D" w14:textId="77777777" w:rsidR="004613D1" w:rsidRDefault="00B42D70">
            <w:pPr>
              <w:pBdr>
                <w:top w:val="nil"/>
                <w:left w:val="nil"/>
                <w:bottom w:val="nil"/>
                <w:right w:val="nil"/>
              </w:pBdr>
            </w:pPr>
            <w:r>
              <w:rPr>
                <w:rFonts w:eastAsia="Arial" w:cs="Arial"/>
                <w:color w:val="000000"/>
                <w:sz w:val="20"/>
              </w:rPr>
              <w:t>DS-CH-IS-WS-063</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197"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71E" w14:textId="77777777" w:rsidR="004613D1" w:rsidRDefault="00B42D70">
            <w:pPr>
              <w:pBdr>
                <w:top w:val="nil"/>
                <w:left w:val="nil"/>
                <w:bottom w:val="nil"/>
                <w:right w:val="nil"/>
              </w:pBdr>
            </w:pPr>
            <w:r>
              <w:rPr>
                <w:rFonts w:eastAsia="Arial" w:cs="Arial"/>
                <w:color w:val="000000"/>
                <w:sz w:val="20"/>
              </w:rPr>
              <w:t>The system shall be configured to allow a user to view the following selection values for the ‘Source System’ field:</w:t>
            </w:r>
          </w:p>
          <w:p w14:paraId="2D6C171F" w14:textId="77777777" w:rsidR="004613D1" w:rsidRDefault="00B42D70">
            <w:pPr>
              <w:numPr>
                <w:ilvl w:val="0"/>
                <w:numId w:val="26"/>
              </w:numPr>
              <w:pBdr>
                <w:top w:val="nil"/>
                <w:left w:val="nil"/>
                <w:bottom w:val="nil"/>
                <w:right w:val="nil"/>
              </w:pBdr>
            </w:pPr>
            <w:r>
              <w:rPr>
                <w:rFonts w:eastAsia="Arial" w:cs="Arial"/>
                <w:color w:val="000000"/>
                <w:sz w:val="20"/>
              </w:rPr>
              <w:t>TASY</w:t>
            </w:r>
          </w:p>
          <w:p w14:paraId="2D6C1720" w14:textId="77777777" w:rsidR="004613D1" w:rsidRDefault="00B42D70">
            <w:pPr>
              <w:numPr>
                <w:ilvl w:val="0"/>
                <w:numId w:val="26"/>
              </w:numPr>
              <w:pBdr>
                <w:top w:val="nil"/>
                <w:left w:val="nil"/>
                <w:bottom w:val="nil"/>
                <w:right w:val="nil"/>
              </w:pBdr>
            </w:pPr>
            <w:r>
              <w:rPr>
                <w:rFonts w:eastAsia="Arial" w:cs="Arial"/>
                <w:color w:val="000000"/>
                <w:sz w:val="20"/>
              </w:rPr>
              <w:t>ServiceNow</w:t>
            </w:r>
          </w:p>
          <w:p w14:paraId="2D6C1721" w14:textId="77777777" w:rsidR="004613D1" w:rsidRDefault="00B42D70">
            <w:pPr>
              <w:numPr>
                <w:ilvl w:val="0"/>
                <w:numId w:val="26"/>
              </w:numPr>
              <w:pBdr>
                <w:top w:val="nil"/>
                <w:left w:val="nil"/>
                <w:bottom w:val="nil"/>
                <w:right w:val="nil"/>
              </w:pBdr>
            </w:pPr>
            <w:r>
              <w:rPr>
                <w:rFonts w:eastAsia="Arial" w:cs="Arial"/>
                <w:color w:val="000000"/>
                <w:sz w:val="20"/>
              </w:rPr>
              <w:t>eService</w:t>
            </w:r>
          </w:p>
          <w:p w14:paraId="2D6C1722" w14:textId="77777777" w:rsidR="004613D1" w:rsidRDefault="00B42D70">
            <w:pPr>
              <w:numPr>
                <w:ilvl w:val="0"/>
                <w:numId w:val="26"/>
              </w:numPr>
              <w:pBdr>
                <w:top w:val="nil"/>
                <w:left w:val="nil"/>
                <w:bottom w:val="nil"/>
                <w:right w:val="nil"/>
              </w:pBdr>
            </w:pPr>
            <w:r>
              <w:rPr>
                <w:rFonts w:eastAsia="Arial" w:cs="Arial"/>
                <w:color w:val="000000"/>
                <w:sz w:val="20"/>
              </w:rPr>
              <w:t>Other</w:t>
            </w:r>
          </w:p>
          <w:p w14:paraId="2D6C1723" w14:textId="77777777" w:rsidR="004613D1" w:rsidRDefault="00B42D70">
            <w:pPr>
              <w:pBdr>
                <w:top w:val="nil"/>
                <w:left w:val="nil"/>
                <w:bottom w:val="nil"/>
                <w:right w:val="nil"/>
              </w:pBdr>
            </w:pPr>
            <w:r>
              <w:rPr>
                <w:rFonts w:eastAsia="Arial" w:cs="Arial"/>
                <w:color w:val="000000"/>
                <w:sz w:val="20"/>
              </w:rPr>
              <w:lastRenderedPageBreak/>
              <w:t>Refer QCM TW_Complaint Handling_DesignSpec_ Appendix – 7 tab ‘Selections’</w:t>
            </w:r>
          </w:p>
          <w:p w14:paraId="2D6C1724" w14:textId="77777777" w:rsidR="004613D1" w:rsidRDefault="00B42D70">
            <w:pPr>
              <w:pBdr>
                <w:top w:val="nil"/>
                <w:left w:val="nil"/>
                <w:bottom w:val="nil"/>
                <w:right w:val="nil"/>
              </w:pBdr>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198"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725" w14:textId="77777777" w:rsidR="004613D1" w:rsidRDefault="00B42D70">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199"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26" w14:textId="77777777" w:rsidR="004613D1" w:rsidRDefault="00B42D70">
            <w:pPr>
              <w:pBdr>
                <w:top w:val="nil"/>
                <w:left w:val="nil"/>
                <w:bottom w:val="nil"/>
                <w:right w:val="nil"/>
              </w:pBdr>
            </w:pPr>
            <w:r>
              <w:rPr>
                <w:rFonts w:eastAsia="Arial" w:cs="Arial"/>
                <w:color w:val="000000"/>
                <w:sz w:val="20"/>
              </w:rPr>
              <w:t>FRS-CH-SF-EVAL-032-007</w:t>
            </w:r>
          </w:p>
        </w:tc>
      </w:tr>
      <w:tr w:rsidR="004613D1" w14:paraId="2D6C1732" w14:textId="77777777" w:rsidTr="00063F5F">
        <w:trPr>
          <w:trHeight w:val="304"/>
          <w:trPrChange w:id="1200"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201"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28" w14:textId="77777777" w:rsidR="004613D1" w:rsidRDefault="00B42D70">
            <w:pPr>
              <w:pBdr>
                <w:top w:val="nil"/>
                <w:left w:val="nil"/>
                <w:bottom w:val="nil"/>
                <w:right w:val="nil"/>
              </w:pBdr>
            </w:pPr>
            <w:r>
              <w:rPr>
                <w:rFonts w:eastAsia="Arial" w:cs="Arial"/>
                <w:color w:val="000000"/>
                <w:sz w:val="20"/>
              </w:rPr>
              <w:t>DS-CH-IS-WS-064</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202"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729" w14:textId="77777777" w:rsidR="004613D1" w:rsidRDefault="00B42D70">
            <w:pPr>
              <w:pBdr>
                <w:top w:val="nil"/>
                <w:left w:val="nil"/>
                <w:bottom w:val="nil"/>
                <w:right w:val="nil"/>
              </w:pBdr>
              <w:jc w:val="both"/>
            </w:pPr>
            <w:r>
              <w:rPr>
                <w:rFonts w:eastAsia="Arial" w:cs="Arial"/>
                <w:color w:val="000000"/>
                <w:sz w:val="20"/>
              </w:rPr>
              <w:t>The system shall be configured to generate a report for all Success/Failure cases as per the scheduler running every 4 hours and store it in a below designated source systems folder where the authorized user can access the report:</w:t>
            </w:r>
          </w:p>
          <w:p w14:paraId="2D6C172A" w14:textId="77777777" w:rsidR="004613D1" w:rsidRDefault="00B42D70">
            <w:pPr>
              <w:numPr>
                <w:ilvl w:val="0"/>
                <w:numId w:val="26"/>
              </w:numPr>
              <w:pBdr>
                <w:top w:val="nil"/>
                <w:left w:val="nil"/>
                <w:bottom w:val="nil"/>
                <w:right w:val="nil"/>
              </w:pBdr>
              <w:jc w:val="both"/>
            </w:pPr>
            <w:r>
              <w:rPr>
                <w:rFonts w:eastAsia="Arial" w:cs="Arial"/>
                <w:color w:val="000000"/>
                <w:sz w:val="20"/>
              </w:rPr>
              <w:t>TASY</w:t>
            </w:r>
          </w:p>
          <w:p w14:paraId="2D6C172B" w14:textId="77777777" w:rsidR="004613D1" w:rsidRDefault="00B42D70">
            <w:pPr>
              <w:numPr>
                <w:ilvl w:val="0"/>
                <w:numId w:val="26"/>
              </w:numPr>
              <w:pBdr>
                <w:top w:val="nil"/>
                <w:left w:val="nil"/>
                <w:bottom w:val="nil"/>
                <w:right w:val="nil"/>
              </w:pBdr>
              <w:jc w:val="both"/>
            </w:pPr>
            <w:r>
              <w:rPr>
                <w:rFonts w:eastAsia="Arial" w:cs="Arial"/>
                <w:color w:val="000000"/>
                <w:sz w:val="20"/>
              </w:rPr>
              <w:t>Other</w:t>
            </w:r>
          </w:p>
          <w:p w14:paraId="2D6C172C" w14:textId="77777777" w:rsidR="004613D1" w:rsidRDefault="00B42D70">
            <w:pPr>
              <w:pBdr>
                <w:top w:val="nil"/>
                <w:left w:val="nil"/>
                <w:bottom w:val="nil"/>
                <w:right w:val="nil"/>
              </w:pBdr>
              <w:jc w:val="both"/>
            </w:pPr>
            <w:r>
              <w:rPr>
                <w:rFonts w:eastAsia="Arial" w:cs="Arial"/>
                <w:color w:val="000000"/>
                <w:sz w:val="20"/>
              </w:rPr>
              <w:t> </w:t>
            </w:r>
          </w:p>
          <w:p w14:paraId="2D6C172D" w14:textId="77777777" w:rsidR="004613D1" w:rsidRDefault="00B42D70">
            <w:pPr>
              <w:pBdr>
                <w:top w:val="nil"/>
                <w:left w:val="nil"/>
                <w:bottom w:val="nil"/>
                <w:right w:val="nil"/>
              </w:pBdr>
              <w:jc w:val="both"/>
            </w:pPr>
            <w:r>
              <w:rPr>
                <w:rFonts w:eastAsia="Arial" w:cs="Arial"/>
                <w:color w:val="000000"/>
                <w:sz w:val="20"/>
              </w:rPr>
              <w:t>Refer QCM TW_CH_DS_Interface_Spec</w:t>
            </w:r>
          </w:p>
          <w:p w14:paraId="2D6C172E" w14:textId="77777777" w:rsidR="004613D1" w:rsidRDefault="00B42D70">
            <w:pPr>
              <w:pBdr>
                <w:top w:val="nil"/>
                <w:left w:val="nil"/>
                <w:bottom w:val="nil"/>
                <w:right w:val="nil"/>
              </w:pBdr>
              <w:jc w:val="both"/>
            </w:pPr>
            <w:r>
              <w:rPr>
                <w:rFonts w:eastAsia="Arial" w:cs="Arial"/>
                <w:color w:val="000000"/>
                <w:sz w:val="20"/>
              </w:rPr>
              <w:t>Sub Section: 7.10.13 - Bulk Upload validation result – User Feedback</w:t>
            </w:r>
          </w:p>
          <w:p w14:paraId="2D6C172F" w14:textId="77777777" w:rsidR="004613D1" w:rsidRDefault="00B42D70">
            <w:pPr>
              <w:pBdr>
                <w:top w:val="nil"/>
                <w:left w:val="nil"/>
                <w:bottom w:val="nil"/>
                <w:right w:val="nil"/>
              </w:pBdr>
              <w:jc w:val="both"/>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203"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730"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204"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31" w14:textId="77777777" w:rsidR="004613D1" w:rsidRDefault="00B42D70">
            <w:pPr>
              <w:pBdr>
                <w:top w:val="nil"/>
                <w:left w:val="nil"/>
                <w:bottom w:val="nil"/>
                <w:right w:val="nil"/>
              </w:pBdr>
            </w:pPr>
            <w:r>
              <w:rPr>
                <w:rFonts w:eastAsia="Arial" w:cs="Arial"/>
                <w:color w:val="000000"/>
                <w:sz w:val="20"/>
              </w:rPr>
              <w:t>FRS-CH-SF-EVAL-033-002</w:t>
            </w:r>
          </w:p>
        </w:tc>
      </w:tr>
      <w:tr w:rsidR="004613D1" w:rsidDel="00063F5F" w14:paraId="2D6C1745" w14:textId="505EFAD1" w:rsidTr="00063F5F">
        <w:trPr>
          <w:trHeight w:val="304"/>
          <w:del w:id="1205" w:author="Kanungo, Kalpak (Cognizant)" w:date="2026-05-19T13:25:00Z"/>
          <w:trPrChange w:id="1206"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207"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33" w14:textId="0973F267" w:rsidR="004613D1" w:rsidDel="00063F5F" w:rsidRDefault="00B42D70">
            <w:pPr>
              <w:pBdr>
                <w:top w:val="nil"/>
                <w:left w:val="nil"/>
                <w:bottom w:val="nil"/>
                <w:right w:val="nil"/>
              </w:pBdr>
              <w:rPr>
                <w:del w:id="1208" w:author="Kanungo, Kalpak (Cognizant)" w:date="2026-05-19T13:25:00Z" w16du:dateUtc="2026-05-19T07:55:00Z"/>
              </w:rPr>
            </w:pPr>
            <w:commentRangeStart w:id="1209"/>
            <w:del w:id="1210" w:author="Kanungo, Kalpak (Cognizant)" w:date="2026-05-19T13:25:00Z" w16du:dateUtc="2026-05-19T07:55:00Z">
              <w:r w:rsidDel="00063F5F">
                <w:rPr>
                  <w:rFonts w:eastAsia="Arial" w:cs="Arial"/>
                  <w:color w:val="000000"/>
                  <w:sz w:val="20"/>
                </w:rPr>
                <w:delText>DS-CH-IS-WS-065</w:delText>
              </w:r>
            </w:del>
            <w:commentRangeEnd w:id="1209"/>
            <w:r w:rsidR="00063F5F">
              <w:rPr>
                <w:rStyle w:val="CommentReference"/>
                <w:sz w:val="18"/>
                <w:szCs w:val="24"/>
              </w:rPr>
              <w:commentReference w:id="1209"/>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211"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734" w14:textId="339410F8" w:rsidR="004613D1" w:rsidDel="00063F5F" w:rsidRDefault="00B42D70">
            <w:pPr>
              <w:pBdr>
                <w:top w:val="nil"/>
                <w:left w:val="nil"/>
                <w:bottom w:val="nil"/>
                <w:right w:val="nil"/>
              </w:pBdr>
              <w:rPr>
                <w:del w:id="1212" w:author="Kanungo, Kalpak (Cognizant)" w:date="2026-05-19T13:25:00Z" w16du:dateUtc="2026-05-19T07:55:00Z"/>
              </w:rPr>
            </w:pPr>
            <w:del w:id="1213" w:author="Kanungo, Kalpak (Cognizant)" w:date="2026-05-19T13:25:00Z" w16du:dateUtc="2026-05-19T07:55:00Z">
              <w:r w:rsidDel="00063F5F">
                <w:rPr>
                  <w:rFonts w:eastAsia="Arial" w:cs="Arial"/>
                  <w:color w:val="000000"/>
                  <w:sz w:val="20"/>
                </w:rPr>
                <w:delText>The system shall be configured to automatically populate ‘Potentially Reportable Event’ field as ‘Yes’ or retain the present value of that field as ‘Yes/No’ based on any of the below available field values in the complaint record and display popup messages.</w:delText>
              </w:r>
            </w:del>
          </w:p>
          <w:p w14:paraId="2D6C1735" w14:textId="280687B0" w:rsidR="004613D1" w:rsidDel="00063F5F" w:rsidRDefault="00B42D70">
            <w:pPr>
              <w:numPr>
                <w:ilvl w:val="0"/>
                <w:numId w:val="26"/>
              </w:numPr>
              <w:pBdr>
                <w:top w:val="nil"/>
                <w:left w:val="nil"/>
                <w:bottom w:val="nil"/>
                <w:right w:val="nil"/>
              </w:pBdr>
              <w:rPr>
                <w:del w:id="1214" w:author="Kanungo, Kalpak (Cognizant)" w:date="2026-05-19T13:25:00Z" w16du:dateUtc="2026-05-19T07:55:00Z"/>
              </w:rPr>
            </w:pPr>
            <w:del w:id="1215" w:author="Kanungo, Kalpak (Cognizant)" w:date="2026-05-19T13:25:00Z" w16du:dateUtc="2026-05-19T07:55:00Z">
              <w:r w:rsidDel="00063F5F">
                <w:rPr>
                  <w:rFonts w:eastAsia="Arial" w:cs="Arial"/>
                  <w:color w:val="000000"/>
                  <w:sz w:val="20"/>
                </w:rPr>
                <w:delText>Potentially Reportable Event</w:delText>
              </w:r>
            </w:del>
          </w:p>
          <w:p w14:paraId="2D6C1736" w14:textId="3FB47A1B" w:rsidR="004613D1" w:rsidDel="00063F5F" w:rsidRDefault="00B42D70">
            <w:pPr>
              <w:numPr>
                <w:ilvl w:val="0"/>
                <w:numId w:val="26"/>
              </w:numPr>
              <w:pBdr>
                <w:top w:val="nil"/>
                <w:left w:val="nil"/>
                <w:bottom w:val="nil"/>
                <w:right w:val="nil"/>
              </w:pBdr>
              <w:rPr>
                <w:del w:id="1216" w:author="Kanungo, Kalpak (Cognizant)" w:date="2026-05-19T13:25:00Z" w16du:dateUtc="2026-05-19T07:55:00Z"/>
              </w:rPr>
            </w:pPr>
            <w:del w:id="1217" w:author="Kanungo, Kalpak (Cognizant)" w:date="2026-05-19T13:25:00Z" w16du:dateUtc="2026-05-19T07:55:00Z">
              <w:r w:rsidDel="00063F5F">
                <w:rPr>
                  <w:rFonts w:eastAsia="Arial" w:cs="Arial"/>
                  <w:color w:val="000000"/>
                  <w:sz w:val="20"/>
                </w:rPr>
                <w:delText>PSE</w:delText>
              </w:r>
            </w:del>
          </w:p>
          <w:p w14:paraId="2D6C1737" w14:textId="3D0C55F5" w:rsidR="004613D1" w:rsidDel="00063F5F" w:rsidRDefault="00B42D70">
            <w:pPr>
              <w:numPr>
                <w:ilvl w:val="0"/>
                <w:numId w:val="26"/>
              </w:numPr>
              <w:pBdr>
                <w:top w:val="nil"/>
                <w:left w:val="nil"/>
                <w:bottom w:val="nil"/>
                <w:right w:val="nil"/>
              </w:pBdr>
              <w:rPr>
                <w:del w:id="1218" w:author="Kanungo, Kalpak (Cognizant)" w:date="2026-05-19T13:25:00Z" w16du:dateUtc="2026-05-19T07:55:00Z"/>
              </w:rPr>
            </w:pPr>
            <w:del w:id="1219" w:author="Kanungo, Kalpak (Cognizant)" w:date="2026-05-19T13:25:00Z" w16du:dateUtc="2026-05-19T07:55:00Z">
              <w:r w:rsidDel="00063F5F">
                <w:rPr>
                  <w:rFonts w:eastAsia="Arial" w:cs="Arial"/>
                  <w:color w:val="000000"/>
                  <w:sz w:val="20"/>
                </w:rPr>
                <w:delText xml:space="preserve">PSA </w:delText>
              </w:r>
            </w:del>
          </w:p>
          <w:p w14:paraId="2D6C1738" w14:textId="4B3AC5EF" w:rsidR="004613D1" w:rsidDel="00063F5F" w:rsidRDefault="00B42D70">
            <w:pPr>
              <w:numPr>
                <w:ilvl w:val="0"/>
                <w:numId w:val="26"/>
              </w:numPr>
              <w:pBdr>
                <w:top w:val="nil"/>
                <w:left w:val="nil"/>
                <w:bottom w:val="nil"/>
                <w:right w:val="nil"/>
              </w:pBdr>
              <w:rPr>
                <w:del w:id="1220" w:author="Kanungo, Kalpak (Cognizant)" w:date="2026-05-19T13:25:00Z" w16du:dateUtc="2026-05-19T07:55:00Z"/>
              </w:rPr>
            </w:pPr>
            <w:del w:id="1221" w:author="Kanungo, Kalpak (Cognizant)" w:date="2026-05-19T13:25:00Z" w16du:dateUtc="2026-05-19T07:55:00Z">
              <w:r w:rsidDel="00063F5F">
                <w:rPr>
                  <w:rFonts w:eastAsia="Arial" w:cs="Arial"/>
                  <w:color w:val="000000"/>
                  <w:sz w:val="20"/>
                </w:rPr>
                <w:delText xml:space="preserve">Patient/User Harmed </w:delText>
              </w:r>
            </w:del>
          </w:p>
          <w:p w14:paraId="2D6C1739" w14:textId="2DD8C05C" w:rsidR="004613D1" w:rsidDel="00180757" w:rsidRDefault="00B42D70">
            <w:pPr>
              <w:numPr>
                <w:ilvl w:val="0"/>
                <w:numId w:val="26"/>
              </w:numPr>
              <w:pBdr>
                <w:top w:val="nil"/>
                <w:left w:val="nil"/>
                <w:bottom w:val="nil"/>
                <w:right w:val="nil"/>
              </w:pBdr>
              <w:rPr>
                <w:del w:id="1222" w:author="Kanungo, Kalpak (Cognizant)" w:date="2026-05-19T13:24:00Z" w16du:dateUtc="2026-05-19T07:54:00Z"/>
              </w:rPr>
            </w:pPr>
            <w:del w:id="1223" w:author="Kanungo, Kalpak (Cognizant)" w:date="2026-05-19T13:24:00Z" w16du:dateUtc="2026-05-19T07:54:00Z">
              <w:r w:rsidDel="00180757">
                <w:rPr>
                  <w:rFonts w:eastAsia="Arial" w:cs="Arial"/>
                  <w:color w:val="000000"/>
                  <w:sz w:val="20"/>
                </w:rPr>
                <w:delText xml:space="preserve">Allegation of Injury or Death </w:delText>
              </w:r>
            </w:del>
          </w:p>
          <w:p w14:paraId="2D6C173A" w14:textId="2654E708" w:rsidR="004613D1" w:rsidDel="00063F5F" w:rsidRDefault="00B42D70">
            <w:pPr>
              <w:numPr>
                <w:ilvl w:val="0"/>
                <w:numId w:val="26"/>
              </w:numPr>
              <w:pBdr>
                <w:top w:val="nil"/>
                <w:left w:val="nil"/>
                <w:bottom w:val="nil"/>
                <w:right w:val="nil"/>
              </w:pBdr>
              <w:rPr>
                <w:del w:id="1224" w:author="Kanungo, Kalpak (Cognizant)" w:date="2026-05-19T13:25:00Z" w16du:dateUtc="2026-05-19T07:55:00Z"/>
              </w:rPr>
            </w:pPr>
            <w:del w:id="1225" w:author="Kanungo, Kalpak (Cognizant)" w:date="2026-05-19T13:25:00Z" w16du:dateUtc="2026-05-19T07:55:00Z">
              <w:r w:rsidDel="00063F5F">
                <w:rPr>
                  <w:rFonts w:eastAsia="Arial" w:cs="Arial"/>
                  <w:color w:val="000000"/>
                  <w:sz w:val="20"/>
                </w:rPr>
                <w:delText xml:space="preserve">Security </w:delText>
              </w:r>
            </w:del>
          </w:p>
          <w:p w14:paraId="2D6C173B" w14:textId="24883456" w:rsidR="004613D1" w:rsidDel="00063F5F" w:rsidRDefault="00B42D70">
            <w:pPr>
              <w:numPr>
                <w:ilvl w:val="0"/>
                <w:numId w:val="26"/>
              </w:numPr>
              <w:pBdr>
                <w:top w:val="nil"/>
                <w:left w:val="nil"/>
                <w:bottom w:val="nil"/>
                <w:right w:val="nil"/>
              </w:pBdr>
              <w:rPr>
                <w:del w:id="1226" w:author="Kanungo, Kalpak (Cognizant)" w:date="2026-05-19T13:25:00Z" w16du:dateUtc="2026-05-19T07:55:00Z"/>
              </w:rPr>
            </w:pPr>
            <w:del w:id="1227" w:author="Kanungo, Kalpak (Cognizant)" w:date="2026-05-19T13:25:00Z" w16du:dateUtc="2026-05-19T07:55:00Z">
              <w:r w:rsidDel="00063F5F">
                <w:rPr>
                  <w:rFonts w:eastAsia="Arial" w:cs="Arial"/>
                  <w:color w:val="000000"/>
                  <w:sz w:val="20"/>
                </w:rPr>
                <w:delText xml:space="preserve">Legal </w:delText>
              </w:r>
            </w:del>
          </w:p>
          <w:p w14:paraId="2D6C173C" w14:textId="4E033D5A" w:rsidR="004613D1" w:rsidDel="00063F5F" w:rsidRDefault="00B42D70">
            <w:pPr>
              <w:numPr>
                <w:ilvl w:val="0"/>
                <w:numId w:val="26"/>
              </w:numPr>
              <w:pBdr>
                <w:top w:val="nil"/>
                <w:left w:val="nil"/>
                <w:bottom w:val="nil"/>
                <w:right w:val="nil"/>
              </w:pBdr>
              <w:rPr>
                <w:del w:id="1228" w:author="Kanungo, Kalpak (Cognizant)" w:date="2026-05-19T13:25:00Z" w16du:dateUtc="2026-05-19T07:55:00Z"/>
              </w:rPr>
            </w:pPr>
            <w:del w:id="1229" w:author="Kanungo, Kalpak (Cognizant)" w:date="2026-05-19T13:25:00Z" w16du:dateUtc="2026-05-19T07:55:00Z">
              <w:r w:rsidDel="00063F5F">
                <w:rPr>
                  <w:rFonts w:eastAsia="Arial" w:cs="Arial"/>
                  <w:color w:val="000000"/>
                  <w:sz w:val="20"/>
                </w:rPr>
                <w:delText xml:space="preserve">Privacy </w:delText>
              </w:r>
            </w:del>
          </w:p>
          <w:p w14:paraId="2D6C173D" w14:textId="06F5DAD2" w:rsidR="004613D1" w:rsidDel="00063F5F" w:rsidRDefault="00B42D70">
            <w:pPr>
              <w:numPr>
                <w:ilvl w:val="0"/>
                <w:numId w:val="26"/>
              </w:numPr>
              <w:pBdr>
                <w:top w:val="nil"/>
                <w:left w:val="nil"/>
                <w:bottom w:val="nil"/>
                <w:right w:val="nil"/>
              </w:pBdr>
              <w:rPr>
                <w:del w:id="1230" w:author="Kanungo, Kalpak (Cognizant)" w:date="2026-05-19T13:25:00Z" w16du:dateUtc="2026-05-19T07:55:00Z"/>
              </w:rPr>
            </w:pPr>
            <w:del w:id="1231" w:author="Kanungo, Kalpak (Cognizant)" w:date="2026-05-19T13:25:00Z" w16du:dateUtc="2026-05-19T07:55:00Z">
              <w:r w:rsidDel="00063F5F">
                <w:rPr>
                  <w:rFonts w:eastAsia="Arial" w:cs="Arial"/>
                  <w:color w:val="000000"/>
                  <w:sz w:val="20"/>
                </w:rPr>
                <w:delText xml:space="preserve">Sustainability </w:delText>
              </w:r>
            </w:del>
          </w:p>
          <w:p w14:paraId="2D6C173E" w14:textId="27EDF5BD" w:rsidR="004613D1" w:rsidDel="00063F5F" w:rsidRDefault="00B42D70">
            <w:pPr>
              <w:numPr>
                <w:ilvl w:val="0"/>
                <w:numId w:val="26"/>
              </w:numPr>
              <w:pBdr>
                <w:top w:val="nil"/>
                <w:left w:val="nil"/>
                <w:bottom w:val="nil"/>
                <w:right w:val="nil"/>
              </w:pBdr>
              <w:rPr>
                <w:del w:id="1232" w:author="Kanungo, Kalpak (Cognizant)" w:date="2026-05-19T13:25:00Z" w16du:dateUtc="2026-05-19T07:55:00Z"/>
              </w:rPr>
            </w:pPr>
            <w:del w:id="1233" w:author="Kanungo, Kalpak (Cognizant)" w:date="2026-05-19T13:25:00Z" w16du:dateUtc="2026-05-19T07:55:00Z">
              <w:r w:rsidDel="00063F5F">
                <w:rPr>
                  <w:rFonts w:eastAsia="Arial" w:cs="Arial"/>
                  <w:color w:val="000000"/>
                  <w:sz w:val="20"/>
                </w:rPr>
                <w:delText>Incident Key words &lt;&gt; 'None'</w:delText>
              </w:r>
            </w:del>
          </w:p>
          <w:p w14:paraId="2D6C173F" w14:textId="65BE36EA" w:rsidR="004613D1" w:rsidDel="00063F5F" w:rsidRDefault="00B42D70">
            <w:pPr>
              <w:pBdr>
                <w:top w:val="nil"/>
                <w:left w:val="nil"/>
                <w:bottom w:val="nil"/>
                <w:right w:val="nil"/>
              </w:pBdr>
              <w:rPr>
                <w:del w:id="1234" w:author="Kanungo, Kalpak (Cognizant)" w:date="2026-05-19T13:25:00Z" w16du:dateUtc="2026-05-19T07:55:00Z"/>
              </w:rPr>
            </w:pPr>
            <w:del w:id="1235" w:author="Kanungo, Kalpak (Cognizant)" w:date="2026-05-19T13:25:00Z" w16du:dateUtc="2026-05-19T07:55:00Z">
              <w:r w:rsidDel="00063F5F">
                <w:rPr>
                  <w:rFonts w:eastAsia="Arial" w:cs="Arial"/>
                  <w:color w:val="000000"/>
                  <w:sz w:val="20"/>
                </w:rPr>
                <w:delText> </w:delText>
              </w:r>
            </w:del>
          </w:p>
          <w:p w14:paraId="2D6C1740" w14:textId="768F7553" w:rsidR="004613D1" w:rsidDel="00063F5F" w:rsidRDefault="00B42D70">
            <w:pPr>
              <w:pBdr>
                <w:top w:val="nil"/>
                <w:left w:val="nil"/>
                <w:bottom w:val="nil"/>
                <w:right w:val="nil"/>
              </w:pBdr>
              <w:jc w:val="both"/>
              <w:rPr>
                <w:del w:id="1236" w:author="Kanungo, Kalpak (Cognizant)" w:date="2026-05-19T13:25:00Z" w16du:dateUtc="2026-05-19T07:55:00Z"/>
              </w:rPr>
            </w:pPr>
            <w:del w:id="1237" w:author="Kanungo, Kalpak (Cognizant)" w:date="2026-05-19T13:25:00Z" w16du:dateUtc="2026-05-19T07:55:00Z">
              <w:r w:rsidDel="00063F5F">
                <w:rPr>
                  <w:rFonts w:eastAsia="Arial" w:cs="Arial"/>
                  <w:color w:val="000000"/>
                  <w:sz w:val="20"/>
                </w:rPr>
                <w:delText>Refer QCM TW_CH_DS_Interface_Spec Sub section 7.4.9 PRE value set to ‘Yes’ when applicable</w:delText>
              </w:r>
            </w:del>
          </w:p>
          <w:p w14:paraId="2D6C1741" w14:textId="05FBD639" w:rsidR="004613D1" w:rsidDel="00063F5F" w:rsidRDefault="00B42D70">
            <w:pPr>
              <w:pBdr>
                <w:top w:val="nil"/>
                <w:left w:val="nil"/>
                <w:bottom w:val="nil"/>
                <w:right w:val="nil"/>
              </w:pBdr>
              <w:rPr>
                <w:del w:id="1238" w:author="Kanungo, Kalpak (Cognizant)" w:date="2026-05-19T13:25:00Z" w16du:dateUtc="2026-05-19T07:55:00Z"/>
              </w:rPr>
            </w:pPr>
            <w:del w:id="1239" w:author="Kanungo, Kalpak (Cognizant)" w:date="2026-05-19T13:25:00Z" w16du:dateUtc="2026-05-19T07:55:00Z">
              <w:r w:rsidDel="00063F5F">
                <w:rPr>
                  <w:rFonts w:eastAsia="Arial" w:cs="Arial"/>
                  <w:color w:val="000000"/>
                  <w:sz w:val="20"/>
                </w:rPr>
                <w:delText>Refer OWS_Input_Params_Export.xls for WS_NAME- DTree_Reportability</w:delText>
              </w:r>
            </w:del>
          </w:p>
          <w:p w14:paraId="2D6C1742" w14:textId="6530CC4B" w:rsidR="004613D1" w:rsidDel="00063F5F" w:rsidRDefault="00B42D70">
            <w:pPr>
              <w:pBdr>
                <w:top w:val="nil"/>
                <w:left w:val="nil"/>
                <w:bottom w:val="nil"/>
                <w:right w:val="nil"/>
              </w:pBdr>
              <w:jc w:val="both"/>
              <w:rPr>
                <w:del w:id="1240" w:author="Kanungo, Kalpak (Cognizant)" w:date="2026-05-19T13:25:00Z" w16du:dateUtc="2026-05-19T07:55:00Z"/>
              </w:rPr>
            </w:pPr>
            <w:del w:id="1241" w:author="Kanungo, Kalpak (Cognizant)" w:date="2026-05-19T13:25:00Z" w16du:dateUtc="2026-05-19T07:55:00Z">
              <w:r w:rsidDel="00063F5F">
                <w:rPr>
                  <w:rFonts w:eastAsia="Arial" w:cs="Arial"/>
                  <w:color w:val="000000"/>
                  <w:sz w:val="20"/>
                </w:rPr>
                <w:delText>Refer OWS_Output_Params_Export.xls for WS_NAME- DTree_Reportability</w:delText>
              </w:r>
            </w:del>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242"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743" w14:textId="3631CD21" w:rsidR="004613D1" w:rsidDel="00063F5F" w:rsidRDefault="00B42D70">
            <w:pPr>
              <w:pBdr>
                <w:top w:val="nil"/>
                <w:left w:val="nil"/>
                <w:bottom w:val="nil"/>
                <w:right w:val="nil"/>
              </w:pBdr>
              <w:jc w:val="center"/>
              <w:rPr>
                <w:del w:id="1243" w:author="Kanungo, Kalpak (Cognizant)" w:date="2026-05-19T13:25:00Z" w16du:dateUtc="2026-05-19T07:55:00Z"/>
              </w:rPr>
            </w:pPr>
            <w:del w:id="1244" w:author="Kanungo, Kalpak (Cognizant)" w:date="2026-05-19T13:25:00Z" w16du:dateUtc="2026-05-19T07:55:00Z">
              <w:r w:rsidDel="00063F5F">
                <w:rPr>
                  <w:rFonts w:eastAsia="Arial" w:cs="Arial"/>
                  <w:color w:val="000000"/>
                  <w:sz w:val="20"/>
                </w:rPr>
                <w:delText>N/A*</w:delText>
              </w:r>
            </w:del>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245"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44" w14:textId="55FC6FEF" w:rsidR="004613D1" w:rsidDel="00063F5F" w:rsidRDefault="00B42D70">
            <w:pPr>
              <w:pBdr>
                <w:top w:val="nil"/>
                <w:left w:val="nil"/>
                <w:bottom w:val="nil"/>
                <w:right w:val="nil"/>
              </w:pBdr>
              <w:rPr>
                <w:del w:id="1246" w:author="Kanungo, Kalpak (Cognizant)" w:date="2026-05-19T13:25:00Z" w16du:dateUtc="2026-05-19T07:55:00Z"/>
              </w:rPr>
            </w:pPr>
            <w:del w:id="1247" w:author="Kanungo, Kalpak (Cognizant)" w:date="2026-05-19T13:25:00Z" w16du:dateUtc="2026-05-19T07:55:00Z">
              <w:r w:rsidDel="00063F5F">
                <w:rPr>
                  <w:rFonts w:eastAsia="Arial" w:cs="Arial"/>
                  <w:color w:val="000000"/>
                  <w:sz w:val="20"/>
                </w:rPr>
                <w:delText>FRS-CH-CA-LOG-007-02, FRS-CH-CA-LOG-007-03, FRS-CH-CA-LOG-007-04, FRS-CH-CA-LOG-007-05, FRS-CH-CA-LOG-007-06</w:delText>
              </w:r>
            </w:del>
          </w:p>
        </w:tc>
      </w:tr>
      <w:tr w:rsidR="004613D1" w14:paraId="2D6C174F" w14:textId="77777777" w:rsidTr="00063F5F">
        <w:trPr>
          <w:trHeight w:val="304"/>
          <w:trPrChange w:id="1248"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249"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46" w14:textId="77777777" w:rsidR="004613D1" w:rsidRDefault="00B42D70">
            <w:pPr>
              <w:pBdr>
                <w:top w:val="nil"/>
                <w:left w:val="nil"/>
                <w:bottom w:val="nil"/>
                <w:right w:val="nil"/>
              </w:pBdr>
            </w:pPr>
            <w:r>
              <w:rPr>
                <w:rFonts w:eastAsia="Arial" w:cs="Arial"/>
                <w:color w:val="000000"/>
                <w:sz w:val="20"/>
              </w:rPr>
              <w:t>DS-CH-IS-WS-066</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250"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747" w14:textId="77777777" w:rsidR="004613D1" w:rsidRDefault="00B42D70">
            <w:pPr>
              <w:pBdr>
                <w:top w:val="nil"/>
                <w:left w:val="nil"/>
                <w:bottom w:val="nil"/>
                <w:right w:val="nil"/>
              </w:pBdr>
            </w:pPr>
            <w:r>
              <w:rPr>
                <w:rFonts w:eastAsia="Arial" w:cs="Arial"/>
                <w:color w:val="000000"/>
                <w:sz w:val="20"/>
              </w:rPr>
              <w:t>The system shall be configured to generate a true human readable xml pdf report (MEDWATCH 3500A PDF) based on the electronic eMDR/eMDR follow up XML file which is submitted to FDA and automatically attach that MEDWATCH 3500A PDF file to ‘Submitted Report’ field when 'Successful XML Creation' activity is performed successfully.</w:t>
            </w:r>
          </w:p>
          <w:p w14:paraId="2D6C1748" w14:textId="77777777" w:rsidR="004613D1" w:rsidRDefault="00B42D70">
            <w:pPr>
              <w:pBdr>
                <w:top w:val="nil"/>
                <w:left w:val="nil"/>
                <w:bottom w:val="nil"/>
                <w:right w:val="nil"/>
              </w:pBdr>
            </w:pPr>
            <w:r>
              <w:rPr>
                <w:rFonts w:eastAsia="Arial" w:cs="Arial"/>
                <w:color w:val="000000"/>
                <w:sz w:val="20"/>
              </w:rPr>
              <w:t> </w:t>
            </w:r>
          </w:p>
          <w:p w14:paraId="2D6C1749" w14:textId="77777777" w:rsidR="004613D1" w:rsidRDefault="00B42D70">
            <w:pPr>
              <w:pBdr>
                <w:top w:val="nil"/>
                <w:left w:val="nil"/>
                <w:bottom w:val="nil"/>
                <w:right w:val="nil"/>
              </w:pBdr>
            </w:pPr>
            <w:r>
              <w:rPr>
                <w:rFonts w:eastAsia="Arial" w:cs="Arial"/>
                <w:color w:val="000000"/>
                <w:sz w:val="20"/>
              </w:rPr>
              <w:lastRenderedPageBreak/>
              <w:t>Refer QCM TW_CH_DS_Interface_Spec Sub section 7.1.14 MEDWATCH 3500A PDF Generation.</w:t>
            </w:r>
          </w:p>
          <w:p w14:paraId="2D6C174A" w14:textId="77777777" w:rsidR="004613D1" w:rsidRDefault="00B42D70">
            <w:pPr>
              <w:pBdr>
                <w:top w:val="nil"/>
                <w:left w:val="nil"/>
                <w:bottom w:val="nil"/>
                <w:right w:val="nil"/>
              </w:pBdr>
            </w:pPr>
            <w:r>
              <w:rPr>
                <w:rFonts w:eastAsia="Arial" w:cs="Arial"/>
                <w:color w:val="000000"/>
                <w:sz w:val="20"/>
              </w:rPr>
              <w:t>Refer QCM TW_Complaint_Handling_DesignSpec_Reports_Spec 6.2.2.23 MEDWATCH 3500A PDF Report</w:t>
            </w:r>
          </w:p>
          <w:p w14:paraId="2D6C174B" w14:textId="77777777" w:rsidR="004613D1" w:rsidRDefault="00B42D70">
            <w:pPr>
              <w:pBdr>
                <w:top w:val="nil"/>
                <w:left w:val="nil"/>
                <w:bottom w:val="nil"/>
                <w:right w:val="nil"/>
              </w:pBdr>
            </w:pPr>
            <w:r>
              <w:rPr>
                <w:rFonts w:eastAsia="Arial" w:cs="Arial"/>
                <w:color w:val="000000"/>
                <w:sz w:val="20"/>
              </w:rPr>
              <w:t>Refer QCM TW_Complaint Handling_DesignSpec_ Appendix – 4</w:t>
            </w:r>
          </w:p>
          <w:p w14:paraId="2D6C174C" w14:textId="77777777" w:rsidR="004613D1" w:rsidRDefault="00B42D70">
            <w:pPr>
              <w:pBdr>
                <w:top w:val="nil"/>
                <w:left w:val="nil"/>
                <w:bottom w:val="nil"/>
                <w:right w:val="nil"/>
              </w:pBdr>
              <w:jc w:val="both"/>
            </w:pPr>
            <w:r>
              <w:rPr>
                <w:rFonts w:eastAsia="Arial" w:cs="Arial"/>
                <w:color w:val="000000"/>
                <w:sz w:val="20"/>
              </w:rPr>
              <w:t xml:space="preserve">Section 11 Team Access Admin Queries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251"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74D" w14:textId="77777777" w:rsidR="004613D1" w:rsidRDefault="00B42D70">
            <w:pPr>
              <w:pBdr>
                <w:top w:val="nil"/>
                <w:left w:val="nil"/>
                <w:bottom w:val="nil"/>
                <w:right w:val="nil"/>
              </w:pBdr>
              <w:jc w:val="center"/>
            </w:pPr>
            <w:r>
              <w:rPr>
                <w:rFonts w:eastAsia="Arial" w:cs="Arial"/>
                <w:color w:val="000000"/>
                <w:sz w:val="20"/>
              </w:rPr>
              <w:lastRenderedPageBreak/>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252"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4E" w14:textId="77777777" w:rsidR="004613D1" w:rsidRDefault="00B42D70">
            <w:pPr>
              <w:pBdr>
                <w:top w:val="nil"/>
                <w:left w:val="nil"/>
                <w:bottom w:val="nil"/>
                <w:right w:val="nil"/>
              </w:pBdr>
            </w:pPr>
            <w:r>
              <w:rPr>
                <w:rFonts w:eastAsia="Arial" w:cs="Arial"/>
                <w:color w:val="000000"/>
                <w:sz w:val="20"/>
              </w:rPr>
              <w:t>FRS-CH-REG-MDR-030-01, FRS-CH-REG-MDR-029-01, FRS-CH-REG-MDR-029-02</w:t>
            </w:r>
          </w:p>
        </w:tc>
      </w:tr>
      <w:tr w:rsidR="004613D1" w14:paraId="2D6C1756" w14:textId="77777777" w:rsidTr="00063F5F">
        <w:trPr>
          <w:trHeight w:val="304"/>
          <w:trPrChange w:id="1253"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254"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50" w14:textId="77777777" w:rsidR="004613D1" w:rsidRDefault="00B42D70">
            <w:pPr>
              <w:pBdr>
                <w:top w:val="nil"/>
                <w:left w:val="nil"/>
                <w:bottom w:val="nil"/>
                <w:right w:val="nil"/>
              </w:pBdr>
            </w:pPr>
            <w:r>
              <w:rPr>
                <w:rFonts w:eastAsia="Arial" w:cs="Arial"/>
                <w:color w:val="000000"/>
                <w:sz w:val="20"/>
              </w:rPr>
              <w:t>DS-CH-IS-WS-067</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255"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751" w14:textId="77777777" w:rsidR="004613D1" w:rsidRDefault="00B42D70">
            <w:pPr>
              <w:pBdr>
                <w:top w:val="nil"/>
                <w:left w:val="nil"/>
                <w:bottom w:val="nil"/>
                <w:right w:val="nil"/>
              </w:pBdr>
            </w:pPr>
            <w:r>
              <w:rPr>
                <w:rFonts w:eastAsia="Arial" w:cs="Arial"/>
                <w:color w:val="000000"/>
                <w:sz w:val="20"/>
              </w:rPr>
              <w:t>The system shall be configured to retry generating the MEDWATCH 3500A PDF in case of failure after pre-defined interval and send notification to ‘Assigned To’ in case of failure in generating the PDF for eMDR/eMDR follow up record.</w:t>
            </w:r>
          </w:p>
          <w:p w14:paraId="2D6C1752" w14:textId="77777777" w:rsidR="004613D1" w:rsidRDefault="00B42D70">
            <w:pPr>
              <w:pBdr>
                <w:top w:val="nil"/>
                <w:left w:val="nil"/>
                <w:bottom w:val="nil"/>
                <w:right w:val="nil"/>
              </w:pBdr>
            </w:pPr>
            <w:r>
              <w:rPr>
                <w:rFonts w:eastAsia="Arial" w:cs="Arial"/>
                <w:color w:val="000000"/>
                <w:sz w:val="20"/>
              </w:rPr>
              <w:t> </w:t>
            </w:r>
          </w:p>
          <w:p w14:paraId="2D6C1753" w14:textId="77777777" w:rsidR="004613D1" w:rsidRDefault="00B42D70">
            <w:pPr>
              <w:pBdr>
                <w:top w:val="nil"/>
                <w:left w:val="nil"/>
                <w:bottom w:val="nil"/>
                <w:right w:val="nil"/>
              </w:pBdr>
            </w:pPr>
            <w:r>
              <w:rPr>
                <w:rFonts w:eastAsia="Arial" w:cs="Arial"/>
                <w:color w:val="000000"/>
                <w:sz w:val="20"/>
              </w:rPr>
              <w:t>Refer QCM TW_CH_DS_Interface_Spec Sub section 7.1.14 MEDWATCH 3500A PDF Generation.</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256"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754"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257"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55" w14:textId="77777777" w:rsidR="004613D1" w:rsidRDefault="00B42D70">
            <w:pPr>
              <w:pBdr>
                <w:top w:val="nil"/>
                <w:left w:val="nil"/>
                <w:bottom w:val="nil"/>
                <w:right w:val="nil"/>
              </w:pBdr>
            </w:pPr>
            <w:r>
              <w:rPr>
                <w:rFonts w:eastAsia="Arial" w:cs="Arial"/>
                <w:color w:val="000000"/>
                <w:sz w:val="20"/>
              </w:rPr>
              <w:t>FRS-CH-REG-MDR-030-02, FRS-CH-REG-MDR-030-03</w:t>
            </w:r>
          </w:p>
        </w:tc>
      </w:tr>
      <w:tr w:rsidR="004613D1" w14:paraId="2D6C175E" w14:textId="77777777" w:rsidTr="00063F5F">
        <w:trPr>
          <w:trHeight w:val="304"/>
          <w:trPrChange w:id="1258"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259"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57" w14:textId="77777777" w:rsidR="004613D1" w:rsidRDefault="00B42D70">
            <w:pPr>
              <w:pBdr>
                <w:top w:val="nil"/>
                <w:left w:val="nil"/>
                <w:bottom w:val="nil"/>
                <w:right w:val="nil"/>
              </w:pBdr>
            </w:pPr>
            <w:r>
              <w:rPr>
                <w:rFonts w:eastAsia="Arial" w:cs="Arial"/>
                <w:color w:val="000000"/>
                <w:sz w:val="20"/>
              </w:rPr>
              <w:t>DS-CH-IS-WS-068</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260"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758" w14:textId="77777777" w:rsidR="004613D1" w:rsidRDefault="00B42D70">
            <w:pPr>
              <w:pBdr>
                <w:top w:val="nil"/>
                <w:left w:val="nil"/>
                <w:bottom w:val="nil"/>
                <w:right w:val="nil"/>
              </w:pBdr>
            </w:pPr>
            <w:r>
              <w:rPr>
                <w:rFonts w:eastAsia="Arial" w:cs="Arial"/>
                <w:color w:val="000000"/>
                <w:sz w:val="20"/>
              </w:rPr>
              <w:t>The system shall be provisioned with web Service method ‘createComplaint’ to receive cases from ServiceNow via ITAAP</w:t>
            </w:r>
          </w:p>
          <w:p w14:paraId="2D6C1759" w14:textId="77777777" w:rsidR="004613D1" w:rsidRDefault="00B42D70">
            <w:pPr>
              <w:pBdr>
                <w:top w:val="nil"/>
                <w:left w:val="nil"/>
                <w:bottom w:val="nil"/>
                <w:right w:val="nil"/>
              </w:pBdr>
            </w:pPr>
            <w:r>
              <w:rPr>
                <w:rFonts w:eastAsia="Arial" w:cs="Arial"/>
                <w:color w:val="000000"/>
              </w:rPr>
              <w:t> </w:t>
            </w:r>
          </w:p>
          <w:p w14:paraId="2D6C175A" w14:textId="77777777" w:rsidR="004613D1" w:rsidRDefault="00B42D70">
            <w:pPr>
              <w:pBdr>
                <w:top w:val="nil"/>
                <w:left w:val="nil"/>
                <w:bottom w:val="nil"/>
                <w:right w:val="nil"/>
              </w:pBdr>
            </w:pPr>
            <w:r>
              <w:rPr>
                <w:rFonts w:eastAsia="Arial" w:cs="Arial"/>
                <w:color w:val="000000"/>
                <w:sz w:val="20"/>
              </w:rPr>
              <w:t>Refer QCM TW_CH_DS_Interface_Spec</w:t>
            </w:r>
          </w:p>
          <w:p w14:paraId="2D6C175B" w14:textId="77777777" w:rsidR="004613D1" w:rsidRDefault="00B42D70">
            <w:pPr>
              <w:pBdr>
                <w:top w:val="nil"/>
                <w:left w:val="nil"/>
                <w:bottom w:val="nil"/>
                <w:right w:val="nil"/>
              </w:pBdr>
            </w:pPr>
            <w:r>
              <w:rPr>
                <w:rFonts w:eastAsia="Arial" w:cs="Arial"/>
                <w:color w:val="000000"/>
                <w:sz w:val="20"/>
              </w:rPr>
              <w:t xml:space="preserve">18.1.4.1 - Interface for case data from ServiceNow to TrackWise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261"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75C" w14:textId="77777777" w:rsidR="004613D1" w:rsidRDefault="00B42D70">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262"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5D" w14:textId="77777777" w:rsidR="004613D1" w:rsidRDefault="00B42D70">
            <w:pPr>
              <w:pBdr>
                <w:top w:val="nil"/>
                <w:left w:val="nil"/>
                <w:bottom w:val="nil"/>
                <w:right w:val="nil"/>
              </w:pBdr>
            </w:pPr>
            <w:r>
              <w:rPr>
                <w:rFonts w:eastAsia="Arial" w:cs="Arial"/>
                <w:color w:val="000000"/>
                <w:sz w:val="20"/>
              </w:rPr>
              <w:t>FRS-CH-INT-16.2.8.1-01-06</w:t>
            </w:r>
          </w:p>
        </w:tc>
      </w:tr>
      <w:tr w:rsidR="004613D1" w14:paraId="2D6C176A" w14:textId="77777777" w:rsidTr="00063F5F">
        <w:trPr>
          <w:trHeight w:val="304"/>
          <w:trPrChange w:id="1263"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264"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5F" w14:textId="77777777" w:rsidR="004613D1" w:rsidRDefault="00B42D70">
            <w:pPr>
              <w:pBdr>
                <w:top w:val="nil"/>
                <w:left w:val="nil"/>
                <w:bottom w:val="nil"/>
                <w:right w:val="nil"/>
              </w:pBdr>
            </w:pPr>
            <w:r>
              <w:rPr>
                <w:rFonts w:eastAsia="Arial" w:cs="Arial"/>
                <w:color w:val="000000"/>
                <w:sz w:val="20"/>
              </w:rPr>
              <w:t>DS-CH-IS-WS-069</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265"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760" w14:textId="77777777" w:rsidR="004613D1" w:rsidRDefault="00B42D70">
            <w:pPr>
              <w:pBdr>
                <w:top w:val="nil"/>
                <w:left w:val="nil"/>
                <w:bottom w:val="nil"/>
                <w:right w:val="nil"/>
              </w:pBdr>
            </w:pPr>
            <w:r>
              <w:rPr>
                <w:rFonts w:eastAsia="Arial" w:cs="Arial"/>
                <w:color w:val="000000"/>
                <w:sz w:val="20"/>
              </w:rPr>
              <w:t xml:space="preserve">The system shall create complaint records for cases received in staging dB from ServiceNow as per schedule set in quartz scheduler for triggering the IWS method createComplaintTW </w:t>
            </w:r>
          </w:p>
          <w:p w14:paraId="2D6C1761" w14:textId="77777777" w:rsidR="004613D1" w:rsidRDefault="00B42D70">
            <w:pPr>
              <w:pBdr>
                <w:top w:val="nil"/>
                <w:left w:val="nil"/>
                <w:bottom w:val="nil"/>
                <w:right w:val="nil"/>
              </w:pBdr>
            </w:pPr>
            <w:r>
              <w:rPr>
                <w:rFonts w:eastAsia="Arial" w:cs="Arial"/>
                <w:color w:val="000000"/>
              </w:rPr>
              <w:t> </w:t>
            </w:r>
          </w:p>
          <w:p w14:paraId="2D6C1762" w14:textId="77777777" w:rsidR="004613D1" w:rsidRDefault="00B42D70">
            <w:pPr>
              <w:pBdr>
                <w:top w:val="nil"/>
                <w:left w:val="nil"/>
                <w:bottom w:val="nil"/>
                <w:right w:val="nil"/>
              </w:pBdr>
            </w:pPr>
            <w:r>
              <w:rPr>
                <w:rFonts w:eastAsia="Arial" w:cs="Arial"/>
                <w:color w:val="000000"/>
                <w:sz w:val="20"/>
              </w:rPr>
              <w:t>Refer QCM TW_CH_DS_Interface_Spec</w:t>
            </w:r>
          </w:p>
          <w:p w14:paraId="2D6C1763" w14:textId="77777777" w:rsidR="004613D1" w:rsidRDefault="00B42D70">
            <w:pPr>
              <w:pBdr>
                <w:top w:val="nil"/>
                <w:left w:val="nil"/>
                <w:bottom w:val="nil"/>
                <w:right w:val="nil"/>
              </w:pBdr>
            </w:pPr>
            <w:r>
              <w:rPr>
                <w:rFonts w:eastAsia="Arial" w:cs="Arial"/>
                <w:color w:val="000000"/>
                <w:sz w:val="20"/>
              </w:rPr>
              <w:t>18.1.6 - createComplaintTW (ServiceNow)</w:t>
            </w:r>
          </w:p>
          <w:p w14:paraId="2D6C1764" w14:textId="77777777" w:rsidR="004613D1" w:rsidRDefault="00B42D70">
            <w:pPr>
              <w:pBdr>
                <w:top w:val="nil"/>
                <w:left w:val="nil"/>
                <w:bottom w:val="nil"/>
                <w:right w:val="nil"/>
              </w:pBdr>
            </w:pPr>
            <w:r>
              <w:rPr>
                <w:rFonts w:eastAsia="Arial" w:cs="Arial"/>
                <w:color w:val="000000"/>
                <w:sz w:val="20"/>
              </w:rPr>
              <w:t xml:space="preserve">18.1.6.3 - Default Values </w:t>
            </w:r>
          </w:p>
          <w:p w14:paraId="2D6C1765" w14:textId="77777777" w:rsidR="004613D1" w:rsidRDefault="00B42D70">
            <w:pPr>
              <w:pBdr>
                <w:top w:val="nil"/>
                <w:left w:val="nil"/>
                <w:bottom w:val="nil"/>
                <w:right w:val="nil"/>
              </w:pBdr>
            </w:pPr>
            <w:r>
              <w:rPr>
                <w:rFonts w:eastAsia="Arial" w:cs="Arial"/>
                <w:color w:val="000000"/>
                <w:sz w:val="20"/>
              </w:rPr>
              <w:t>18.1.15 - Multi Threaded Execution</w:t>
            </w:r>
          </w:p>
          <w:p w14:paraId="2D6C1766" w14:textId="77777777" w:rsidR="004613D1" w:rsidRDefault="00B42D70">
            <w:pPr>
              <w:pBdr>
                <w:top w:val="nil"/>
                <w:left w:val="nil"/>
                <w:bottom w:val="nil"/>
                <w:right w:val="nil"/>
              </w:pBdr>
            </w:pPr>
            <w:r>
              <w:rPr>
                <w:rFonts w:eastAsia="Arial" w:cs="Arial"/>
                <w:color w:val="000000"/>
                <w:sz w:val="20"/>
              </w:rPr>
              <w:t>18.1.6.4 - Product Look-Up</w:t>
            </w:r>
          </w:p>
          <w:p w14:paraId="2D6C1767" w14:textId="77777777" w:rsidR="004613D1" w:rsidRDefault="00B42D70">
            <w:pPr>
              <w:pBdr>
                <w:top w:val="nil"/>
                <w:left w:val="nil"/>
                <w:bottom w:val="nil"/>
                <w:right w:val="nil"/>
              </w:pBdr>
            </w:pPr>
            <w:r>
              <w:rPr>
                <w:rFonts w:eastAsia="Arial" w:cs="Arial"/>
                <w:color w:val="000000"/>
                <w:sz w:val="20"/>
              </w:rPr>
              <w:t>18.1.4.1 - Interface for case data from ServiceNow to TrackWise</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266"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768" w14:textId="77777777" w:rsidR="004613D1" w:rsidRDefault="00B42D70">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267"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69" w14:textId="77777777" w:rsidR="004613D1" w:rsidRDefault="00B42D70">
            <w:pPr>
              <w:pBdr>
                <w:top w:val="nil"/>
                <w:left w:val="nil"/>
                <w:bottom w:val="nil"/>
                <w:right w:val="nil"/>
              </w:pBdr>
            </w:pPr>
            <w:r>
              <w:rPr>
                <w:rFonts w:eastAsia="Arial" w:cs="Arial"/>
                <w:color w:val="000000"/>
                <w:sz w:val="20"/>
              </w:rPr>
              <w:t>FRS-CH-INT-16.2.8.1-01-06,FRS-CH-INT-SNOW-003-01, FRS-CH-INT-SNOW-004-01</w:t>
            </w:r>
          </w:p>
        </w:tc>
      </w:tr>
      <w:tr w:rsidR="004613D1" w14:paraId="2D6C1776" w14:textId="77777777" w:rsidTr="00063F5F">
        <w:trPr>
          <w:trHeight w:val="304"/>
          <w:trPrChange w:id="1268"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269"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6B" w14:textId="77777777" w:rsidR="004613D1" w:rsidRDefault="00B42D70">
            <w:pPr>
              <w:pBdr>
                <w:top w:val="nil"/>
                <w:left w:val="nil"/>
                <w:bottom w:val="nil"/>
                <w:right w:val="nil"/>
              </w:pBdr>
            </w:pPr>
            <w:r>
              <w:rPr>
                <w:rFonts w:eastAsia="Arial" w:cs="Arial"/>
                <w:color w:val="000000"/>
                <w:sz w:val="20"/>
              </w:rPr>
              <w:t>DS-CH-IS-WS-070</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270"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76C" w14:textId="77777777" w:rsidR="004613D1" w:rsidRDefault="00B42D70">
            <w:pPr>
              <w:pBdr>
                <w:top w:val="nil"/>
                <w:left w:val="nil"/>
                <w:bottom w:val="nil"/>
                <w:right w:val="nil"/>
              </w:pBdr>
            </w:pPr>
            <w:r>
              <w:rPr>
                <w:rFonts w:eastAsia="Arial" w:cs="Arial"/>
                <w:color w:val="000000"/>
                <w:sz w:val="20"/>
              </w:rPr>
              <w:t xml:space="preserve">The system shall update complaint records for cases received in staging dB from ServiceNow as per schedule set in quartz scheduler for triggering the IWS method updatePRTW  </w:t>
            </w:r>
          </w:p>
          <w:p w14:paraId="2D6C176D" w14:textId="77777777" w:rsidR="004613D1" w:rsidRDefault="00B42D70">
            <w:pPr>
              <w:pBdr>
                <w:top w:val="nil"/>
                <w:left w:val="nil"/>
                <w:bottom w:val="nil"/>
                <w:right w:val="nil"/>
              </w:pBdr>
            </w:pPr>
            <w:r>
              <w:rPr>
                <w:rFonts w:eastAsia="Arial" w:cs="Arial"/>
                <w:color w:val="000000"/>
              </w:rPr>
              <w:t> </w:t>
            </w:r>
          </w:p>
          <w:p w14:paraId="2D6C176E" w14:textId="77777777" w:rsidR="004613D1" w:rsidRDefault="00B42D70">
            <w:pPr>
              <w:pBdr>
                <w:top w:val="nil"/>
                <w:left w:val="nil"/>
                <w:bottom w:val="nil"/>
                <w:right w:val="nil"/>
              </w:pBdr>
            </w:pPr>
            <w:r>
              <w:rPr>
                <w:rFonts w:eastAsia="Arial" w:cs="Arial"/>
                <w:color w:val="000000"/>
                <w:sz w:val="20"/>
              </w:rPr>
              <w:t>Refer QCM TW_CH_DS_Interface_Spec</w:t>
            </w:r>
          </w:p>
          <w:p w14:paraId="2D6C176F" w14:textId="77777777" w:rsidR="004613D1" w:rsidRDefault="00B42D70">
            <w:pPr>
              <w:pBdr>
                <w:top w:val="nil"/>
                <w:left w:val="nil"/>
                <w:bottom w:val="nil"/>
                <w:right w:val="nil"/>
              </w:pBdr>
              <w:tabs>
                <w:tab w:val="left" w:pos="720"/>
              </w:tabs>
            </w:pPr>
            <w:r>
              <w:rPr>
                <w:rFonts w:eastAsia="Arial" w:cs="Arial"/>
                <w:color w:val="000000"/>
                <w:sz w:val="20"/>
              </w:rPr>
              <w:t>18.1.7 - updatePRTW  (ServiceNow)</w:t>
            </w:r>
          </w:p>
          <w:p w14:paraId="2D6C1770" w14:textId="77777777" w:rsidR="004613D1" w:rsidRDefault="00B42D70">
            <w:pPr>
              <w:pBdr>
                <w:top w:val="nil"/>
                <w:left w:val="nil"/>
                <w:bottom w:val="nil"/>
                <w:right w:val="nil"/>
              </w:pBdr>
              <w:tabs>
                <w:tab w:val="left" w:pos="720"/>
              </w:tabs>
            </w:pPr>
            <w:r>
              <w:rPr>
                <w:rFonts w:eastAsia="Arial" w:cs="Arial"/>
                <w:color w:val="000000"/>
                <w:sz w:val="20"/>
              </w:rPr>
              <w:t xml:space="preserve">18.1.15 - ‘Multi Threaded Execution’       </w:t>
            </w:r>
          </w:p>
          <w:p w14:paraId="2D6C1771" w14:textId="77777777" w:rsidR="004613D1" w:rsidRDefault="00B42D70">
            <w:pPr>
              <w:pBdr>
                <w:top w:val="nil"/>
                <w:left w:val="nil"/>
                <w:bottom w:val="nil"/>
                <w:right w:val="nil"/>
              </w:pBdr>
              <w:tabs>
                <w:tab w:val="left" w:pos="720"/>
              </w:tabs>
            </w:pPr>
            <w:r>
              <w:rPr>
                <w:rFonts w:eastAsia="Arial" w:cs="Arial"/>
                <w:color w:val="000000"/>
                <w:sz w:val="20"/>
              </w:rPr>
              <w:t xml:space="preserve">18.1.4.1 - Interface for case data from ServiceNow to TrackWise </w:t>
            </w:r>
          </w:p>
          <w:p w14:paraId="2D6C1772" w14:textId="77777777" w:rsidR="004613D1" w:rsidRDefault="00B42D70">
            <w:pPr>
              <w:pBdr>
                <w:top w:val="nil"/>
                <w:left w:val="nil"/>
                <w:bottom w:val="nil"/>
                <w:right w:val="nil"/>
              </w:pBdr>
              <w:tabs>
                <w:tab w:val="left" w:pos="720"/>
              </w:tabs>
            </w:pPr>
            <w:r>
              <w:rPr>
                <w:rFonts w:eastAsia="Arial" w:cs="Arial"/>
                <w:color w:val="000000"/>
                <w:sz w:val="20"/>
              </w:rPr>
              <w:t xml:space="preserve">18.1.6.4 - Product Look-Up </w:t>
            </w:r>
          </w:p>
          <w:p w14:paraId="2D6C1773" w14:textId="77777777" w:rsidR="004613D1" w:rsidRDefault="00B42D70">
            <w:pPr>
              <w:pBdr>
                <w:top w:val="nil"/>
                <w:left w:val="nil"/>
                <w:bottom w:val="nil"/>
                <w:right w:val="nil"/>
              </w:pBdr>
            </w:pPr>
            <w:r>
              <w:rPr>
                <w:rFonts w:eastAsia="Arial" w:cs="Arial"/>
                <w:color w:val="000000"/>
                <w:sz w:val="20"/>
              </w:rPr>
              <w:t xml:space="preserve">12 - Updates from Source System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271"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774" w14:textId="77777777" w:rsidR="004613D1" w:rsidRDefault="00B42D70">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272"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75" w14:textId="77777777" w:rsidR="004613D1" w:rsidRDefault="00B42D70">
            <w:pPr>
              <w:pBdr>
                <w:top w:val="nil"/>
                <w:left w:val="nil"/>
                <w:bottom w:val="nil"/>
                <w:right w:val="nil"/>
              </w:pBdr>
            </w:pPr>
            <w:r>
              <w:rPr>
                <w:rFonts w:eastAsia="Arial" w:cs="Arial"/>
                <w:color w:val="000000"/>
                <w:sz w:val="20"/>
              </w:rPr>
              <w:t>FRS-CH-INT-16.2.8.1-02-07,FRS-CH-INT-16.2.8.1-02-08, FRS-CH-INT-SNOW-003-01, FRS-CH-INT-SNOW-004-01</w:t>
            </w:r>
          </w:p>
        </w:tc>
      </w:tr>
      <w:tr w:rsidR="004613D1" w14:paraId="2D6C177F" w14:textId="77777777" w:rsidTr="00063F5F">
        <w:trPr>
          <w:trHeight w:val="304"/>
          <w:trPrChange w:id="1273"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274"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77" w14:textId="77777777" w:rsidR="004613D1" w:rsidRDefault="00B42D70">
            <w:pPr>
              <w:pBdr>
                <w:top w:val="nil"/>
                <w:left w:val="nil"/>
                <w:bottom w:val="nil"/>
                <w:right w:val="nil"/>
              </w:pBdr>
            </w:pPr>
            <w:r>
              <w:rPr>
                <w:rFonts w:eastAsia="Arial" w:cs="Arial"/>
                <w:color w:val="000000"/>
                <w:sz w:val="20"/>
              </w:rPr>
              <w:lastRenderedPageBreak/>
              <w:t>DS-CH-IS-WS-071</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275"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778" w14:textId="77777777" w:rsidR="004613D1" w:rsidRDefault="00B42D70">
            <w:pPr>
              <w:pBdr>
                <w:top w:val="nil"/>
                <w:left w:val="nil"/>
                <w:bottom w:val="nil"/>
                <w:right w:val="nil"/>
              </w:pBdr>
            </w:pPr>
            <w:r>
              <w:rPr>
                <w:rFonts w:eastAsia="Arial" w:cs="Arial"/>
                <w:color w:val="000000"/>
                <w:sz w:val="20"/>
              </w:rPr>
              <w:t>The system shall be configured with activity ‘SO Reopen’ and send a notification “Re-open by Source System” to the Complaint ‘Assigned To’ which shall be triggered once an update request for preconfigured fields is received from ServiceNow when complaint is in the listed states</w:t>
            </w:r>
          </w:p>
          <w:p w14:paraId="2D6C1779" w14:textId="77777777" w:rsidR="004613D1" w:rsidRDefault="00B42D70">
            <w:pPr>
              <w:pBdr>
                <w:top w:val="nil"/>
                <w:left w:val="nil"/>
                <w:bottom w:val="nil"/>
                <w:right w:val="nil"/>
              </w:pBdr>
            </w:pPr>
            <w:r>
              <w:rPr>
                <w:rFonts w:eastAsia="Arial" w:cs="Arial"/>
                <w:color w:val="000000"/>
              </w:rPr>
              <w:t> </w:t>
            </w:r>
          </w:p>
          <w:p w14:paraId="2D6C177A" w14:textId="77777777" w:rsidR="004613D1" w:rsidRDefault="00B42D70">
            <w:pPr>
              <w:pBdr>
                <w:top w:val="nil"/>
                <w:left w:val="nil"/>
                <w:bottom w:val="nil"/>
                <w:right w:val="nil"/>
              </w:pBdr>
            </w:pPr>
            <w:r>
              <w:rPr>
                <w:rFonts w:eastAsia="Arial" w:cs="Arial"/>
                <w:color w:val="000000"/>
                <w:sz w:val="20"/>
              </w:rPr>
              <w:t>The state information captured in QCM TW_CH_DS_Interface_Spec</w:t>
            </w:r>
          </w:p>
          <w:p w14:paraId="2D6C177B" w14:textId="77777777" w:rsidR="004613D1" w:rsidRDefault="00B42D70">
            <w:pPr>
              <w:pBdr>
                <w:top w:val="nil"/>
                <w:left w:val="nil"/>
                <w:bottom w:val="nil"/>
                <w:right w:val="nil"/>
              </w:pBdr>
            </w:pPr>
            <w:r>
              <w:rPr>
                <w:rFonts w:eastAsia="Arial" w:cs="Arial"/>
                <w:color w:val="000000"/>
                <w:sz w:val="20"/>
              </w:rPr>
              <w:t>17.1.7</w:t>
            </w:r>
            <w:r>
              <w:rPr>
                <w:rFonts w:eastAsia="Arial" w:cs="Arial"/>
                <w:b/>
                <w:color w:val="000000"/>
                <w:sz w:val="20"/>
              </w:rPr>
              <w:t xml:space="preserve"> - </w:t>
            </w:r>
            <w:r>
              <w:rPr>
                <w:rFonts w:eastAsia="Arial" w:cs="Arial"/>
                <w:color w:val="000000"/>
                <w:sz w:val="20"/>
              </w:rPr>
              <w:t>updatePRTW  (ServiceNow)</w:t>
            </w:r>
          </w:p>
          <w:p w14:paraId="2D6C177C" w14:textId="77777777" w:rsidR="004613D1" w:rsidRDefault="00B42D70">
            <w:pPr>
              <w:pBdr>
                <w:top w:val="nil"/>
                <w:left w:val="nil"/>
                <w:bottom w:val="nil"/>
                <w:right w:val="nil"/>
              </w:pBdr>
            </w:pPr>
            <w:r>
              <w:rPr>
                <w:rFonts w:eastAsia="Arial" w:cs="Arial"/>
                <w:color w:val="000000"/>
                <w:sz w:val="20"/>
              </w:rPr>
              <w:t>Refer QCM TW_Complaint Handling_DesignSpec_ Appendix – 4 Section ‘Notification Templates’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276"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77D" w14:textId="77777777" w:rsidR="004613D1" w:rsidRDefault="00B42D70">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277"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7E" w14:textId="77777777" w:rsidR="004613D1" w:rsidRDefault="00B42D70">
            <w:pPr>
              <w:pBdr>
                <w:top w:val="nil"/>
                <w:left w:val="nil"/>
                <w:bottom w:val="nil"/>
                <w:right w:val="nil"/>
              </w:pBdr>
            </w:pPr>
            <w:r>
              <w:rPr>
                <w:rFonts w:eastAsia="Arial" w:cs="Arial"/>
                <w:color w:val="000000"/>
                <w:sz w:val="20"/>
              </w:rPr>
              <w:t>FRS-CH-INT-16.2.8.1-03-03,URS-CH-INT-16.2.8.1-05</w:t>
            </w:r>
          </w:p>
        </w:tc>
      </w:tr>
      <w:tr w:rsidR="004613D1" w14:paraId="2D6C1786" w14:textId="77777777" w:rsidTr="00063F5F">
        <w:trPr>
          <w:trHeight w:val="304"/>
          <w:trPrChange w:id="1278"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279"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80" w14:textId="77777777" w:rsidR="004613D1" w:rsidRDefault="00B42D70">
            <w:pPr>
              <w:pBdr>
                <w:top w:val="nil"/>
                <w:left w:val="nil"/>
                <w:bottom w:val="nil"/>
                <w:right w:val="nil"/>
              </w:pBdr>
            </w:pPr>
            <w:r>
              <w:rPr>
                <w:rFonts w:eastAsia="Arial" w:cs="Arial"/>
                <w:color w:val="000000"/>
                <w:sz w:val="20"/>
              </w:rPr>
              <w:t>DS-CH-IS-WS-072</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280"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781" w14:textId="77777777" w:rsidR="004613D1" w:rsidRDefault="00B42D70">
            <w:pPr>
              <w:pBdr>
                <w:top w:val="nil"/>
                <w:left w:val="nil"/>
                <w:bottom w:val="nil"/>
                <w:right w:val="nil"/>
              </w:pBdr>
            </w:pPr>
            <w:r>
              <w:rPr>
                <w:rFonts w:eastAsia="Arial" w:cs="Arial"/>
                <w:color w:val="000000"/>
                <w:sz w:val="20"/>
              </w:rPr>
              <w:t>The system shall be configured to send an acknowledgment related to the complaint record ID from TrackWise to SNOW.</w:t>
            </w:r>
          </w:p>
          <w:p w14:paraId="2D6C1782" w14:textId="77777777" w:rsidR="004613D1" w:rsidRDefault="00B42D70">
            <w:pPr>
              <w:pBdr>
                <w:top w:val="nil"/>
                <w:left w:val="nil"/>
                <w:bottom w:val="nil"/>
                <w:right w:val="nil"/>
              </w:pBdr>
            </w:pPr>
            <w:r>
              <w:rPr>
                <w:rFonts w:eastAsia="Arial" w:cs="Arial"/>
                <w:color w:val="000000"/>
                <w:sz w:val="20"/>
              </w:rPr>
              <w:t> </w:t>
            </w:r>
          </w:p>
          <w:p w14:paraId="2D6C1783" w14:textId="34D69550" w:rsidR="004613D1" w:rsidRDefault="00B42D70">
            <w:pPr>
              <w:pBdr>
                <w:top w:val="nil"/>
                <w:left w:val="nil"/>
                <w:bottom w:val="nil"/>
                <w:right w:val="nil"/>
              </w:pBdr>
            </w:pPr>
            <w:r>
              <w:rPr>
                <w:rFonts w:eastAsia="Arial" w:cs="Arial"/>
                <w:color w:val="000000"/>
                <w:sz w:val="20"/>
              </w:rPr>
              <w:t>Refer QCM TW_CH_DS_Interface_Spec Section 1</w:t>
            </w:r>
            <w:ins w:id="1281" w:author="Kanungo, Kalpak (Cognizant)" w:date="2026-05-27T13:44:00Z" w16du:dateUtc="2026-05-27T08:14:00Z">
              <w:r w:rsidR="00745983">
                <w:rPr>
                  <w:rFonts w:eastAsia="Arial" w:cs="Arial"/>
                  <w:color w:val="000000"/>
                  <w:sz w:val="20"/>
                </w:rPr>
                <w:t>7</w:t>
              </w:r>
            </w:ins>
            <w:del w:id="1282" w:author="Kanungo, Kalpak (Cognizant)" w:date="2026-05-27T13:44:00Z" w16du:dateUtc="2026-05-27T08:14:00Z">
              <w:r w:rsidDel="00745983">
                <w:rPr>
                  <w:rFonts w:eastAsia="Arial" w:cs="Arial"/>
                  <w:color w:val="000000"/>
                  <w:sz w:val="20"/>
                </w:rPr>
                <w:delText>8</w:delText>
              </w:r>
            </w:del>
            <w:r>
              <w:rPr>
                <w:rFonts w:eastAsia="Arial" w:cs="Arial"/>
                <w:color w:val="000000"/>
                <w:sz w:val="20"/>
              </w:rPr>
              <w:t>.1.4.2 Business Acknowledgement to ServiceNow</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283"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784"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284"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85" w14:textId="77777777" w:rsidR="004613D1" w:rsidRDefault="00B42D70">
            <w:pPr>
              <w:pBdr>
                <w:top w:val="nil"/>
                <w:left w:val="nil"/>
                <w:bottom w:val="nil"/>
                <w:right w:val="nil"/>
              </w:pBdr>
            </w:pPr>
            <w:r>
              <w:rPr>
                <w:rFonts w:eastAsia="Arial" w:cs="Arial"/>
                <w:color w:val="000000"/>
                <w:sz w:val="20"/>
              </w:rPr>
              <w:t>URS-CH-INT-SNOW-008</w:t>
            </w:r>
          </w:p>
        </w:tc>
      </w:tr>
      <w:tr w:rsidR="004613D1" w14:paraId="2D6C1794" w14:textId="77777777" w:rsidTr="00063F5F">
        <w:trPr>
          <w:trHeight w:val="304"/>
          <w:trPrChange w:id="1285"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286"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87" w14:textId="77777777" w:rsidR="004613D1" w:rsidRDefault="00B42D70">
            <w:pPr>
              <w:pBdr>
                <w:top w:val="nil"/>
                <w:left w:val="nil"/>
                <w:bottom w:val="nil"/>
                <w:right w:val="nil"/>
              </w:pBdr>
            </w:pPr>
            <w:r>
              <w:rPr>
                <w:rFonts w:eastAsia="Arial" w:cs="Arial"/>
                <w:color w:val="000000"/>
                <w:sz w:val="20"/>
              </w:rPr>
              <w:t>DS-CH-IS-WS-073</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287"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788" w14:textId="77777777" w:rsidR="004613D1" w:rsidRDefault="00B42D70">
            <w:pPr>
              <w:pBdr>
                <w:top w:val="nil"/>
                <w:left w:val="nil"/>
                <w:bottom w:val="nil"/>
                <w:right w:val="nil"/>
              </w:pBdr>
            </w:pPr>
            <w:r>
              <w:rPr>
                <w:rFonts w:eastAsia="Arial" w:cs="Arial"/>
                <w:color w:val="000000"/>
                <w:sz w:val="20"/>
              </w:rPr>
              <w:t xml:space="preserve">The system shall be configured to automatically populate the information from source system into the below fields of External References grid as a new row once the Secondary Source ID is filled in staging table: </w:t>
            </w:r>
          </w:p>
          <w:p w14:paraId="2D6C1789" w14:textId="77777777" w:rsidR="004613D1" w:rsidRDefault="00B42D70">
            <w:pPr>
              <w:pBdr>
                <w:top w:val="nil"/>
                <w:left w:val="nil"/>
                <w:bottom w:val="nil"/>
                <w:right w:val="nil"/>
              </w:pBdr>
            </w:pPr>
            <w:r>
              <w:rPr>
                <w:rFonts w:eastAsia="Arial" w:cs="Arial"/>
                <w:color w:val="000000"/>
                <w:sz w:val="20"/>
              </w:rPr>
              <w:t xml:space="preserve">External Source </w:t>
            </w:r>
          </w:p>
          <w:p w14:paraId="2D6C178A" w14:textId="77777777" w:rsidR="004613D1" w:rsidRDefault="00B42D70">
            <w:pPr>
              <w:pBdr>
                <w:top w:val="nil"/>
                <w:left w:val="nil"/>
                <w:bottom w:val="nil"/>
                <w:right w:val="nil"/>
              </w:pBdr>
            </w:pPr>
            <w:r>
              <w:rPr>
                <w:rFonts w:eastAsia="Arial" w:cs="Arial"/>
                <w:color w:val="000000"/>
                <w:sz w:val="20"/>
              </w:rPr>
              <w:t xml:space="preserve">External Identifier </w:t>
            </w:r>
          </w:p>
          <w:p w14:paraId="2D6C178B" w14:textId="77777777" w:rsidR="004613D1" w:rsidRDefault="00B42D70">
            <w:pPr>
              <w:pBdr>
                <w:top w:val="nil"/>
                <w:left w:val="nil"/>
                <w:bottom w:val="nil"/>
                <w:right w:val="nil"/>
              </w:pBdr>
            </w:pPr>
            <w:r>
              <w:rPr>
                <w:rFonts w:eastAsia="Arial" w:cs="Arial"/>
                <w:color w:val="000000"/>
                <w:sz w:val="20"/>
              </w:rPr>
              <w:t xml:space="preserve">Source Case Status^ </w:t>
            </w:r>
          </w:p>
          <w:p w14:paraId="2D6C178C" w14:textId="77777777" w:rsidR="004613D1" w:rsidRDefault="00B42D70">
            <w:pPr>
              <w:pBdr>
                <w:top w:val="nil"/>
                <w:left w:val="nil"/>
                <w:bottom w:val="nil"/>
                <w:right w:val="nil"/>
              </w:pBdr>
            </w:pPr>
            <w:r>
              <w:rPr>
                <w:rFonts w:eastAsia="Arial" w:cs="Arial"/>
                <w:color w:val="000000"/>
                <w:sz w:val="20"/>
              </w:rPr>
              <w:t>Source Initiate Date^</w:t>
            </w:r>
          </w:p>
          <w:p w14:paraId="2D6C178D" w14:textId="77777777" w:rsidR="004613D1" w:rsidRDefault="00B42D70">
            <w:pPr>
              <w:pBdr>
                <w:top w:val="nil"/>
                <w:left w:val="nil"/>
                <w:bottom w:val="nil"/>
                <w:right w:val="nil"/>
              </w:pBdr>
            </w:pPr>
            <w:r>
              <w:rPr>
                <w:rFonts w:eastAsia="Arial" w:cs="Arial"/>
                <w:color w:val="000000"/>
                <w:sz w:val="20"/>
              </w:rPr>
              <w:t> </w:t>
            </w:r>
          </w:p>
          <w:p w14:paraId="2D6C178E" w14:textId="77777777" w:rsidR="004613D1" w:rsidRDefault="00B42D70">
            <w:pPr>
              <w:pBdr>
                <w:top w:val="nil"/>
                <w:left w:val="nil"/>
                <w:bottom w:val="nil"/>
                <w:right w:val="nil"/>
              </w:pBdr>
            </w:pPr>
            <w:r>
              <w:rPr>
                <w:rFonts w:eastAsia="Arial" w:cs="Arial"/>
                <w:color w:val="000000"/>
                <w:sz w:val="20"/>
              </w:rPr>
              <w:t>Refer QCM TW_CH_DS_Interface_Spec Section 7.5.18.2 External Reference Grid</w:t>
            </w:r>
          </w:p>
          <w:p w14:paraId="2D6C178F" w14:textId="77777777" w:rsidR="004613D1" w:rsidRDefault="00B42D70">
            <w:pPr>
              <w:pBdr>
                <w:top w:val="nil"/>
                <w:left w:val="nil"/>
                <w:bottom w:val="nil"/>
                <w:right w:val="nil"/>
              </w:pBdr>
            </w:pPr>
            <w:r>
              <w:rPr>
                <w:rFonts w:eastAsia="Arial" w:cs="Arial"/>
                <w:color w:val="000000"/>
                <w:sz w:val="20"/>
              </w:rPr>
              <w:t>Refer QCM TW_Complaint Handling_DesignSpec_Appendix -1 Section 11 - Desktop Search Class</w:t>
            </w:r>
          </w:p>
          <w:p w14:paraId="2D6C1790" w14:textId="77777777" w:rsidR="004613D1" w:rsidRDefault="00B42D70">
            <w:pPr>
              <w:pBdr>
                <w:top w:val="nil"/>
                <w:left w:val="nil"/>
                <w:bottom w:val="nil"/>
                <w:right w:val="nil"/>
              </w:pBdr>
            </w:pPr>
            <w:r>
              <w:rPr>
                <w:rFonts w:eastAsia="Arial" w:cs="Arial"/>
                <w:color w:val="000000"/>
                <w:sz w:val="20"/>
              </w:rPr>
              <w:t>Refer QCM TW_Complaint Handling_DesignSpec_Appendix -5 Section 6.1 Complaint</w:t>
            </w:r>
          </w:p>
          <w:p w14:paraId="2D6C1791" w14:textId="77777777" w:rsidR="004613D1" w:rsidRDefault="00B42D70">
            <w:pPr>
              <w:pBdr>
                <w:top w:val="nil"/>
                <w:left w:val="nil"/>
                <w:bottom w:val="nil"/>
                <w:right w:val="nil"/>
              </w:pBdr>
            </w:pPr>
            <w:r>
              <w:rPr>
                <w:rFonts w:eastAsia="Arial" w:cs="Arial"/>
                <w:color w:val="000000"/>
                <w:sz w:val="20"/>
              </w:rPr>
              <w:t>Refer Group_Category_Permissions_Export.xls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288"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792" w14:textId="77777777" w:rsidR="004613D1" w:rsidRDefault="00B42D70">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289"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93" w14:textId="77777777" w:rsidR="004613D1" w:rsidRDefault="00B42D70">
            <w:pPr>
              <w:pBdr>
                <w:top w:val="nil"/>
                <w:left w:val="nil"/>
                <w:bottom w:val="nil"/>
                <w:right w:val="nil"/>
              </w:pBdr>
            </w:pPr>
            <w:r>
              <w:rPr>
                <w:rFonts w:eastAsia="Arial" w:cs="Arial"/>
                <w:color w:val="000000"/>
                <w:sz w:val="20"/>
              </w:rPr>
              <w:t>FRS-CH-INT-16.2.8.1-01-02</w:t>
            </w:r>
          </w:p>
        </w:tc>
      </w:tr>
      <w:tr w:rsidR="004613D1" w14:paraId="2D6C17A4" w14:textId="77777777" w:rsidTr="00063F5F">
        <w:trPr>
          <w:trHeight w:val="304"/>
          <w:trPrChange w:id="1290"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291"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95" w14:textId="77777777" w:rsidR="004613D1" w:rsidRDefault="00B42D70">
            <w:pPr>
              <w:pBdr>
                <w:top w:val="nil"/>
                <w:left w:val="nil"/>
                <w:bottom w:val="nil"/>
                <w:right w:val="nil"/>
              </w:pBdr>
            </w:pPr>
            <w:r>
              <w:rPr>
                <w:rFonts w:eastAsia="Arial" w:cs="Arial"/>
                <w:color w:val="000000"/>
                <w:sz w:val="20"/>
              </w:rPr>
              <w:t>DS-CH-IS-WS-074</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292"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796" w14:textId="77777777" w:rsidR="004613D1" w:rsidRDefault="00B42D70">
            <w:pPr>
              <w:pBdr>
                <w:top w:val="nil"/>
                <w:left w:val="nil"/>
                <w:bottom w:val="nil"/>
                <w:right w:val="nil"/>
              </w:pBdr>
            </w:pPr>
            <w:r>
              <w:rPr>
                <w:rFonts w:eastAsia="Arial" w:cs="Arial"/>
                <w:color w:val="000000"/>
                <w:sz w:val="20"/>
              </w:rPr>
              <w:t xml:space="preserve">The system shall create complaint records for cases received in staging dB from D365 as per schedule set in quartz scheduler for triggering the IWS method createComplaintTW </w:t>
            </w:r>
          </w:p>
          <w:p w14:paraId="2D6C1797" w14:textId="77777777" w:rsidR="004613D1" w:rsidRDefault="00B42D70">
            <w:pPr>
              <w:pBdr>
                <w:top w:val="nil"/>
                <w:left w:val="nil"/>
                <w:bottom w:val="nil"/>
                <w:right w:val="nil"/>
              </w:pBdr>
            </w:pPr>
            <w:r>
              <w:rPr>
                <w:rFonts w:eastAsia="Arial" w:cs="Arial"/>
                <w:color w:val="000000"/>
              </w:rPr>
              <w:t> </w:t>
            </w:r>
          </w:p>
          <w:p w14:paraId="2D6C1798" w14:textId="77777777" w:rsidR="004613D1" w:rsidRDefault="00B42D70">
            <w:pPr>
              <w:pBdr>
                <w:top w:val="nil"/>
                <w:left w:val="nil"/>
                <w:bottom w:val="nil"/>
                <w:right w:val="nil"/>
              </w:pBdr>
            </w:pPr>
            <w:r>
              <w:rPr>
                <w:rFonts w:eastAsia="Arial" w:cs="Arial"/>
                <w:color w:val="000000"/>
                <w:sz w:val="20"/>
              </w:rPr>
              <w:t>Refer QCM TW_CH_DS_Interface_Spec</w:t>
            </w:r>
          </w:p>
          <w:p w14:paraId="2D6C1799" w14:textId="77777777" w:rsidR="004613D1" w:rsidRDefault="00B42D70">
            <w:pPr>
              <w:pBdr>
                <w:top w:val="nil"/>
                <w:left w:val="nil"/>
                <w:bottom w:val="nil"/>
                <w:right w:val="nil"/>
              </w:pBdr>
            </w:pPr>
            <w:r>
              <w:rPr>
                <w:rFonts w:eastAsia="Arial" w:cs="Arial"/>
                <w:color w:val="000000"/>
                <w:sz w:val="20"/>
              </w:rPr>
              <w:t>7.14.6 - createComplaintTW (D365)</w:t>
            </w:r>
          </w:p>
          <w:p w14:paraId="2D6C179A" w14:textId="77777777" w:rsidR="004613D1" w:rsidRDefault="00B42D70">
            <w:pPr>
              <w:pBdr>
                <w:top w:val="nil"/>
                <w:left w:val="nil"/>
                <w:bottom w:val="nil"/>
                <w:right w:val="nil"/>
              </w:pBdr>
            </w:pPr>
            <w:r>
              <w:rPr>
                <w:rFonts w:eastAsia="Arial" w:cs="Arial"/>
                <w:color w:val="000000"/>
                <w:sz w:val="20"/>
              </w:rPr>
              <w:t>7.14.15 - Multi Threaded Execution</w:t>
            </w:r>
          </w:p>
          <w:p w14:paraId="2D6C179B" w14:textId="77777777" w:rsidR="004613D1" w:rsidRDefault="00B42D70">
            <w:pPr>
              <w:pBdr>
                <w:top w:val="nil"/>
                <w:left w:val="nil"/>
                <w:bottom w:val="nil"/>
                <w:right w:val="nil"/>
              </w:pBdr>
            </w:pPr>
            <w:r>
              <w:rPr>
                <w:rFonts w:eastAsia="Arial" w:cs="Arial"/>
                <w:color w:val="000000"/>
                <w:sz w:val="20"/>
              </w:rPr>
              <w:t>7.14.6.4- Product Look-Up</w:t>
            </w:r>
          </w:p>
          <w:p w14:paraId="2D6C179C" w14:textId="77777777" w:rsidR="004613D1" w:rsidRDefault="00B42D70">
            <w:pPr>
              <w:pBdr>
                <w:top w:val="nil"/>
                <w:left w:val="nil"/>
                <w:bottom w:val="nil"/>
                <w:right w:val="nil"/>
              </w:pBdr>
            </w:pPr>
            <w:r>
              <w:rPr>
                <w:rFonts w:eastAsia="Arial" w:cs="Arial"/>
                <w:color w:val="000000"/>
                <w:sz w:val="20"/>
              </w:rPr>
              <w:t>7.14.4.1 - Interface for case data from D365 to TrackWise</w:t>
            </w:r>
          </w:p>
          <w:p w14:paraId="2D6C179D" w14:textId="77777777" w:rsidR="004613D1" w:rsidRDefault="00B42D70">
            <w:pPr>
              <w:pBdr>
                <w:top w:val="nil"/>
                <w:left w:val="nil"/>
                <w:bottom w:val="nil"/>
                <w:right w:val="nil"/>
              </w:pBdr>
            </w:pPr>
            <w:r>
              <w:rPr>
                <w:rFonts w:eastAsia="Arial" w:cs="Arial"/>
                <w:color w:val="000000"/>
                <w:sz w:val="20"/>
              </w:rPr>
              <w:lastRenderedPageBreak/>
              <w:t>12 - Updates from Source System</w:t>
            </w:r>
          </w:p>
          <w:p w14:paraId="2D6C179E" w14:textId="77777777" w:rsidR="004613D1" w:rsidRDefault="00B42D70">
            <w:pPr>
              <w:pBdr>
                <w:top w:val="nil"/>
                <w:left w:val="nil"/>
                <w:bottom w:val="nil"/>
                <w:right w:val="nil"/>
              </w:pBdr>
            </w:pPr>
            <w:r>
              <w:rPr>
                <w:rFonts w:eastAsia="Arial" w:cs="Arial"/>
                <w:color w:val="000000"/>
                <w:sz w:val="20"/>
              </w:rPr>
              <w:t>Refer QCM TW_Complaint Handling_DesignSpec_Appendix -2 Section – 5 – Default Value Classes</w:t>
            </w:r>
          </w:p>
          <w:p w14:paraId="2D6C179F" w14:textId="77777777" w:rsidR="004613D1" w:rsidRDefault="00B42D70">
            <w:pPr>
              <w:pBdr>
                <w:top w:val="nil"/>
                <w:left w:val="nil"/>
                <w:bottom w:val="nil"/>
                <w:right w:val="nil"/>
              </w:pBdr>
            </w:pPr>
            <w:r>
              <w:rPr>
                <w:rFonts w:eastAsia="Arial" w:cs="Arial"/>
                <w:color w:val="000000"/>
                <w:sz w:val="20"/>
              </w:rPr>
              <w:t>Refer QCM TW_Complaint Handling_DesignSpec_Appendix -7 - Selections</w:t>
            </w:r>
          </w:p>
          <w:p w14:paraId="2D6C17A0" w14:textId="77777777" w:rsidR="004613D1" w:rsidRDefault="00B42D70">
            <w:pPr>
              <w:pBdr>
                <w:top w:val="nil"/>
                <w:left w:val="nil"/>
                <w:bottom w:val="nil"/>
                <w:right w:val="nil"/>
              </w:pBdr>
            </w:pPr>
            <w:r>
              <w:rPr>
                <w:rFonts w:eastAsia="Arial" w:cs="Arial"/>
                <w:color w:val="000000"/>
                <w:sz w:val="20"/>
              </w:rPr>
              <w:t>Refer Group_Category_Permissions_Export.xls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293"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7A1" w14:textId="77777777" w:rsidR="004613D1" w:rsidRDefault="00B42D70">
            <w:pPr>
              <w:pBdr>
                <w:top w:val="nil"/>
                <w:left w:val="nil"/>
                <w:bottom w:val="nil"/>
                <w:right w:val="nil"/>
              </w:pBdr>
              <w:jc w:val="center"/>
            </w:pPr>
            <w:r>
              <w:rPr>
                <w:rFonts w:eastAsia="Arial" w:cs="Arial"/>
                <w:color w:val="000000"/>
                <w:sz w:val="20"/>
              </w:rPr>
              <w:lastRenderedPageBreak/>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294"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A2" w14:textId="77777777" w:rsidR="004613D1" w:rsidRDefault="00B42D70">
            <w:pPr>
              <w:pBdr>
                <w:top w:val="nil"/>
                <w:left w:val="nil"/>
                <w:bottom w:val="nil"/>
                <w:right w:val="nil"/>
              </w:pBdr>
            </w:pPr>
            <w:r>
              <w:rPr>
                <w:rFonts w:eastAsia="Arial" w:cs="Arial"/>
                <w:color w:val="000000"/>
                <w:sz w:val="20"/>
              </w:rPr>
              <w:t>FRS-CH-INT-16.2.8.1-01-01,</w:t>
            </w:r>
          </w:p>
          <w:p w14:paraId="2D6C17A3" w14:textId="77777777" w:rsidR="004613D1" w:rsidRDefault="00B42D70">
            <w:pPr>
              <w:pBdr>
                <w:top w:val="nil"/>
                <w:left w:val="nil"/>
                <w:bottom w:val="nil"/>
                <w:right w:val="nil"/>
              </w:pBdr>
            </w:pPr>
            <w:r>
              <w:rPr>
                <w:rFonts w:eastAsia="Arial" w:cs="Arial"/>
                <w:color w:val="000000"/>
                <w:sz w:val="20"/>
              </w:rPr>
              <w:t>FRS-CH-INT-16.2.8.1-04-01</w:t>
            </w:r>
          </w:p>
        </w:tc>
      </w:tr>
      <w:tr w:rsidR="004613D1" w14:paraId="2D6C17B3" w14:textId="77777777" w:rsidTr="00063F5F">
        <w:trPr>
          <w:trHeight w:val="304"/>
          <w:trPrChange w:id="1295"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296"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A5" w14:textId="77777777" w:rsidR="004613D1" w:rsidRDefault="00B42D70">
            <w:pPr>
              <w:pBdr>
                <w:top w:val="nil"/>
                <w:left w:val="nil"/>
                <w:bottom w:val="nil"/>
                <w:right w:val="nil"/>
              </w:pBdr>
            </w:pPr>
            <w:r>
              <w:rPr>
                <w:rFonts w:eastAsia="Arial" w:cs="Arial"/>
                <w:color w:val="000000"/>
                <w:sz w:val="20"/>
              </w:rPr>
              <w:t>DS-CH-IS-WS-075</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297"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7A6" w14:textId="77777777" w:rsidR="004613D1" w:rsidRDefault="00B42D70">
            <w:pPr>
              <w:pBdr>
                <w:top w:val="nil"/>
                <w:left w:val="nil"/>
                <w:bottom w:val="nil"/>
                <w:right w:val="nil"/>
              </w:pBdr>
            </w:pPr>
            <w:r>
              <w:rPr>
                <w:rFonts w:eastAsia="Arial" w:cs="Arial"/>
                <w:color w:val="000000"/>
                <w:sz w:val="20"/>
              </w:rPr>
              <w:t>The system shall update complaint records for cases received in staging dB from D365 as per schedule set in quartz scheduler for triggering the IWS method updatePRTW</w:t>
            </w:r>
          </w:p>
          <w:p w14:paraId="2D6C17A7" w14:textId="77777777" w:rsidR="004613D1" w:rsidRDefault="00B42D70">
            <w:pPr>
              <w:pBdr>
                <w:top w:val="nil"/>
                <w:left w:val="nil"/>
                <w:bottom w:val="nil"/>
                <w:right w:val="nil"/>
              </w:pBdr>
            </w:pPr>
            <w:r>
              <w:rPr>
                <w:rFonts w:eastAsia="Arial" w:cs="Arial"/>
                <w:color w:val="000000"/>
                <w:sz w:val="20"/>
              </w:rPr>
              <w:t> </w:t>
            </w:r>
          </w:p>
          <w:p w14:paraId="2D6C17A8" w14:textId="77777777" w:rsidR="004613D1" w:rsidRDefault="00B42D70">
            <w:pPr>
              <w:pBdr>
                <w:top w:val="nil"/>
                <w:left w:val="nil"/>
                <w:bottom w:val="nil"/>
                <w:right w:val="nil"/>
              </w:pBdr>
            </w:pPr>
            <w:r>
              <w:rPr>
                <w:rFonts w:eastAsia="Arial" w:cs="Arial"/>
                <w:color w:val="000000"/>
                <w:sz w:val="20"/>
              </w:rPr>
              <w:t>Refer QCM TW_CH_DS_Interface_Spec</w:t>
            </w:r>
          </w:p>
          <w:p w14:paraId="2D6C17A9" w14:textId="77777777" w:rsidR="004613D1" w:rsidRDefault="00B42D70">
            <w:pPr>
              <w:pBdr>
                <w:top w:val="nil"/>
                <w:left w:val="nil"/>
                <w:bottom w:val="nil"/>
                <w:right w:val="nil"/>
              </w:pBdr>
              <w:tabs>
                <w:tab w:val="left" w:pos="720"/>
              </w:tabs>
            </w:pPr>
            <w:r>
              <w:rPr>
                <w:rFonts w:eastAsia="Arial" w:cs="Arial"/>
                <w:color w:val="000000"/>
                <w:sz w:val="20"/>
              </w:rPr>
              <w:t>7.14.7 - updatePRTW  (D365)</w:t>
            </w:r>
          </w:p>
          <w:p w14:paraId="2D6C17AA" w14:textId="77777777" w:rsidR="004613D1" w:rsidRDefault="00B42D70">
            <w:pPr>
              <w:pBdr>
                <w:top w:val="nil"/>
                <w:left w:val="nil"/>
                <w:bottom w:val="nil"/>
                <w:right w:val="nil"/>
              </w:pBdr>
              <w:tabs>
                <w:tab w:val="left" w:pos="720"/>
              </w:tabs>
            </w:pPr>
            <w:r>
              <w:rPr>
                <w:rFonts w:eastAsia="Arial" w:cs="Arial"/>
                <w:color w:val="000000"/>
                <w:sz w:val="20"/>
              </w:rPr>
              <w:t xml:space="preserve">7.14.15 - ‘Multi Threaded Execution’       </w:t>
            </w:r>
          </w:p>
          <w:p w14:paraId="2D6C17AB" w14:textId="77777777" w:rsidR="004613D1" w:rsidRDefault="00B42D70">
            <w:pPr>
              <w:pBdr>
                <w:top w:val="nil"/>
                <w:left w:val="nil"/>
                <w:bottom w:val="nil"/>
                <w:right w:val="nil"/>
              </w:pBdr>
              <w:tabs>
                <w:tab w:val="left" w:pos="720"/>
              </w:tabs>
            </w:pPr>
            <w:r>
              <w:rPr>
                <w:rFonts w:eastAsia="Arial" w:cs="Arial"/>
                <w:color w:val="000000"/>
                <w:sz w:val="20"/>
              </w:rPr>
              <w:t xml:space="preserve">7.14.4.1 - Interface for case data from ServiceNow to TrackWise </w:t>
            </w:r>
          </w:p>
          <w:p w14:paraId="2D6C17AC" w14:textId="77777777" w:rsidR="004613D1" w:rsidRDefault="00B42D70">
            <w:pPr>
              <w:pBdr>
                <w:top w:val="nil"/>
                <w:left w:val="nil"/>
                <w:bottom w:val="nil"/>
                <w:right w:val="nil"/>
              </w:pBdr>
              <w:tabs>
                <w:tab w:val="left" w:pos="720"/>
              </w:tabs>
            </w:pPr>
            <w:r>
              <w:rPr>
                <w:rFonts w:eastAsia="Arial" w:cs="Arial"/>
                <w:color w:val="000000"/>
                <w:sz w:val="20"/>
              </w:rPr>
              <w:t xml:space="preserve">7.14.6.4- Product Look-Up </w:t>
            </w:r>
          </w:p>
          <w:p w14:paraId="2D6C17AD" w14:textId="77777777" w:rsidR="004613D1" w:rsidRDefault="00B42D70">
            <w:pPr>
              <w:pBdr>
                <w:top w:val="nil"/>
                <w:left w:val="nil"/>
                <w:bottom w:val="nil"/>
                <w:right w:val="nil"/>
              </w:pBdr>
            </w:pPr>
            <w:r>
              <w:rPr>
                <w:rFonts w:eastAsia="Arial" w:cs="Arial"/>
                <w:color w:val="000000"/>
                <w:sz w:val="20"/>
              </w:rPr>
              <w:t>12 - Updates from Source System</w:t>
            </w:r>
          </w:p>
          <w:p w14:paraId="2D6C17AE" w14:textId="77777777" w:rsidR="004613D1" w:rsidRDefault="00B42D70">
            <w:pPr>
              <w:pBdr>
                <w:top w:val="nil"/>
                <w:left w:val="nil"/>
                <w:bottom w:val="nil"/>
                <w:right w:val="nil"/>
              </w:pBdr>
            </w:pPr>
            <w:r>
              <w:rPr>
                <w:rFonts w:eastAsia="Arial" w:cs="Arial"/>
                <w:color w:val="000000"/>
                <w:sz w:val="20"/>
              </w:rPr>
              <w:t>Refer QCM TW_Complaint Handling_DesignSpec_Appendix -2 Section – 5 – Default Value Classes</w:t>
            </w:r>
          </w:p>
          <w:p w14:paraId="2D6C17AF" w14:textId="77777777" w:rsidR="004613D1" w:rsidRDefault="00B42D70">
            <w:pPr>
              <w:pBdr>
                <w:top w:val="nil"/>
                <w:left w:val="nil"/>
                <w:bottom w:val="nil"/>
                <w:right w:val="nil"/>
              </w:pBdr>
            </w:pPr>
            <w:r>
              <w:rPr>
                <w:rFonts w:eastAsia="Arial" w:cs="Arial"/>
                <w:color w:val="000000"/>
                <w:sz w:val="20"/>
              </w:rPr>
              <w:t>Refer QCM TW_Complaint Handling_DesignSpec_Appendix -7 - Selections</w:t>
            </w:r>
          </w:p>
          <w:p w14:paraId="2D6C17B0" w14:textId="77777777" w:rsidR="004613D1" w:rsidRDefault="00B42D70">
            <w:pPr>
              <w:pBdr>
                <w:top w:val="nil"/>
                <w:left w:val="nil"/>
                <w:bottom w:val="nil"/>
                <w:right w:val="nil"/>
              </w:pBdr>
            </w:pPr>
            <w:r>
              <w:rPr>
                <w:rFonts w:eastAsia="Arial" w:cs="Arial"/>
                <w:color w:val="000000"/>
                <w:sz w:val="20"/>
              </w:rPr>
              <w:t>Refer Group_Category_Permissions_Export.xls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298"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7B1" w14:textId="77777777" w:rsidR="004613D1" w:rsidRDefault="00B42D70">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299"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B2" w14:textId="77777777" w:rsidR="004613D1" w:rsidRDefault="00B42D70">
            <w:pPr>
              <w:pBdr>
                <w:top w:val="nil"/>
                <w:left w:val="nil"/>
                <w:bottom w:val="nil"/>
                <w:right w:val="nil"/>
              </w:pBdr>
            </w:pPr>
            <w:r>
              <w:rPr>
                <w:rFonts w:eastAsia="Arial" w:cs="Arial"/>
                <w:color w:val="000000"/>
                <w:sz w:val="20"/>
              </w:rPr>
              <w:t>FRS-CH-INT-16.2.8.1-02-01, FRS-CH-INT-16.2.8.1-04-01</w:t>
            </w:r>
          </w:p>
        </w:tc>
      </w:tr>
      <w:tr w:rsidR="004613D1" w14:paraId="2D6C17C0" w14:textId="77777777" w:rsidTr="00063F5F">
        <w:trPr>
          <w:trHeight w:val="304"/>
          <w:trPrChange w:id="1300"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301"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B4" w14:textId="77777777" w:rsidR="004613D1" w:rsidRDefault="00B42D70">
            <w:pPr>
              <w:pBdr>
                <w:top w:val="nil"/>
                <w:left w:val="nil"/>
                <w:bottom w:val="nil"/>
                <w:right w:val="nil"/>
              </w:pBdr>
            </w:pPr>
            <w:r>
              <w:rPr>
                <w:rFonts w:eastAsia="Arial" w:cs="Arial"/>
                <w:color w:val="000000"/>
                <w:sz w:val="20"/>
              </w:rPr>
              <w:t>DS-CH-IS-WS-076</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302"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7B5" w14:textId="77777777" w:rsidR="004613D1" w:rsidRDefault="00B42D70">
            <w:pPr>
              <w:pBdr>
                <w:top w:val="nil"/>
                <w:left w:val="nil"/>
                <w:bottom w:val="nil"/>
                <w:right w:val="nil"/>
              </w:pBdr>
            </w:pPr>
            <w:r>
              <w:rPr>
                <w:rFonts w:eastAsia="Arial" w:cs="Arial"/>
                <w:color w:val="000000"/>
                <w:sz w:val="20"/>
              </w:rPr>
              <w:t xml:space="preserve">The system shall be configured to allow to update incoming Case Updates based on the below criteria to avoid the creation of new Trackwise (duplicate!) records for the ServiceMax and SNOW record(s): </w:t>
            </w:r>
          </w:p>
          <w:p w14:paraId="2D6C17B6" w14:textId="77777777" w:rsidR="004613D1" w:rsidRDefault="00B42D70">
            <w:pPr>
              <w:pBdr>
                <w:top w:val="nil"/>
                <w:left w:val="nil"/>
                <w:bottom w:val="nil"/>
                <w:right w:val="nil"/>
              </w:pBdr>
            </w:pPr>
            <w:r>
              <w:rPr>
                <w:rFonts w:eastAsia="Arial" w:cs="Arial"/>
                <w:color w:val="000000"/>
                <w:sz w:val="20"/>
              </w:rPr>
              <w:t xml:space="preserve">Source identifier </w:t>
            </w:r>
          </w:p>
          <w:p w14:paraId="2D6C17B7" w14:textId="77777777" w:rsidR="004613D1" w:rsidRDefault="00B42D70">
            <w:pPr>
              <w:pBdr>
                <w:top w:val="nil"/>
                <w:left w:val="nil"/>
                <w:bottom w:val="nil"/>
                <w:right w:val="nil"/>
              </w:pBdr>
            </w:pPr>
            <w:r>
              <w:rPr>
                <w:rFonts w:eastAsia="Arial" w:cs="Arial"/>
                <w:color w:val="000000"/>
                <w:sz w:val="20"/>
              </w:rPr>
              <w:t xml:space="preserve">Source system </w:t>
            </w:r>
          </w:p>
          <w:p w14:paraId="2D6C17B8" w14:textId="77777777" w:rsidR="004613D1" w:rsidRDefault="00B42D70">
            <w:pPr>
              <w:pBdr>
                <w:top w:val="nil"/>
                <w:left w:val="nil"/>
                <w:bottom w:val="nil"/>
                <w:right w:val="nil"/>
              </w:pBdr>
            </w:pPr>
            <w:r>
              <w:rPr>
                <w:rFonts w:eastAsia="Arial" w:cs="Arial"/>
                <w:color w:val="000000"/>
                <w:sz w:val="20"/>
              </w:rPr>
              <w:t xml:space="preserve">Source Transfer Type </w:t>
            </w:r>
          </w:p>
          <w:p w14:paraId="2D6C17B9" w14:textId="77777777" w:rsidR="004613D1" w:rsidRDefault="00B42D70">
            <w:pPr>
              <w:pBdr>
                <w:top w:val="nil"/>
                <w:left w:val="nil"/>
                <w:bottom w:val="nil"/>
                <w:right w:val="nil"/>
              </w:pBdr>
            </w:pPr>
            <w:r>
              <w:rPr>
                <w:rFonts w:eastAsia="Arial" w:cs="Arial"/>
                <w:color w:val="000000"/>
                <w:sz w:val="20"/>
              </w:rPr>
              <w:t>Secondary Service ID</w:t>
            </w:r>
          </w:p>
          <w:p w14:paraId="2D6C17BA" w14:textId="77777777" w:rsidR="004613D1" w:rsidRDefault="00B42D70">
            <w:pPr>
              <w:pBdr>
                <w:top w:val="nil"/>
                <w:left w:val="nil"/>
                <w:bottom w:val="nil"/>
                <w:right w:val="nil"/>
              </w:pBdr>
            </w:pPr>
            <w:r>
              <w:rPr>
                <w:rFonts w:eastAsia="Arial" w:cs="Arial"/>
                <w:color w:val="000000"/>
                <w:sz w:val="20"/>
              </w:rPr>
              <w:t> </w:t>
            </w:r>
          </w:p>
          <w:p w14:paraId="2D6C17BB" w14:textId="77777777" w:rsidR="004613D1" w:rsidRDefault="00B42D70">
            <w:pPr>
              <w:pBdr>
                <w:top w:val="nil"/>
                <w:left w:val="nil"/>
                <w:bottom w:val="nil"/>
                <w:right w:val="nil"/>
              </w:pBdr>
            </w:pPr>
            <w:r>
              <w:rPr>
                <w:rFonts w:eastAsia="Arial" w:cs="Arial"/>
                <w:color w:val="000000"/>
                <w:sz w:val="20"/>
              </w:rPr>
              <w:t>Refer QCM TW_CH_DS_Interface_Spec</w:t>
            </w:r>
            <w:r>
              <w:rPr>
                <w:rFonts w:eastAsia="Arial" w:cs="Arial"/>
                <w:color w:val="000000"/>
              </w:rPr>
              <w:t xml:space="preserve"> Section 17.1.4.1</w:t>
            </w:r>
          </w:p>
          <w:p w14:paraId="2D6C17BC" w14:textId="77777777" w:rsidR="004613D1" w:rsidRDefault="00B42D70">
            <w:pPr>
              <w:pBdr>
                <w:top w:val="nil"/>
                <w:left w:val="nil"/>
                <w:bottom w:val="nil"/>
                <w:right w:val="nil"/>
              </w:pBdr>
            </w:pPr>
            <w:r>
              <w:rPr>
                <w:rFonts w:eastAsia="Arial" w:cs="Arial"/>
                <w:color w:val="000000"/>
                <w:sz w:val="20"/>
              </w:rPr>
              <w:t>Refer QCM TW_CH_DS_Interface_Spec</w:t>
            </w:r>
            <w:r>
              <w:rPr>
                <w:rFonts w:eastAsia="Arial" w:cs="Arial"/>
                <w:color w:val="000000"/>
              </w:rPr>
              <w:t xml:space="preserve"> Section 7.5.4.1</w:t>
            </w:r>
          </w:p>
          <w:p w14:paraId="2D6C17BD" w14:textId="77777777" w:rsidR="004613D1" w:rsidRDefault="00B42D70">
            <w:pPr>
              <w:pBdr>
                <w:top w:val="nil"/>
                <w:left w:val="nil"/>
                <w:bottom w:val="nil"/>
                <w:right w:val="nil"/>
              </w:pBdr>
            </w:pPr>
            <w:r>
              <w:rPr>
                <w:rFonts w:eastAsia="Arial" w:cs="Arial"/>
                <w:color w:val="000000"/>
                <w:sz w:val="20"/>
              </w:rPr>
              <w:t>Refer QCM TW_CH_DS_Interface_Spec</w:t>
            </w:r>
            <w:r>
              <w:rPr>
                <w:rFonts w:eastAsia="Arial" w:cs="Arial"/>
                <w:color w:val="000000"/>
              </w:rPr>
              <w:t xml:space="preserve"> </w:t>
            </w:r>
            <w:r>
              <w:rPr>
                <w:rFonts w:eastAsia="Arial" w:cs="Arial"/>
                <w:color w:val="000000"/>
                <w:sz w:val="20"/>
              </w:rPr>
              <w:t>Section 7.5.18.3 TW Record Search</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303"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7BE" w14:textId="77777777" w:rsidR="004613D1" w:rsidRDefault="00B42D70">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304"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BF" w14:textId="77777777" w:rsidR="004613D1" w:rsidRDefault="00B42D70">
            <w:pPr>
              <w:pBdr>
                <w:top w:val="nil"/>
                <w:left w:val="nil"/>
                <w:bottom w:val="nil"/>
                <w:right w:val="nil"/>
              </w:pBdr>
            </w:pPr>
            <w:r>
              <w:rPr>
                <w:rFonts w:eastAsia="Arial" w:cs="Arial"/>
                <w:color w:val="000000"/>
                <w:sz w:val="20"/>
              </w:rPr>
              <w:t>FRS-CH-INT-16.2.8.1-02-02</w:t>
            </w:r>
          </w:p>
        </w:tc>
      </w:tr>
      <w:tr w:rsidR="004613D1" w14:paraId="2D6C17CA" w14:textId="77777777" w:rsidTr="00063F5F">
        <w:trPr>
          <w:trHeight w:val="304"/>
          <w:trPrChange w:id="1305"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306"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C1" w14:textId="77777777" w:rsidR="004613D1" w:rsidRDefault="00B42D70">
            <w:pPr>
              <w:pBdr>
                <w:top w:val="nil"/>
                <w:left w:val="nil"/>
                <w:bottom w:val="nil"/>
                <w:right w:val="nil"/>
              </w:pBdr>
            </w:pPr>
            <w:r>
              <w:rPr>
                <w:rFonts w:eastAsia="Arial" w:cs="Arial"/>
                <w:color w:val="000000"/>
                <w:sz w:val="20"/>
              </w:rPr>
              <w:t>DS-CH-IS-WS-077</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307"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7C2" w14:textId="77777777" w:rsidR="004613D1" w:rsidRDefault="00B42D70">
            <w:pPr>
              <w:pBdr>
                <w:top w:val="nil"/>
                <w:left w:val="nil"/>
                <w:bottom w:val="nil"/>
                <w:right w:val="nil"/>
              </w:pBdr>
            </w:pPr>
            <w:r>
              <w:rPr>
                <w:rFonts w:eastAsia="Arial" w:cs="Arial"/>
                <w:color w:val="000000"/>
                <w:sz w:val="20"/>
              </w:rPr>
              <w:t>The system shall be configured to update the listed fields in a complaint record when updates are sent from ServiceMax/SNOW to TrackWise based on “Hardware Transfer” or “Field Support” Transfer Types.</w:t>
            </w:r>
          </w:p>
          <w:p w14:paraId="2D6C17C3" w14:textId="77777777" w:rsidR="004613D1" w:rsidRDefault="00B42D70">
            <w:pPr>
              <w:pBdr>
                <w:top w:val="nil"/>
                <w:left w:val="nil"/>
                <w:bottom w:val="nil"/>
                <w:right w:val="nil"/>
              </w:pBdr>
            </w:pPr>
            <w:r>
              <w:rPr>
                <w:rFonts w:eastAsia="Arial" w:cs="Arial"/>
                <w:color w:val="000000"/>
                <w:sz w:val="20"/>
              </w:rPr>
              <w:t> </w:t>
            </w:r>
          </w:p>
          <w:p w14:paraId="2D6C17C4" w14:textId="77777777" w:rsidR="004613D1" w:rsidRDefault="00B42D70">
            <w:pPr>
              <w:pBdr>
                <w:top w:val="nil"/>
                <w:left w:val="nil"/>
                <w:bottom w:val="nil"/>
                <w:right w:val="nil"/>
              </w:pBdr>
            </w:pPr>
            <w:r>
              <w:rPr>
                <w:rFonts w:eastAsia="Arial" w:cs="Arial"/>
                <w:color w:val="000000"/>
                <w:sz w:val="20"/>
              </w:rPr>
              <w:t>Refer Group_Category_Permissions_Export.xls</w:t>
            </w:r>
          </w:p>
          <w:p w14:paraId="2D6C17C5" w14:textId="77777777" w:rsidR="004613D1" w:rsidRDefault="00B42D70">
            <w:pPr>
              <w:pBdr>
                <w:top w:val="nil"/>
                <w:left w:val="nil"/>
                <w:bottom w:val="nil"/>
                <w:right w:val="nil"/>
              </w:pBdr>
            </w:pPr>
            <w:r>
              <w:rPr>
                <w:rFonts w:eastAsia="Arial" w:cs="Arial"/>
                <w:color w:val="000000"/>
                <w:sz w:val="20"/>
              </w:rPr>
              <w:t>Refer QCM TW_Complaint Handling_DesignSpec_Appendix – 5 Section 6.1 Complaint</w:t>
            </w:r>
          </w:p>
          <w:p w14:paraId="2D6C17C6" w14:textId="77777777" w:rsidR="004613D1" w:rsidRDefault="00B42D70">
            <w:pPr>
              <w:pBdr>
                <w:top w:val="nil"/>
                <w:left w:val="nil"/>
                <w:bottom w:val="nil"/>
                <w:right w:val="nil"/>
              </w:pBdr>
            </w:pPr>
            <w:r>
              <w:rPr>
                <w:rFonts w:eastAsia="Arial" w:cs="Arial"/>
                <w:color w:val="000000"/>
                <w:sz w:val="20"/>
              </w:rPr>
              <w:lastRenderedPageBreak/>
              <w:t>Refer QCM TW_Complaint Handling_DesignSpec_Appendix – 6 -  Data Field Sheet </w:t>
            </w:r>
          </w:p>
          <w:p w14:paraId="2D6C17C7" w14:textId="77777777" w:rsidR="004613D1" w:rsidRDefault="00B42D70">
            <w:pPr>
              <w:pBdr>
                <w:top w:val="nil"/>
                <w:left w:val="nil"/>
                <w:bottom w:val="nil"/>
                <w:right w:val="nil"/>
              </w:pBdr>
            </w:pPr>
            <w:r>
              <w:rPr>
                <w:rFonts w:eastAsia="Arial" w:cs="Arial"/>
                <w:color w:val="000000"/>
                <w:sz w:val="20"/>
              </w:rPr>
              <w:t>Refer QCM TW_CH_DS_Interface_Spec</w:t>
            </w:r>
            <w:r>
              <w:rPr>
                <w:rFonts w:eastAsia="Arial" w:cs="Arial"/>
                <w:color w:val="000000"/>
              </w:rPr>
              <w:t xml:space="preserve"> </w:t>
            </w:r>
            <w:r>
              <w:rPr>
                <w:rFonts w:eastAsia="Arial" w:cs="Arial"/>
                <w:color w:val="000000"/>
                <w:sz w:val="20"/>
              </w:rPr>
              <w:t>Section 7.5.18 Co-Sell</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308"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7C8" w14:textId="77777777" w:rsidR="004613D1" w:rsidRDefault="00B42D70">
            <w:pPr>
              <w:pBdr>
                <w:top w:val="nil"/>
                <w:left w:val="nil"/>
                <w:bottom w:val="nil"/>
                <w:right w:val="nil"/>
              </w:pBdr>
              <w:jc w:val="center"/>
            </w:pPr>
            <w:r>
              <w:rPr>
                <w:rFonts w:eastAsia="Arial" w:cs="Arial"/>
                <w:color w:val="000000"/>
                <w:sz w:val="20"/>
              </w:rPr>
              <w:lastRenderedPageBreak/>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309"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C9" w14:textId="77777777" w:rsidR="004613D1" w:rsidRDefault="00B42D70">
            <w:pPr>
              <w:pBdr>
                <w:top w:val="nil"/>
                <w:left w:val="nil"/>
                <w:bottom w:val="nil"/>
                <w:right w:val="nil"/>
              </w:pBdr>
            </w:pPr>
            <w:r>
              <w:rPr>
                <w:rFonts w:eastAsia="Arial" w:cs="Arial"/>
                <w:color w:val="000000"/>
                <w:sz w:val="20"/>
              </w:rPr>
              <w:t>FRS-CH-INT-16.2.8.1-02-03</w:t>
            </w:r>
          </w:p>
        </w:tc>
      </w:tr>
      <w:tr w:rsidR="004613D1" w14:paraId="2D6C17D4" w14:textId="77777777" w:rsidTr="00063F5F">
        <w:trPr>
          <w:trHeight w:val="304"/>
          <w:trPrChange w:id="1310"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311"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CB" w14:textId="77777777" w:rsidR="004613D1" w:rsidRDefault="00B42D70">
            <w:pPr>
              <w:pBdr>
                <w:top w:val="nil"/>
                <w:left w:val="nil"/>
                <w:bottom w:val="nil"/>
                <w:right w:val="nil"/>
              </w:pBdr>
            </w:pPr>
            <w:r>
              <w:rPr>
                <w:rFonts w:eastAsia="Arial" w:cs="Arial"/>
                <w:color w:val="000000"/>
                <w:sz w:val="20"/>
              </w:rPr>
              <w:t>DS-CH-IS-WS-078</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312"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7CC" w14:textId="77777777" w:rsidR="004613D1" w:rsidRDefault="00B42D70">
            <w:pPr>
              <w:pBdr>
                <w:top w:val="nil"/>
                <w:left w:val="nil"/>
                <w:bottom w:val="nil"/>
                <w:right w:val="nil"/>
              </w:pBdr>
            </w:pPr>
            <w:r>
              <w:rPr>
                <w:rFonts w:eastAsia="Arial" w:cs="Arial"/>
                <w:color w:val="000000"/>
                <w:sz w:val="20"/>
              </w:rPr>
              <w:t>The system shall be configured with activity ‘SO Reopen’ and send a notification “Re-open by Source System” to the Complaint ‘Assigned To’ which shall be triggered once an update request for preconfigured fields is received from ServiceNow when complaint is in the listed state(s).</w:t>
            </w:r>
          </w:p>
          <w:p w14:paraId="2D6C17CD" w14:textId="77777777" w:rsidR="004613D1" w:rsidRDefault="00B42D70">
            <w:pPr>
              <w:pBdr>
                <w:top w:val="nil"/>
                <w:left w:val="nil"/>
                <w:bottom w:val="nil"/>
                <w:right w:val="nil"/>
              </w:pBdr>
            </w:pPr>
            <w:r>
              <w:rPr>
                <w:rFonts w:eastAsia="Arial" w:cs="Arial"/>
                <w:color w:val="000000"/>
                <w:sz w:val="20"/>
              </w:rPr>
              <w:t> </w:t>
            </w:r>
          </w:p>
          <w:p w14:paraId="2D6C17CE" w14:textId="77777777" w:rsidR="004613D1" w:rsidRDefault="00B42D70">
            <w:pPr>
              <w:pBdr>
                <w:top w:val="nil"/>
                <w:left w:val="nil"/>
                <w:bottom w:val="nil"/>
                <w:right w:val="nil"/>
              </w:pBdr>
            </w:pPr>
            <w:r>
              <w:rPr>
                <w:rFonts w:eastAsia="Arial" w:cs="Arial"/>
                <w:color w:val="000000"/>
                <w:sz w:val="20"/>
              </w:rPr>
              <w:t>Refer QCM TW_CH_DS_Interface_Spec 7.14.7 - updatePRTW  (D365)</w:t>
            </w:r>
          </w:p>
          <w:p w14:paraId="2D6C17CF" w14:textId="77777777" w:rsidR="004613D1" w:rsidRDefault="00B42D70">
            <w:pPr>
              <w:pBdr>
                <w:top w:val="nil"/>
                <w:left w:val="nil"/>
                <w:bottom w:val="nil"/>
                <w:right w:val="nil"/>
              </w:pBdr>
            </w:pPr>
            <w:r>
              <w:rPr>
                <w:rFonts w:eastAsia="Arial" w:cs="Arial"/>
                <w:color w:val="000000"/>
                <w:sz w:val="20"/>
              </w:rPr>
              <w:t>Refer QCM TW_Complaint Handling_DesignSpec_ Appendix – 4 Section ‘Notification Templates’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313"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7D0" w14:textId="77777777" w:rsidR="004613D1" w:rsidRDefault="00B42D70">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314"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D1" w14:textId="77777777" w:rsidR="004613D1" w:rsidRDefault="00B42D70">
            <w:pPr>
              <w:pBdr>
                <w:top w:val="nil"/>
                <w:left w:val="nil"/>
                <w:bottom w:val="nil"/>
                <w:right w:val="nil"/>
              </w:pBdr>
            </w:pPr>
            <w:r>
              <w:rPr>
                <w:rFonts w:eastAsia="Arial" w:cs="Arial"/>
                <w:color w:val="000000"/>
                <w:sz w:val="20"/>
              </w:rPr>
              <w:t>FRS-CH-INT-16.2.8.1-03-01,</w:t>
            </w:r>
          </w:p>
          <w:p w14:paraId="2D6C17D2" w14:textId="77777777" w:rsidR="004613D1" w:rsidRDefault="00B42D70">
            <w:pPr>
              <w:pBdr>
                <w:top w:val="nil"/>
                <w:left w:val="nil"/>
                <w:bottom w:val="nil"/>
                <w:right w:val="nil"/>
              </w:pBdr>
            </w:pPr>
            <w:r>
              <w:rPr>
                <w:rFonts w:eastAsia="Arial" w:cs="Arial"/>
                <w:color w:val="000000"/>
                <w:sz w:val="20"/>
              </w:rPr>
              <w:t>FRS-CH-INT-16.2.8.1-03-02,</w:t>
            </w:r>
          </w:p>
          <w:p w14:paraId="2D6C17D3" w14:textId="77777777" w:rsidR="004613D1" w:rsidRDefault="00B42D70">
            <w:pPr>
              <w:pBdr>
                <w:top w:val="nil"/>
                <w:left w:val="nil"/>
                <w:bottom w:val="nil"/>
                <w:right w:val="nil"/>
              </w:pBdr>
            </w:pPr>
            <w:r>
              <w:rPr>
                <w:rFonts w:eastAsia="Arial" w:cs="Arial"/>
                <w:color w:val="000000"/>
                <w:sz w:val="20"/>
              </w:rPr>
              <w:t>FRS-CH-INT-16.2.8.1-05-01</w:t>
            </w:r>
          </w:p>
        </w:tc>
      </w:tr>
      <w:tr w:rsidR="004613D1" w14:paraId="2D6C17DC" w14:textId="77777777" w:rsidTr="00063F5F">
        <w:trPr>
          <w:trHeight w:val="304"/>
          <w:trPrChange w:id="1315"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316"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D5" w14:textId="77777777" w:rsidR="004613D1" w:rsidRDefault="00B42D70">
            <w:pPr>
              <w:pBdr>
                <w:top w:val="nil"/>
                <w:left w:val="nil"/>
                <w:bottom w:val="nil"/>
                <w:right w:val="nil"/>
              </w:pBdr>
            </w:pPr>
            <w:r>
              <w:rPr>
                <w:rFonts w:eastAsia="Arial" w:cs="Arial"/>
                <w:color w:val="000000"/>
                <w:sz w:val="20"/>
              </w:rPr>
              <w:t>DS-CH-IS-WS-079</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317"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7D6" w14:textId="77777777" w:rsidR="004613D1" w:rsidRDefault="00B42D70">
            <w:pPr>
              <w:pBdr>
                <w:top w:val="nil"/>
                <w:left w:val="nil"/>
                <w:bottom w:val="nil"/>
                <w:right w:val="nil"/>
              </w:pBdr>
            </w:pPr>
            <w:r>
              <w:rPr>
                <w:rFonts w:eastAsia="Arial" w:cs="Arial"/>
                <w:color w:val="000000"/>
                <w:sz w:val="20"/>
              </w:rPr>
              <w:t>The system shall be configured to send the Source Transfer Notes** field to the LionBridge to receive a translation response in a TrackWise record in case of Service Case Transfer from one source system to another</w:t>
            </w:r>
          </w:p>
          <w:p w14:paraId="2D6C17D7" w14:textId="77777777" w:rsidR="004613D1" w:rsidRDefault="00B42D70">
            <w:pPr>
              <w:pBdr>
                <w:top w:val="nil"/>
                <w:left w:val="nil"/>
                <w:bottom w:val="nil"/>
                <w:right w:val="nil"/>
              </w:pBdr>
            </w:pPr>
            <w:r>
              <w:rPr>
                <w:rFonts w:eastAsia="Arial" w:cs="Arial"/>
                <w:color w:val="000000"/>
                <w:sz w:val="20"/>
              </w:rPr>
              <w:t> </w:t>
            </w:r>
          </w:p>
          <w:p w14:paraId="2D6C17D8" w14:textId="77777777" w:rsidR="004613D1" w:rsidRDefault="00B42D70">
            <w:pPr>
              <w:pBdr>
                <w:top w:val="nil"/>
                <w:left w:val="nil"/>
                <w:bottom w:val="nil"/>
                <w:right w:val="nil"/>
              </w:pBdr>
            </w:pPr>
            <w:r>
              <w:rPr>
                <w:rFonts w:eastAsia="Arial" w:cs="Arial"/>
                <w:color w:val="000000"/>
                <w:sz w:val="20"/>
              </w:rPr>
              <w:t>Refer QCM TW_CH_DS_Interface_Spec Section 7.6</w:t>
            </w:r>
          </w:p>
          <w:p w14:paraId="2D6C17D9" w14:textId="77777777" w:rsidR="004613D1" w:rsidRDefault="00B42D70">
            <w:pPr>
              <w:pBdr>
                <w:top w:val="nil"/>
                <w:left w:val="nil"/>
                <w:bottom w:val="nil"/>
                <w:right w:val="nil"/>
              </w:pBdr>
            </w:pPr>
            <w:r>
              <w:rPr>
                <w:rFonts w:eastAsia="Arial" w:cs="Arial"/>
                <w:color w:val="000000"/>
                <w:sz w:val="20"/>
              </w:rPr>
              <w:t>Refer OWS_Input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318"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7DA" w14:textId="77777777" w:rsidR="004613D1" w:rsidRDefault="00B42D70">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319"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DB" w14:textId="77777777" w:rsidR="004613D1" w:rsidRDefault="00B42D70">
            <w:pPr>
              <w:pBdr>
                <w:top w:val="nil"/>
                <w:left w:val="nil"/>
                <w:bottom w:val="nil"/>
                <w:right w:val="nil"/>
              </w:pBdr>
            </w:pPr>
            <w:r>
              <w:rPr>
                <w:rFonts w:eastAsia="Arial" w:cs="Arial"/>
                <w:color w:val="000000"/>
                <w:sz w:val="20"/>
              </w:rPr>
              <w:t>FRS-CH-INT-16.2.8.1-04-02</w:t>
            </w:r>
          </w:p>
        </w:tc>
      </w:tr>
      <w:tr w:rsidR="004613D1" w14:paraId="2D6C17EF" w14:textId="77777777" w:rsidTr="00063F5F">
        <w:trPr>
          <w:trHeight w:val="304"/>
          <w:trPrChange w:id="1320"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321"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DD" w14:textId="77777777" w:rsidR="004613D1" w:rsidRDefault="00B42D70">
            <w:pPr>
              <w:pBdr>
                <w:top w:val="nil"/>
                <w:left w:val="nil"/>
                <w:bottom w:val="nil"/>
                <w:right w:val="nil"/>
              </w:pBdr>
            </w:pPr>
            <w:r>
              <w:rPr>
                <w:rFonts w:eastAsia="Arial" w:cs="Arial"/>
                <w:color w:val="000000"/>
                <w:sz w:val="20"/>
              </w:rPr>
              <w:t>DS-CH-IS-WS-080</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322"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7DE" w14:textId="77777777" w:rsidR="004613D1" w:rsidRDefault="00B42D70">
            <w:pPr>
              <w:pBdr>
                <w:top w:val="nil"/>
                <w:left w:val="nil"/>
                <w:bottom w:val="nil"/>
                <w:right w:val="nil"/>
              </w:pBdr>
            </w:pPr>
            <w:r>
              <w:rPr>
                <w:rFonts w:eastAsia="Arial" w:cs="Arial"/>
                <w:color w:val="000000"/>
                <w:sz w:val="20"/>
              </w:rPr>
              <w:t xml:space="preserve">The system shall be configured to send the following fields in a new translation request to Lion Bridge in case SMAX case update pending/in progress and SNOW update reaches to TrackWise for a Complaint record: </w:t>
            </w:r>
          </w:p>
          <w:p w14:paraId="2D6C17DF" w14:textId="77777777" w:rsidR="004613D1" w:rsidRDefault="00B42D70">
            <w:pPr>
              <w:pBdr>
                <w:top w:val="nil"/>
                <w:left w:val="nil"/>
                <w:bottom w:val="nil"/>
                <w:right w:val="nil"/>
              </w:pBdr>
            </w:pPr>
            <w:r>
              <w:rPr>
                <w:rFonts w:eastAsia="Arial" w:cs="Arial"/>
                <w:color w:val="000000"/>
                <w:sz w:val="20"/>
              </w:rPr>
              <w:t> </w:t>
            </w:r>
          </w:p>
          <w:p w14:paraId="2D6C17E0" w14:textId="77777777" w:rsidR="004613D1" w:rsidRDefault="00B42D70">
            <w:pPr>
              <w:pBdr>
                <w:top w:val="nil"/>
                <w:left w:val="nil"/>
                <w:bottom w:val="nil"/>
                <w:right w:val="nil"/>
              </w:pBdr>
            </w:pPr>
            <w:r>
              <w:rPr>
                <w:rFonts w:eastAsia="Arial" w:cs="Arial"/>
                <w:color w:val="000000"/>
                <w:sz w:val="20"/>
              </w:rPr>
              <w:t xml:space="preserve">Action Taken** </w:t>
            </w:r>
          </w:p>
          <w:p w14:paraId="2D6C17E1" w14:textId="77777777" w:rsidR="004613D1" w:rsidRDefault="00B42D70">
            <w:pPr>
              <w:pBdr>
                <w:top w:val="nil"/>
                <w:left w:val="nil"/>
                <w:bottom w:val="nil"/>
                <w:right w:val="nil"/>
              </w:pBdr>
            </w:pPr>
            <w:r>
              <w:rPr>
                <w:rFonts w:eastAsia="Arial" w:cs="Arial"/>
                <w:color w:val="000000"/>
                <w:sz w:val="20"/>
              </w:rPr>
              <w:t xml:space="preserve">Pre-Existing Conditions** </w:t>
            </w:r>
          </w:p>
          <w:p w14:paraId="2D6C17E2" w14:textId="77777777" w:rsidR="004613D1" w:rsidRDefault="00B42D70">
            <w:pPr>
              <w:pBdr>
                <w:top w:val="nil"/>
                <w:left w:val="nil"/>
                <w:bottom w:val="nil"/>
                <w:right w:val="nil"/>
              </w:pBdr>
            </w:pPr>
            <w:r>
              <w:rPr>
                <w:rFonts w:eastAsia="Arial" w:cs="Arial"/>
                <w:color w:val="000000"/>
                <w:sz w:val="20"/>
              </w:rPr>
              <w:t xml:space="preserve">Tests performed and results** </w:t>
            </w:r>
          </w:p>
          <w:p w14:paraId="2D6C17E3" w14:textId="77777777" w:rsidR="004613D1" w:rsidRDefault="00B42D70">
            <w:pPr>
              <w:pBdr>
                <w:top w:val="nil"/>
                <w:left w:val="nil"/>
                <w:bottom w:val="nil"/>
                <w:right w:val="nil"/>
              </w:pBdr>
            </w:pPr>
            <w:r>
              <w:rPr>
                <w:rFonts w:eastAsia="Arial" w:cs="Arial"/>
                <w:color w:val="000000"/>
                <w:sz w:val="20"/>
              </w:rPr>
              <w:t xml:space="preserve">Additional Observations** </w:t>
            </w:r>
          </w:p>
          <w:p w14:paraId="2D6C17E4" w14:textId="77777777" w:rsidR="004613D1" w:rsidRDefault="00B42D70">
            <w:pPr>
              <w:pBdr>
                <w:top w:val="nil"/>
                <w:left w:val="nil"/>
                <w:bottom w:val="nil"/>
                <w:right w:val="nil"/>
              </w:pBdr>
            </w:pPr>
            <w:r>
              <w:rPr>
                <w:rFonts w:eastAsia="Arial" w:cs="Arial"/>
                <w:color w:val="000000"/>
                <w:sz w:val="20"/>
              </w:rPr>
              <w:t xml:space="preserve">Parts replaced or ordered** </w:t>
            </w:r>
          </w:p>
          <w:p w14:paraId="2D6C17E5" w14:textId="77777777" w:rsidR="004613D1" w:rsidRDefault="00B42D70">
            <w:pPr>
              <w:pBdr>
                <w:top w:val="nil"/>
                <w:left w:val="nil"/>
                <w:bottom w:val="nil"/>
                <w:right w:val="nil"/>
              </w:pBdr>
            </w:pPr>
            <w:r>
              <w:rPr>
                <w:rFonts w:eastAsia="Arial" w:cs="Arial"/>
                <w:color w:val="000000"/>
                <w:sz w:val="20"/>
              </w:rPr>
              <w:t xml:space="preserve">Parts returning for Eval.** </w:t>
            </w:r>
          </w:p>
          <w:p w14:paraId="2D6C17E6" w14:textId="77777777" w:rsidR="004613D1" w:rsidRDefault="00B42D70">
            <w:pPr>
              <w:pBdr>
                <w:top w:val="nil"/>
                <w:left w:val="nil"/>
                <w:bottom w:val="nil"/>
                <w:right w:val="nil"/>
              </w:pBdr>
            </w:pPr>
            <w:r>
              <w:rPr>
                <w:rFonts w:eastAsia="Arial" w:cs="Arial"/>
                <w:color w:val="000000"/>
                <w:sz w:val="20"/>
              </w:rPr>
              <w:t xml:space="preserve">Device Action Taken** </w:t>
            </w:r>
          </w:p>
          <w:p w14:paraId="2D6C17E7" w14:textId="77777777" w:rsidR="004613D1" w:rsidRDefault="00B42D70">
            <w:pPr>
              <w:pBdr>
                <w:top w:val="nil"/>
                <w:left w:val="nil"/>
                <w:bottom w:val="nil"/>
                <w:right w:val="nil"/>
              </w:pBdr>
            </w:pPr>
            <w:r>
              <w:rPr>
                <w:rFonts w:eastAsia="Arial" w:cs="Arial"/>
                <w:color w:val="000000"/>
                <w:sz w:val="20"/>
              </w:rPr>
              <w:t xml:space="preserve">Type of Addtl Information** </w:t>
            </w:r>
          </w:p>
          <w:p w14:paraId="2D6C17E8" w14:textId="77777777" w:rsidR="004613D1" w:rsidRDefault="00B42D70">
            <w:pPr>
              <w:pBdr>
                <w:top w:val="nil"/>
                <w:left w:val="nil"/>
                <w:bottom w:val="nil"/>
                <w:right w:val="nil"/>
              </w:pBdr>
            </w:pPr>
            <w:r>
              <w:rPr>
                <w:rFonts w:eastAsia="Arial" w:cs="Arial"/>
                <w:color w:val="000000"/>
                <w:sz w:val="20"/>
              </w:rPr>
              <w:t xml:space="preserve">PSF Contact Name** </w:t>
            </w:r>
          </w:p>
          <w:p w14:paraId="2D6C17E9" w14:textId="77777777" w:rsidR="004613D1" w:rsidRDefault="00B42D70">
            <w:pPr>
              <w:pBdr>
                <w:top w:val="nil"/>
                <w:left w:val="nil"/>
                <w:bottom w:val="nil"/>
                <w:right w:val="nil"/>
              </w:pBdr>
            </w:pPr>
            <w:r>
              <w:rPr>
                <w:rFonts w:eastAsia="Arial" w:cs="Arial"/>
                <w:color w:val="000000"/>
                <w:sz w:val="20"/>
              </w:rPr>
              <w:t xml:space="preserve">PSF Contact Title** </w:t>
            </w:r>
          </w:p>
          <w:p w14:paraId="2D6C17EA" w14:textId="77777777" w:rsidR="004613D1" w:rsidRDefault="00B42D70">
            <w:pPr>
              <w:pBdr>
                <w:top w:val="nil"/>
                <w:left w:val="nil"/>
                <w:bottom w:val="nil"/>
                <w:right w:val="nil"/>
              </w:pBdr>
            </w:pPr>
            <w:r>
              <w:rPr>
                <w:rFonts w:eastAsia="Arial" w:cs="Arial"/>
                <w:color w:val="000000"/>
                <w:sz w:val="20"/>
              </w:rPr>
              <w:t>Risk Manager/Contact**</w:t>
            </w:r>
          </w:p>
          <w:p w14:paraId="2D6C17EB" w14:textId="77777777" w:rsidR="004613D1" w:rsidRDefault="00B42D70">
            <w:pPr>
              <w:pBdr>
                <w:top w:val="nil"/>
                <w:left w:val="nil"/>
                <w:bottom w:val="nil"/>
                <w:right w:val="nil"/>
              </w:pBdr>
            </w:pPr>
            <w:r>
              <w:rPr>
                <w:rFonts w:eastAsia="Arial" w:cs="Arial"/>
                <w:color w:val="000000"/>
                <w:sz w:val="20"/>
              </w:rPr>
              <w:t> </w:t>
            </w:r>
          </w:p>
          <w:p w14:paraId="2D6C17EC" w14:textId="77777777" w:rsidR="004613D1" w:rsidRDefault="00B42D70">
            <w:pPr>
              <w:pBdr>
                <w:top w:val="nil"/>
                <w:left w:val="nil"/>
                <w:bottom w:val="nil"/>
                <w:right w:val="nil"/>
              </w:pBdr>
            </w:pPr>
            <w:r>
              <w:rPr>
                <w:rFonts w:eastAsia="Arial" w:cs="Arial"/>
                <w:color w:val="000000"/>
                <w:sz w:val="20"/>
              </w:rPr>
              <w:t>Refer QCM TW_CH_DS_Interface_Spec Section 7.6</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323"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7ED" w14:textId="77777777" w:rsidR="004613D1" w:rsidRDefault="00B42D70">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324"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EE" w14:textId="77777777" w:rsidR="004613D1" w:rsidRDefault="00B42D70">
            <w:pPr>
              <w:pBdr>
                <w:top w:val="nil"/>
                <w:left w:val="nil"/>
                <w:bottom w:val="nil"/>
                <w:right w:val="nil"/>
              </w:pBdr>
            </w:pPr>
            <w:r>
              <w:rPr>
                <w:rFonts w:eastAsia="Arial" w:cs="Arial"/>
                <w:color w:val="000000"/>
                <w:sz w:val="20"/>
              </w:rPr>
              <w:t>FRS-CH-INT-16.2.8.1-04-03</w:t>
            </w:r>
          </w:p>
        </w:tc>
      </w:tr>
      <w:tr w:rsidR="004613D1" w14:paraId="2D6C17FB" w14:textId="77777777" w:rsidTr="00063F5F">
        <w:trPr>
          <w:trHeight w:val="304"/>
          <w:trPrChange w:id="1325"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326"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F0" w14:textId="77777777" w:rsidR="004613D1" w:rsidRDefault="00B42D70">
            <w:pPr>
              <w:pBdr>
                <w:top w:val="nil"/>
                <w:left w:val="nil"/>
                <w:bottom w:val="nil"/>
                <w:right w:val="nil"/>
              </w:pBdr>
            </w:pPr>
            <w:r>
              <w:rPr>
                <w:rFonts w:eastAsia="Arial" w:cs="Arial"/>
                <w:color w:val="000000"/>
                <w:sz w:val="20"/>
              </w:rPr>
              <w:t>DS-CH-IS-WS-081</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327"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7F1" w14:textId="77777777" w:rsidR="004613D1" w:rsidRDefault="00B42D70">
            <w:pPr>
              <w:pBdr>
                <w:top w:val="nil"/>
                <w:left w:val="nil"/>
                <w:bottom w:val="nil"/>
                <w:right w:val="nil"/>
              </w:pBdr>
            </w:pPr>
            <w:r>
              <w:rPr>
                <w:rFonts w:eastAsia="Arial" w:cs="Arial"/>
                <w:color w:val="000000"/>
                <w:sz w:val="20"/>
              </w:rPr>
              <w:t>The system shall be configured to update the below fields as ‘Update unless NULL’ for SMAX, OneEMS and SNOW if the Source Transfer Type is NULL:</w:t>
            </w:r>
          </w:p>
          <w:p w14:paraId="2D6C17F2" w14:textId="77777777" w:rsidR="004613D1" w:rsidRDefault="00B42D70">
            <w:pPr>
              <w:numPr>
                <w:ilvl w:val="0"/>
                <w:numId w:val="38"/>
              </w:numPr>
              <w:pBdr>
                <w:top w:val="nil"/>
                <w:left w:val="nil"/>
                <w:bottom w:val="nil"/>
                <w:right w:val="nil"/>
              </w:pBdr>
              <w:tabs>
                <w:tab w:val="left" w:pos="720"/>
              </w:tabs>
            </w:pPr>
            <w:r>
              <w:rPr>
                <w:rFonts w:eastAsia="Arial" w:cs="Arial"/>
                <w:color w:val="000000"/>
                <w:sz w:val="20"/>
              </w:rPr>
              <w:t>Reporter Salutation</w:t>
            </w:r>
          </w:p>
          <w:p w14:paraId="2D6C17F3" w14:textId="77777777" w:rsidR="004613D1" w:rsidRDefault="00B42D70">
            <w:pPr>
              <w:numPr>
                <w:ilvl w:val="0"/>
                <w:numId w:val="38"/>
              </w:numPr>
              <w:pBdr>
                <w:top w:val="nil"/>
                <w:left w:val="nil"/>
                <w:bottom w:val="nil"/>
                <w:right w:val="nil"/>
              </w:pBdr>
              <w:tabs>
                <w:tab w:val="left" w:pos="720"/>
              </w:tabs>
            </w:pPr>
            <w:r>
              <w:rPr>
                <w:rFonts w:eastAsia="Arial" w:cs="Arial"/>
                <w:color w:val="000000"/>
                <w:sz w:val="20"/>
              </w:rPr>
              <w:lastRenderedPageBreak/>
              <w:t>Reporting Address Postal</w:t>
            </w:r>
          </w:p>
          <w:p w14:paraId="2D6C17F4" w14:textId="77777777" w:rsidR="004613D1" w:rsidRDefault="00B42D70">
            <w:pPr>
              <w:numPr>
                <w:ilvl w:val="0"/>
                <w:numId w:val="38"/>
              </w:numPr>
              <w:pBdr>
                <w:top w:val="nil"/>
                <w:left w:val="nil"/>
                <w:bottom w:val="nil"/>
                <w:right w:val="nil"/>
              </w:pBdr>
              <w:tabs>
                <w:tab w:val="left" w:pos="720"/>
              </w:tabs>
            </w:pPr>
            <w:r>
              <w:rPr>
                <w:rFonts w:eastAsia="Arial" w:cs="Arial"/>
                <w:color w:val="000000"/>
                <w:sz w:val="20"/>
              </w:rPr>
              <w:t>Reporting Institution Phone #</w:t>
            </w:r>
          </w:p>
          <w:p w14:paraId="2D6C17F5" w14:textId="77777777" w:rsidR="004613D1" w:rsidRDefault="00B42D70">
            <w:pPr>
              <w:numPr>
                <w:ilvl w:val="0"/>
                <w:numId w:val="38"/>
              </w:numPr>
              <w:pBdr>
                <w:top w:val="nil"/>
                <w:left w:val="nil"/>
                <w:bottom w:val="nil"/>
                <w:right w:val="nil"/>
              </w:pBdr>
              <w:tabs>
                <w:tab w:val="left" w:pos="720"/>
              </w:tabs>
            </w:pPr>
            <w:r>
              <w:rPr>
                <w:rFonts w:eastAsia="Arial" w:cs="Arial"/>
                <w:color w:val="000000"/>
                <w:sz w:val="20"/>
              </w:rPr>
              <w:t>Reporter Email</w:t>
            </w:r>
          </w:p>
          <w:p w14:paraId="2D6C17F6" w14:textId="77777777" w:rsidR="004613D1" w:rsidRDefault="00B42D70">
            <w:pPr>
              <w:pBdr>
                <w:top w:val="nil"/>
                <w:left w:val="nil"/>
                <w:bottom w:val="nil"/>
                <w:right w:val="nil"/>
              </w:pBdr>
            </w:pPr>
            <w:r>
              <w:rPr>
                <w:rFonts w:eastAsia="Arial" w:cs="Arial"/>
                <w:color w:val="000000"/>
                <w:sz w:val="20"/>
              </w:rPr>
              <w:t> </w:t>
            </w:r>
          </w:p>
          <w:p w14:paraId="2D6C17F7" w14:textId="77777777" w:rsidR="004613D1" w:rsidRDefault="00B42D70">
            <w:pPr>
              <w:pBdr>
                <w:top w:val="nil"/>
                <w:left w:val="nil"/>
                <w:bottom w:val="nil"/>
                <w:right w:val="nil"/>
              </w:pBdr>
            </w:pPr>
            <w:r>
              <w:rPr>
                <w:rFonts w:eastAsia="Arial" w:cs="Arial"/>
                <w:color w:val="000000"/>
                <w:sz w:val="20"/>
              </w:rPr>
              <w:t>Refer QCM TW_CH_DS_Interface_Spec Section 12</w:t>
            </w:r>
          </w:p>
          <w:p w14:paraId="2D6C17F8" w14:textId="77777777" w:rsidR="004613D1" w:rsidRDefault="00B42D70">
            <w:pPr>
              <w:pBdr>
                <w:top w:val="nil"/>
                <w:left w:val="nil"/>
                <w:bottom w:val="nil"/>
                <w:right w:val="nil"/>
              </w:pBdr>
            </w:pPr>
            <w:r>
              <w:rPr>
                <w:rFonts w:eastAsia="Arial" w:cs="Arial"/>
                <w:color w:val="000000"/>
                <w:sz w:val="20"/>
              </w:rPr>
              <w:t> Note: The system shall populate ‘Reporter Country’ as ‘Always Update’ for SMAX, OneEMS and SNOW</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328"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7F9" w14:textId="77777777" w:rsidR="004613D1" w:rsidRDefault="00B42D70">
            <w:pPr>
              <w:pBdr>
                <w:top w:val="nil"/>
                <w:left w:val="nil"/>
                <w:bottom w:val="nil"/>
                <w:right w:val="nil"/>
              </w:pBdr>
              <w:jc w:val="center"/>
            </w:pPr>
            <w:r>
              <w:rPr>
                <w:rFonts w:eastAsia="Arial" w:cs="Arial"/>
                <w:color w:val="000000"/>
                <w:sz w:val="20"/>
              </w:rPr>
              <w:lastRenderedPageBreak/>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329"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FA" w14:textId="77777777" w:rsidR="004613D1" w:rsidRDefault="00B42D70">
            <w:pPr>
              <w:pBdr>
                <w:top w:val="nil"/>
                <w:left w:val="nil"/>
                <w:bottom w:val="nil"/>
                <w:right w:val="nil"/>
              </w:pBdr>
            </w:pPr>
            <w:r>
              <w:rPr>
                <w:rFonts w:eastAsia="Arial" w:cs="Arial"/>
                <w:color w:val="000000"/>
                <w:sz w:val="20"/>
              </w:rPr>
              <w:t>FRS-CH-INT-16.2.8.1-02-04</w:t>
            </w:r>
          </w:p>
        </w:tc>
      </w:tr>
      <w:tr w:rsidR="004613D1" w14:paraId="2D6C1803" w14:textId="77777777" w:rsidTr="00063F5F">
        <w:trPr>
          <w:trHeight w:val="304"/>
          <w:trPrChange w:id="1330"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331"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7FC" w14:textId="77777777" w:rsidR="004613D1" w:rsidRDefault="00B42D70">
            <w:pPr>
              <w:pBdr>
                <w:top w:val="nil"/>
                <w:left w:val="nil"/>
                <w:bottom w:val="nil"/>
                <w:right w:val="nil"/>
              </w:pBdr>
            </w:pPr>
            <w:r>
              <w:rPr>
                <w:rFonts w:eastAsia="Arial" w:cs="Arial"/>
                <w:color w:val="000000"/>
                <w:sz w:val="20"/>
              </w:rPr>
              <w:t>DS-CH-IS-WS-082</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332"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7FD" w14:textId="77777777" w:rsidR="004613D1" w:rsidRDefault="00B42D70">
            <w:pPr>
              <w:pBdr>
                <w:top w:val="nil"/>
                <w:left w:val="nil"/>
                <w:bottom w:val="nil"/>
                <w:right w:val="nil"/>
              </w:pBdr>
            </w:pPr>
            <w:r>
              <w:rPr>
                <w:rFonts w:eastAsia="Arial" w:cs="Arial"/>
                <w:color w:val="000000"/>
                <w:sz w:val="20"/>
              </w:rPr>
              <w:t>The system shall be configured to create a new complaint record in TW for each source system when a 'Software Escalation' related service case is transferred from SMAX to ServiceNow.</w:t>
            </w:r>
          </w:p>
          <w:p w14:paraId="2D6C17FE" w14:textId="77777777" w:rsidR="004613D1" w:rsidRDefault="00B42D70">
            <w:pPr>
              <w:pBdr>
                <w:top w:val="nil"/>
                <w:left w:val="nil"/>
                <w:bottom w:val="nil"/>
                <w:right w:val="nil"/>
              </w:pBdr>
            </w:pPr>
            <w:r>
              <w:rPr>
                <w:rFonts w:eastAsia="Arial" w:cs="Arial"/>
                <w:color w:val="000000"/>
                <w:sz w:val="20"/>
              </w:rPr>
              <w:t> </w:t>
            </w:r>
          </w:p>
          <w:p w14:paraId="2D6C17FF" w14:textId="77777777" w:rsidR="004613D1" w:rsidRDefault="00B42D70">
            <w:pPr>
              <w:pBdr>
                <w:top w:val="nil"/>
                <w:left w:val="nil"/>
                <w:bottom w:val="nil"/>
                <w:right w:val="nil"/>
              </w:pBdr>
            </w:pPr>
            <w:r>
              <w:rPr>
                <w:rFonts w:eastAsia="Arial" w:cs="Arial"/>
                <w:color w:val="000000"/>
                <w:sz w:val="20"/>
              </w:rPr>
              <w:t>Refer QCM TW_CH_DS_Interface_Spec </w:t>
            </w:r>
          </w:p>
          <w:p w14:paraId="2D6C1800" w14:textId="77777777" w:rsidR="004613D1" w:rsidRDefault="00B42D70">
            <w:pPr>
              <w:pBdr>
                <w:top w:val="nil"/>
                <w:left w:val="nil"/>
                <w:bottom w:val="nil"/>
                <w:right w:val="nil"/>
              </w:pBdr>
            </w:pPr>
            <w:r>
              <w:rPr>
                <w:rFonts w:eastAsia="Arial" w:cs="Arial"/>
                <w:color w:val="000000"/>
                <w:sz w:val="20"/>
              </w:rPr>
              <w:t>Section 7.5.18 Co-Sell/Transfer Type</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333"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801" w14:textId="77777777" w:rsidR="004613D1" w:rsidRDefault="00B42D70">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334"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02" w14:textId="77777777" w:rsidR="004613D1" w:rsidRDefault="00B42D70">
            <w:pPr>
              <w:pBdr>
                <w:top w:val="nil"/>
                <w:left w:val="nil"/>
                <w:bottom w:val="nil"/>
                <w:right w:val="nil"/>
              </w:pBdr>
            </w:pPr>
            <w:r>
              <w:rPr>
                <w:rFonts w:eastAsia="Arial" w:cs="Arial"/>
                <w:color w:val="000000"/>
                <w:sz w:val="20"/>
              </w:rPr>
              <w:t>FRS-CH-INT-16.2.8.1-01-03</w:t>
            </w:r>
          </w:p>
        </w:tc>
      </w:tr>
      <w:tr w:rsidR="004613D1" w14:paraId="2D6C180D" w14:textId="77777777" w:rsidTr="00063F5F">
        <w:trPr>
          <w:trHeight w:val="304"/>
          <w:trPrChange w:id="1335"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336"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04" w14:textId="77777777" w:rsidR="004613D1" w:rsidRDefault="00B42D70">
            <w:pPr>
              <w:pBdr>
                <w:top w:val="nil"/>
                <w:left w:val="nil"/>
                <w:bottom w:val="nil"/>
                <w:right w:val="nil"/>
              </w:pBdr>
            </w:pPr>
            <w:r>
              <w:rPr>
                <w:rFonts w:eastAsia="Arial" w:cs="Arial"/>
                <w:color w:val="000000"/>
                <w:sz w:val="20"/>
              </w:rPr>
              <w:t>DS-CH-IS-WS-083</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337"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805" w14:textId="77777777" w:rsidR="004613D1" w:rsidRDefault="00B42D70">
            <w:pPr>
              <w:pBdr>
                <w:top w:val="nil"/>
                <w:left w:val="nil"/>
                <w:bottom w:val="nil"/>
                <w:right w:val="nil"/>
              </w:pBdr>
            </w:pPr>
            <w:r>
              <w:rPr>
                <w:rFonts w:eastAsia="Arial" w:cs="Arial"/>
                <w:color w:val="000000"/>
                <w:sz w:val="20"/>
              </w:rPr>
              <w:t>The system shall be configured to create an additional row in the External References grid using the Secondary Service ID from the SMAX interface record under the following conditions:</w:t>
            </w:r>
          </w:p>
          <w:p w14:paraId="2D6C1806" w14:textId="77777777" w:rsidR="004613D1" w:rsidRDefault="00B42D70">
            <w:pPr>
              <w:numPr>
                <w:ilvl w:val="0"/>
                <w:numId w:val="41"/>
              </w:numPr>
              <w:pBdr>
                <w:top w:val="nil"/>
                <w:left w:val="nil"/>
                <w:bottom w:val="nil"/>
                <w:right w:val="nil"/>
              </w:pBdr>
            </w:pPr>
            <w:r>
              <w:rPr>
                <w:rFonts w:eastAsia="Arial" w:cs="Arial"/>
                <w:color w:val="000000"/>
                <w:sz w:val="20"/>
              </w:rPr>
              <w:t>External Source = 'ServiceNow'</w:t>
            </w:r>
          </w:p>
          <w:p w14:paraId="2D6C1807" w14:textId="77777777" w:rsidR="004613D1" w:rsidRDefault="00B42D70">
            <w:pPr>
              <w:numPr>
                <w:ilvl w:val="0"/>
                <w:numId w:val="41"/>
              </w:numPr>
              <w:pBdr>
                <w:top w:val="nil"/>
                <w:left w:val="nil"/>
                <w:bottom w:val="nil"/>
                <w:right w:val="nil"/>
              </w:pBdr>
            </w:pPr>
            <w:r>
              <w:rPr>
                <w:rFonts w:eastAsia="Arial" w:cs="Arial"/>
                <w:color w:val="000000"/>
                <w:sz w:val="20"/>
              </w:rPr>
              <w:t>Initiate date and case status shall not be updated for this row.</w:t>
            </w:r>
          </w:p>
          <w:p w14:paraId="2D6C1808" w14:textId="77777777" w:rsidR="004613D1" w:rsidRDefault="00B42D70">
            <w:pPr>
              <w:pBdr>
                <w:top w:val="nil"/>
                <w:left w:val="nil"/>
                <w:bottom w:val="nil"/>
                <w:right w:val="nil"/>
              </w:pBdr>
            </w:pPr>
            <w:r>
              <w:rPr>
                <w:rFonts w:eastAsia="Arial" w:cs="Arial"/>
                <w:color w:val="000000"/>
                <w:sz w:val="20"/>
              </w:rPr>
              <w:t> </w:t>
            </w:r>
          </w:p>
          <w:p w14:paraId="2D6C1809" w14:textId="77777777" w:rsidR="004613D1" w:rsidRDefault="00B42D70">
            <w:pPr>
              <w:pBdr>
                <w:top w:val="nil"/>
                <w:left w:val="nil"/>
                <w:bottom w:val="nil"/>
                <w:right w:val="nil"/>
              </w:pBdr>
            </w:pPr>
            <w:r>
              <w:rPr>
                <w:rFonts w:eastAsia="Arial" w:cs="Arial"/>
                <w:color w:val="000000"/>
                <w:sz w:val="20"/>
              </w:rPr>
              <w:t>Refer QCM TW_CH_DS_Interface_Spec </w:t>
            </w:r>
          </w:p>
          <w:p w14:paraId="2D6C180A" w14:textId="77777777" w:rsidR="004613D1" w:rsidRDefault="00B42D70">
            <w:pPr>
              <w:pBdr>
                <w:top w:val="nil"/>
                <w:left w:val="nil"/>
                <w:bottom w:val="nil"/>
                <w:right w:val="nil"/>
              </w:pBdr>
            </w:pPr>
            <w:r>
              <w:rPr>
                <w:rFonts w:eastAsia="Arial" w:cs="Arial"/>
                <w:color w:val="000000"/>
                <w:sz w:val="20"/>
              </w:rPr>
              <w:t>Section 7.5.18.2 External Reference Grid</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338"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80B" w14:textId="77777777" w:rsidR="004613D1" w:rsidRDefault="00B42D70">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339"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0C" w14:textId="77777777" w:rsidR="004613D1" w:rsidRDefault="00B42D70">
            <w:pPr>
              <w:pBdr>
                <w:top w:val="nil"/>
                <w:left w:val="nil"/>
                <w:bottom w:val="nil"/>
                <w:right w:val="nil"/>
              </w:pBdr>
            </w:pPr>
            <w:r>
              <w:rPr>
                <w:rFonts w:eastAsia="Arial" w:cs="Arial"/>
                <w:color w:val="000000"/>
                <w:sz w:val="20"/>
              </w:rPr>
              <w:t>FRS-CH-INT-16.2.8.1-01-04</w:t>
            </w:r>
          </w:p>
        </w:tc>
      </w:tr>
      <w:tr w:rsidR="004613D1" w14:paraId="2D6C1815" w14:textId="77777777" w:rsidTr="00063F5F">
        <w:trPr>
          <w:trHeight w:val="304"/>
          <w:trPrChange w:id="1340"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341"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0E" w14:textId="77777777" w:rsidR="004613D1" w:rsidRDefault="00B42D70">
            <w:pPr>
              <w:pBdr>
                <w:top w:val="nil"/>
                <w:left w:val="nil"/>
                <w:bottom w:val="nil"/>
                <w:right w:val="nil"/>
              </w:pBdr>
            </w:pPr>
            <w:r>
              <w:rPr>
                <w:rFonts w:eastAsia="Arial" w:cs="Arial"/>
                <w:color w:val="000000"/>
                <w:sz w:val="20"/>
              </w:rPr>
              <w:t>DS-CH-IS-WS-084</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342"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80F" w14:textId="77777777" w:rsidR="004613D1" w:rsidRDefault="00B42D70">
            <w:pPr>
              <w:pBdr>
                <w:top w:val="nil"/>
                <w:left w:val="nil"/>
                <w:bottom w:val="nil"/>
                <w:right w:val="nil"/>
              </w:pBdr>
            </w:pPr>
            <w:r>
              <w:rPr>
                <w:rFonts w:eastAsia="Arial" w:cs="Arial"/>
                <w:color w:val="000000"/>
                <w:sz w:val="20"/>
              </w:rPr>
              <w:t>The system shall be configured to store the new/updated/translated information in the Source Notes** and Source Notes fields related to Software Escalation cases.</w:t>
            </w:r>
          </w:p>
          <w:p w14:paraId="2D6C1810" w14:textId="77777777" w:rsidR="004613D1" w:rsidRDefault="00B42D70">
            <w:pPr>
              <w:pBdr>
                <w:top w:val="nil"/>
                <w:left w:val="nil"/>
                <w:bottom w:val="nil"/>
                <w:right w:val="nil"/>
              </w:pBdr>
            </w:pPr>
            <w:r>
              <w:rPr>
                <w:rFonts w:eastAsia="Arial" w:cs="Arial"/>
                <w:color w:val="000000"/>
                <w:sz w:val="20"/>
              </w:rPr>
              <w:t> </w:t>
            </w:r>
          </w:p>
          <w:p w14:paraId="2D6C1811" w14:textId="77777777" w:rsidR="004613D1" w:rsidRDefault="00B42D70">
            <w:pPr>
              <w:pBdr>
                <w:top w:val="nil"/>
                <w:left w:val="nil"/>
                <w:bottom w:val="nil"/>
                <w:right w:val="nil"/>
              </w:pBdr>
            </w:pPr>
            <w:r>
              <w:rPr>
                <w:rFonts w:eastAsia="Arial" w:cs="Arial"/>
                <w:color w:val="000000"/>
                <w:sz w:val="20"/>
              </w:rPr>
              <w:t>Refer QCM TW_CH_DS_Interface_Spec </w:t>
            </w:r>
          </w:p>
          <w:p w14:paraId="2D6C1812" w14:textId="77777777" w:rsidR="004613D1" w:rsidRDefault="00B42D70">
            <w:pPr>
              <w:pBdr>
                <w:top w:val="nil"/>
                <w:left w:val="nil"/>
                <w:bottom w:val="nil"/>
                <w:right w:val="nil"/>
              </w:pBdr>
            </w:pPr>
            <w:r>
              <w:rPr>
                <w:rFonts w:eastAsia="Arial" w:cs="Arial"/>
                <w:color w:val="000000"/>
                <w:sz w:val="20"/>
              </w:rPr>
              <w:t>Section 7.6 Translation Interface</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343"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813" w14:textId="77777777" w:rsidR="004613D1" w:rsidRDefault="00B42D70">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344"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14" w14:textId="77777777" w:rsidR="004613D1" w:rsidRDefault="00B42D70">
            <w:pPr>
              <w:pBdr>
                <w:top w:val="nil"/>
                <w:left w:val="nil"/>
                <w:bottom w:val="nil"/>
                <w:right w:val="nil"/>
              </w:pBdr>
            </w:pPr>
            <w:r>
              <w:rPr>
                <w:rFonts w:eastAsia="Arial" w:cs="Arial"/>
                <w:color w:val="000000"/>
                <w:sz w:val="20"/>
              </w:rPr>
              <w:t>FRS-CH-INT-16.2.8.1-02-05</w:t>
            </w:r>
          </w:p>
        </w:tc>
      </w:tr>
      <w:tr w:rsidR="004613D1" w14:paraId="2D6C182B" w14:textId="77777777" w:rsidTr="00063F5F">
        <w:trPr>
          <w:trHeight w:val="304"/>
          <w:trPrChange w:id="1345"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346"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16" w14:textId="77777777" w:rsidR="004613D1" w:rsidRDefault="00B42D70">
            <w:pPr>
              <w:pBdr>
                <w:top w:val="nil"/>
                <w:left w:val="nil"/>
                <w:bottom w:val="nil"/>
                <w:right w:val="nil"/>
              </w:pBdr>
            </w:pPr>
            <w:r>
              <w:rPr>
                <w:rFonts w:eastAsia="Arial" w:cs="Arial"/>
                <w:color w:val="000000"/>
                <w:sz w:val="20"/>
              </w:rPr>
              <w:t>DS-CH-IS-WS-085</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347"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817" w14:textId="77777777" w:rsidR="004613D1" w:rsidRDefault="00B42D70">
            <w:pPr>
              <w:pBdr>
                <w:top w:val="nil"/>
                <w:left w:val="nil"/>
                <w:bottom w:val="nil"/>
                <w:right w:val="nil"/>
              </w:pBdr>
            </w:pPr>
            <w:r>
              <w:rPr>
                <w:rFonts w:eastAsia="Arial" w:cs="Arial"/>
                <w:color w:val="000000"/>
                <w:sz w:val="20"/>
              </w:rPr>
              <w:t>The system shall be configured to update the below fields as ‘Update Unless Null” for SMAX and SNOW if the Source Transfer Type is Software Escalation:</w:t>
            </w:r>
          </w:p>
          <w:p w14:paraId="2D6C1818" w14:textId="77777777" w:rsidR="004613D1" w:rsidRDefault="00B42D70">
            <w:pPr>
              <w:numPr>
                <w:ilvl w:val="0"/>
                <w:numId w:val="42"/>
              </w:numPr>
              <w:pBdr>
                <w:top w:val="nil"/>
                <w:left w:val="nil"/>
                <w:bottom w:val="nil"/>
                <w:right w:val="nil"/>
              </w:pBdr>
            </w:pPr>
            <w:r>
              <w:rPr>
                <w:rFonts w:eastAsia="Arial" w:cs="Arial"/>
                <w:color w:val="000000"/>
                <w:sz w:val="20"/>
              </w:rPr>
              <w:t>Reporter First Name**</w:t>
            </w:r>
          </w:p>
          <w:p w14:paraId="2D6C1819" w14:textId="77777777" w:rsidR="004613D1" w:rsidRDefault="00B42D70">
            <w:pPr>
              <w:numPr>
                <w:ilvl w:val="0"/>
                <w:numId w:val="42"/>
              </w:numPr>
              <w:pBdr>
                <w:top w:val="nil"/>
                <w:left w:val="nil"/>
                <w:bottom w:val="nil"/>
                <w:right w:val="nil"/>
              </w:pBdr>
            </w:pPr>
            <w:r>
              <w:rPr>
                <w:rFonts w:eastAsia="Arial" w:cs="Arial"/>
                <w:color w:val="000000"/>
                <w:sz w:val="20"/>
              </w:rPr>
              <w:t>Reporter Last Name**</w:t>
            </w:r>
          </w:p>
          <w:p w14:paraId="2D6C181A" w14:textId="77777777" w:rsidR="004613D1" w:rsidRDefault="00B42D70">
            <w:pPr>
              <w:numPr>
                <w:ilvl w:val="0"/>
                <w:numId w:val="42"/>
              </w:numPr>
              <w:pBdr>
                <w:top w:val="nil"/>
                <w:left w:val="nil"/>
                <w:bottom w:val="nil"/>
                <w:right w:val="nil"/>
              </w:pBdr>
            </w:pPr>
            <w:r>
              <w:rPr>
                <w:rFonts w:eastAsia="Arial" w:cs="Arial"/>
                <w:color w:val="000000"/>
                <w:sz w:val="20"/>
              </w:rPr>
              <w:t>Reporting Institution Name**</w:t>
            </w:r>
          </w:p>
          <w:p w14:paraId="2D6C181B" w14:textId="77777777" w:rsidR="004613D1" w:rsidRDefault="00B42D70">
            <w:pPr>
              <w:numPr>
                <w:ilvl w:val="0"/>
                <w:numId w:val="42"/>
              </w:numPr>
              <w:pBdr>
                <w:top w:val="nil"/>
                <w:left w:val="nil"/>
                <w:bottom w:val="nil"/>
                <w:right w:val="nil"/>
              </w:pBdr>
            </w:pPr>
            <w:r>
              <w:rPr>
                <w:rFonts w:eastAsia="Arial" w:cs="Arial"/>
                <w:color w:val="000000"/>
                <w:sz w:val="20"/>
              </w:rPr>
              <w:t>Reporting Address Line 1**</w:t>
            </w:r>
          </w:p>
          <w:p w14:paraId="2D6C181C" w14:textId="77777777" w:rsidR="004613D1" w:rsidRDefault="00B42D70">
            <w:pPr>
              <w:numPr>
                <w:ilvl w:val="0"/>
                <w:numId w:val="42"/>
              </w:numPr>
              <w:pBdr>
                <w:top w:val="nil"/>
                <w:left w:val="nil"/>
                <w:bottom w:val="nil"/>
                <w:right w:val="nil"/>
              </w:pBdr>
            </w:pPr>
            <w:r>
              <w:rPr>
                <w:rFonts w:eastAsia="Arial" w:cs="Arial"/>
                <w:color w:val="000000"/>
                <w:sz w:val="20"/>
              </w:rPr>
              <w:t>Reporting Address City**</w:t>
            </w:r>
          </w:p>
          <w:p w14:paraId="2D6C181D" w14:textId="77777777" w:rsidR="004613D1" w:rsidRDefault="00B42D70">
            <w:pPr>
              <w:numPr>
                <w:ilvl w:val="0"/>
                <w:numId w:val="42"/>
              </w:numPr>
              <w:pBdr>
                <w:top w:val="nil"/>
                <w:left w:val="nil"/>
                <w:bottom w:val="nil"/>
                <w:right w:val="nil"/>
              </w:pBdr>
            </w:pPr>
            <w:r>
              <w:rPr>
                <w:rFonts w:eastAsia="Arial" w:cs="Arial"/>
                <w:color w:val="000000"/>
                <w:sz w:val="20"/>
              </w:rPr>
              <w:t>Reporting Address State**</w:t>
            </w:r>
          </w:p>
          <w:p w14:paraId="2D6C181E" w14:textId="77777777" w:rsidR="004613D1" w:rsidRDefault="00B42D70">
            <w:pPr>
              <w:numPr>
                <w:ilvl w:val="0"/>
                <w:numId w:val="42"/>
              </w:numPr>
              <w:pBdr>
                <w:top w:val="nil"/>
                <w:left w:val="nil"/>
                <w:bottom w:val="nil"/>
                <w:right w:val="nil"/>
              </w:pBdr>
            </w:pPr>
            <w:r>
              <w:rPr>
                <w:rFonts w:eastAsia="Arial" w:cs="Arial"/>
                <w:color w:val="000000"/>
                <w:sz w:val="20"/>
              </w:rPr>
              <w:t>Reporter Salutation</w:t>
            </w:r>
          </w:p>
          <w:p w14:paraId="2D6C181F" w14:textId="77777777" w:rsidR="004613D1" w:rsidRDefault="00B42D70">
            <w:pPr>
              <w:numPr>
                <w:ilvl w:val="0"/>
                <w:numId w:val="42"/>
              </w:numPr>
              <w:pBdr>
                <w:top w:val="nil"/>
                <w:left w:val="nil"/>
                <w:bottom w:val="nil"/>
                <w:right w:val="nil"/>
              </w:pBdr>
            </w:pPr>
            <w:r>
              <w:rPr>
                <w:rFonts w:eastAsia="Arial" w:cs="Arial"/>
                <w:color w:val="000000"/>
                <w:sz w:val="20"/>
              </w:rPr>
              <w:t>Reporting Address Postal</w:t>
            </w:r>
          </w:p>
          <w:p w14:paraId="2D6C1820" w14:textId="77777777" w:rsidR="004613D1" w:rsidRDefault="00B42D70">
            <w:pPr>
              <w:numPr>
                <w:ilvl w:val="0"/>
                <w:numId w:val="42"/>
              </w:numPr>
              <w:pBdr>
                <w:top w:val="nil"/>
                <w:left w:val="nil"/>
                <w:bottom w:val="nil"/>
                <w:right w:val="nil"/>
              </w:pBdr>
            </w:pPr>
            <w:r>
              <w:rPr>
                <w:rFonts w:eastAsia="Arial" w:cs="Arial"/>
                <w:color w:val="000000"/>
                <w:sz w:val="20"/>
              </w:rPr>
              <w:lastRenderedPageBreak/>
              <w:t>Reporting Institution Phone #</w:t>
            </w:r>
          </w:p>
          <w:p w14:paraId="2D6C1821" w14:textId="77777777" w:rsidR="004613D1" w:rsidRDefault="00B42D70">
            <w:pPr>
              <w:numPr>
                <w:ilvl w:val="0"/>
                <w:numId w:val="42"/>
              </w:numPr>
              <w:pBdr>
                <w:top w:val="nil"/>
                <w:left w:val="nil"/>
                <w:bottom w:val="nil"/>
                <w:right w:val="nil"/>
              </w:pBdr>
            </w:pPr>
            <w:r>
              <w:rPr>
                <w:rFonts w:eastAsia="Arial" w:cs="Arial"/>
                <w:color w:val="000000"/>
                <w:sz w:val="20"/>
              </w:rPr>
              <w:t>Reporter Email</w:t>
            </w:r>
          </w:p>
          <w:p w14:paraId="2D6C1822" w14:textId="77777777" w:rsidR="004613D1" w:rsidRDefault="00B42D70">
            <w:pPr>
              <w:numPr>
                <w:ilvl w:val="0"/>
                <w:numId w:val="42"/>
              </w:numPr>
              <w:pBdr>
                <w:top w:val="nil"/>
                <w:left w:val="nil"/>
                <w:bottom w:val="nil"/>
                <w:right w:val="nil"/>
              </w:pBdr>
            </w:pPr>
            <w:r>
              <w:rPr>
                <w:rFonts w:eastAsia="Arial" w:cs="Arial"/>
                <w:color w:val="000000"/>
                <w:sz w:val="20"/>
              </w:rPr>
              <w:t>Customer Description**</w:t>
            </w:r>
          </w:p>
          <w:p w14:paraId="2D6C1823" w14:textId="77777777" w:rsidR="004613D1" w:rsidRDefault="00B42D70">
            <w:pPr>
              <w:numPr>
                <w:ilvl w:val="0"/>
                <w:numId w:val="42"/>
              </w:numPr>
              <w:pBdr>
                <w:top w:val="nil"/>
                <w:left w:val="nil"/>
                <w:bottom w:val="nil"/>
                <w:right w:val="nil"/>
              </w:pBdr>
            </w:pPr>
            <w:r>
              <w:rPr>
                <w:rFonts w:eastAsia="Arial" w:cs="Arial"/>
                <w:color w:val="000000"/>
                <w:sz w:val="20"/>
              </w:rPr>
              <w:t>Source Event Date</w:t>
            </w:r>
          </w:p>
          <w:p w14:paraId="2D6C1824" w14:textId="77777777" w:rsidR="004613D1" w:rsidRDefault="00B42D70">
            <w:pPr>
              <w:numPr>
                <w:ilvl w:val="0"/>
                <w:numId w:val="42"/>
              </w:numPr>
              <w:pBdr>
                <w:top w:val="nil"/>
                <w:left w:val="nil"/>
                <w:bottom w:val="nil"/>
                <w:right w:val="nil"/>
              </w:pBdr>
            </w:pPr>
            <w:r>
              <w:rPr>
                <w:rFonts w:eastAsia="Arial" w:cs="Arial"/>
                <w:color w:val="000000"/>
                <w:sz w:val="20"/>
              </w:rPr>
              <w:t>Source Event Country</w:t>
            </w:r>
          </w:p>
          <w:p w14:paraId="2D6C1825" w14:textId="77777777" w:rsidR="004613D1" w:rsidRDefault="00B42D70">
            <w:pPr>
              <w:numPr>
                <w:ilvl w:val="0"/>
                <w:numId w:val="42"/>
              </w:numPr>
              <w:pBdr>
                <w:top w:val="nil"/>
                <w:left w:val="nil"/>
                <w:bottom w:val="nil"/>
                <w:right w:val="nil"/>
              </w:pBdr>
            </w:pPr>
            <w:r>
              <w:rPr>
                <w:rFonts w:eastAsia="Arial" w:cs="Arial"/>
                <w:color w:val="000000"/>
                <w:sz w:val="20"/>
              </w:rPr>
              <w:t>Reporter Country</w:t>
            </w:r>
          </w:p>
          <w:p w14:paraId="2D6C1826" w14:textId="77777777" w:rsidR="004613D1" w:rsidRDefault="00B42D70">
            <w:pPr>
              <w:pBdr>
                <w:top w:val="nil"/>
                <w:left w:val="nil"/>
                <w:bottom w:val="nil"/>
                <w:right w:val="nil"/>
              </w:pBdr>
            </w:pPr>
            <w:r>
              <w:rPr>
                <w:rFonts w:eastAsia="Arial" w:cs="Arial"/>
                <w:color w:val="000000"/>
                <w:sz w:val="20"/>
              </w:rPr>
              <w:t> </w:t>
            </w:r>
          </w:p>
          <w:p w14:paraId="2D6C1827" w14:textId="77777777" w:rsidR="004613D1" w:rsidRDefault="00B42D70">
            <w:pPr>
              <w:pBdr>
                <w:top w:val="nil"/>
                <w:left w:val="nil"/>
                <w:bottom w:val="nil"/>
                <w:right w:val="nil"/>
              </w:pBdr>
            </w:pPr>
            <w:r>
              <w:rPr>
                <w:rFonts w:eastAsia="Arial" w:cs="Arial"/>
                <w:color w:val="000000"/>
                <w:sz w:val="20"/>
              </w:rPr>
              <w:t>Refer QCM TW_CH_DS_Interface_Spec </w:t>
            </w:r>
          </w:p>
          <w:p w14:paraId="2D6C1828" w14:textId="77777777" w:rsidR="004613D1" w:rsidRDefault="00B42D70">
            <w:pPr>
              <w:pBdr>
                <w:top w:val="nil"/>
                <w:left w:val="nil"/>
                <w:bottom w:val="nil"/>
                <w:right w:val="nil"/>
              </w:pBdr>
            </w:pPr>
            <w:r>
              <w:rPr>
                <w:rFonts w:eastAsia="Arial" w:cs="Arial"/>
                <w:color w:val="000000"/>
                <w:sz w:val="20"/>
              </w:rPr>
              <w:t>Section 7.5.18.4 Update Matrix</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348"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829" w14:textId="77777777" w:rsidR="004613D1" w:rsidRDefault="00B42D70">
            <w:pPr>
              <w:pBdr>
                <w:top w:val="nil"/>
                <w:left w:val="nil"/>
                <w:bottom w:val="nil"/>
                <w:right w:val="nil"/>
              </w:pBdr>
              <w:jc w:val="center"/>
            </w:pPr>
            <w:r>
              <w:rPr>
                <w:rFonts w:eastAsia="Arial" w:cs="Arial"/>
                <w:color w:val="000000"/>
                <w:sz w:val="20"/>
              </w:rPr>
              <w:lastRenderedPageBreak/>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349"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2A" w14:textId="77777777" w:rsidR="004613D1" w:rsidRDefault="00B42D70">
            <w:pPr>
              <w:pBdr>
                <w:top w:val="nil"/>
                <w:left w:val="nil"/>
                <w:bottom w:val="nil"/>
                <w:right w:val="nil"/>
              </w:pBdr>
            </w:pPr>
            <w:r>
              <w:rPr>
                <w:rFonts w:eastAsia="Arial" w:cs="Arial"/>
                <w:color w:val="000000"/>
                <w:sz w:val="20"/>
              </w:rPr>
              <w:t>FRS-CH-INT-16.2.8.1-02-08</w:t>
            </w:r>
          </w:p>
        </w:tc>
      </w:tr>
      <w:tr w:rsidR="004613D1" w14:paraId="2D6C1833" w14:textId="77777777" w:rsidTr="00063F5F">
        <w:trPr>
          <w:trHeight w:val="304"/>
          <w:trPrChange w:id="1350"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351"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2C" w14:textId="77777777" w:rsidR="004613D1" w:rsidRDefault="00B42D70">
            <w:pPr>
              <w:pBdr>
                <w:top w:val="nil"/>
                <w:left w:val="nil"/>
                <w:bottom w:val="nil"/>
                <w:right w:val="nil"/>
              </w:pBdr>
              <w:rPr>
                <w:rFonts w:eastAsia="Arial" w:cs="Arial"/>
                <w:color w:val="000000"/>
                <w:sz w:val="20"/>
              </w:rPr>
            </w:pPr>
            <w:r>
              <w:rPr>
                <w:rFonts w:eastAsia="Arial" w:cs="Arial"/>
                <w:color w:val="000000"/>
                <w:sz w:val="20"/>
              </w:rPr>
              <w:t>DS-CH-IS-WS-086</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352"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82D" w14:textId="77777777" w:rsidR="004613D1" w:rsidRDefault="00B42D70">
            <w:pPr>
              <w:pBdr>
                <w:top w:val="nil"/>
                <w:left w:val="nil"/>
                <w:bottom w:val="nil"/>
                <w:right w:val="nil"/>
              </w:pBdr>
            </w:pPr>
            <w:r>
              <w:rPr>
                <w:rFonts w:eastAsia="Arial" w:cs="Arial"/>
                <w:color w:val="000000"/>
                <w:sz w:val="20"/>
              </w:rPr>
              <w:t xml:space="preserve">The system shall create complaint records for cases received in staging dB from CFMS as per schedule set in quartz scheduler for triggering the IWS method createComplaintTW,including applying defaulting logic to set the Event Date to the Philips Notified Date (PND) when the Event Date is received empty from CFMS, while keeping the Source Event Date field blank.  </w:t>
            </w:r>
          </w:p>
          <w:p w14:paraId="2D6C182E" w14:textId="77777777" w:rsidR="004613D1" w:rsidRDefault="00B42D70">
            <w:pPr>
              <w:pBdr>
                <w:top w:val="nil"/>
                <w:left w:val="nil"/>
                <w:bottom w:val="nil"/>
                <w:right w:val="nil"/>
              </w:pBdr>
            </w:pPr>
            <w:r>
              <w:rPr>
                <w:rFonts w:eastAsia="Arial" w:cs="Arial"/>
                <w:color w:val="000000"/>
                <w:sz w:val="20"/>
              </w:rPr>
              <w:t xml:space="preserve"> </w:t>
            </w:r>
          </w:p>
          <w:p w14:paraId="2D6C182F" w14:textId="77777777" w:rsidR="004613D1" w:rsidRDefault="00B42D70">
            <w:pPr>
              <w:pBdr>
                <w:top w:val="nil"/>
                <w:left w:val="nil"/>
                <w:bottom w:val="nil"/>
                <w:right w:val="nil"/>
              </w:pBdr>
            </w:pPr>
            <w:r>
              <w:rPr>
                <w:rFonts w:eastAsia="Arial" w:cs="Arial"/>
                <w:color w:val="000000"/>
                <w:sz w:val="20"/>
              </w:rPr>
              <w:t>Refer QCM TW_CH_DS_Interface_Spec</w:t>
            </w:r>
          </w:p>
          <w:p w14:paraId="2D6C1830" w14:textId="77777777" w:rsidR="004613D1" w:rsidRDefault="00B42D70">
            <w:pPr>
              <w:pBdr>
                <w:top w:val="nil"/>
                <w:left w:val="nil"/>
                <w:bottom w:val="nil"/>
                <w:right w:val="nil"/>
              </w:pBdr>
              <w:rPr>
                <w:rFonts w:eastAsia="Arial" w:cs="Arial"/>
                <w:color w:val="000000"/>
                <w:sz w:val="20"/>
              </w:rPr>
            </w:pPr>
            <w:r>
              <w:rPr>
                <w:rFonts w:eastAsia="Arial" w:cs="Arial"/>
                <w:color w:val="000000"/>
                <w:sz w:val="20"/>
              </w:rPr>
              <w:t>7.15 – CFMS, 7.13.16 SMAX_COMPLAINT, 7.13.55 V_CATALOG_ITEM_BUSINESS</w:t>
            </w:r>
            <w:r>
              <w:rPr>
                <w:rFonts w:eastAsia="Arial" w:cs="Arial"/>
                <w:color w:val="000000"/>
                <w:sz w:val="20"/>
              </w:rPr>
              <w:br/>
            </w:r>
            <w:r>
              <w:rPr>
                <w:rFonts w:eastAsia="Arial" w:cs="Arial"/>
                <w:color w:val="000000"/>
                <w:sz w:val="20"/>
              </w:rPr>
              <w:br/>
              <w:t>Refer Group_Category_Permissions_Export.xls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353"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831" w14:textId="77777777" w:rsidR="004613D1" w:rsidRDefault="00B42D70">
            <w:pPr>
              <w:pBdr>
                <w:top w:val="nil"/>
                <w:left w:val="nil"/>
                <w:bottom w:val="nil"/>
                <w:right w:val="nil"/>
              </w:pBdr>
              <w:jc w:val="center"/>
              <w:rPr>
                <w:rFonts w:eastAsia="Arial" w:cs="Arial"/>
                <w:color w:val="000000"/>
                <w:sz w:val="20"/>
              </w:rP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354"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32" w14:textId="77777777" w:rsidR="004613D1" w:rsidRDefault="00B42D70">
            <w:pPr>
              <w:pBdr>
                <w:top w:val="nil"/>
                <w:left w:val="nil"/>
                <w:bottom w:val="nil"/>
                <w:right w:val="nil"/>
              </w:pBdr>
              <w:rPr>
                <w:rFonts w:eastAsia="Arial" w:cs="Arial"/>
                <w:color w:val="000000"/>
                <w:sz w:val="20"/>
              </w:rPr>
            </w:pPr>
            <w:r>
              <w:rPr>
                <w:rFonts w:eastAsia="Arial" w:cs="Arial"/>
                <w:color w:val="000000"/>
                <w:sz w:val="20"/>
              </w:rPr>
              <w:t>FRS-CH-INT-16.2.8.1-01-07</w:t>
            </w:r>
          </w:p>
        </w:tc>
      </w:tr>
      <w:tr w:rsidR="004613D1" w14:paraId="2D6C183C" w14:textId="77777777" w:rsidTr="00063F5F">
        <w:trPr>
          <w:trHeight w:val="304"/>
          <w:trPrChange w:id="1355" w:author="Kanungo, Kalpak (Cognizant)" w:date="2026-05-19T13:25:00Z" w16du:dateUtc="2026-05-19T07:55:00Z">
            <w:trPr>
              <w:trHeight w:val="304"/>
            </w:trPr>
          </w:trPrChange>
        </w:trPr>
        <w:tc>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Change w:id="1356" w:author="Kanungo, Kalpak (Cognizant)" w:date="2026-05-19T13:25:00Z" w16du:dateUtc="2026-05-19T07:55:00Z">
              <w:tcPr>
                <w:tcW w:w="1527" w:type="dxa"/>
                <w:tcBorders>
                  <w:top w:val="nil"/>
                  <w:left w:val="single" w:sz="8" w:space="0" w:color="4472C4"/>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34" w14:textId="77777777" w:rsidR="004613D1" w:rsidRDefault="00B42D70">
            <w:pPr>
              <w:pBdr>
                <w:top w:val="nil"/>
                <w:left w:val="nil"/>
                <w:bottom w:val="nil"/>
                <w:right w:val="nil"/>
              </w:pBdr>
              <w:rPr>
                <w:rFonts w:eastAsia="Arial" w:cs="Arial"/>
                <w:color w:val="000000"/>
                <w:sz w:val="20"/>
              </w:rPr>
            </w:pPr>
            <w:r>
              <w:rPr>
                <w:rFonts w:eastAsia="Arial" w:cs="Arial"/>
                <w:color w:val="000000"/>
                <w:sz w:val="20"/>
              </w:rPr>
              <w:t>DS-CH-IS-RPA-001</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357" w:author="Kanungo, Kalpak (Cognizant)" w:date="2026-05-19T13:25:00Z" w16du:dateUtc="2026-05-19T07:55: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835" w14:textId="77777777" w:rsidR="004613D1" w:rsidRDefault="00B42D70">
            <w:pPr>
              <w:pBdr>
                <w:top w:val="nil"/>
                <w:left w:val="nil"/>
                <w:bottom w:val="nil"/>
                <w:right w:val="nil"/>
              </w:pBdr>
              <w:rPr>
                <w:rFonts w:eastAsia="Arial" w:cs="Arial"/>
                <w:color w:val="000000"/>
                <w:sz w:val="20"/>
                <w:szCs w:val="20"/>
              </w:rPr>
            </w:pPr>
            <w:r>
              <w:rPr>
                <w:rFonts w:eastAsia="Arial" w:cs="Arial"/>
                <w:color w:val="000000"/>
                <w:sz w:val="20"/>
              </w:rPr>
              <w:t>The system shall be able to handle RPA BOTs for QCM TW</w:t>
            </w:r>
          </w:p>
          <w:p w14:paraId="2D6C1836" w14:textId="77777777" w:rsidR="004613D1" w:rsidRDefault="00B42D70">
            <w:pPr>
              <w:pBdr>
                <w:top w:val="nil"/>
                <w:left w:val="nil"/>
                <w:bottom w:val="nil"/>
                <w:right w:val="nil"/>
              </w:pBdr>
            </w:pPr>
            <w:r>
              <w:rPr>
                <w:rFonts w:eastAsia="Arial" w:cs="Arial"/>
                <w:color w:val="000000"/>
                <w:sz w:val="20"/>
              </w:rPr>
              <w:t>Refer to Validation package "Ui Path RPA"(G4.NPSS.I6.0017/GL.NPSS.0182) with iserver id - 24792.</w:t>
            </w:r>
          </w:p>
          <w:p w14:paraId="2D6C1837" w14:textId="77777777" w:rsidR="004613D1" w:rsidRDefault="00B42D70">
            <w:pPr>
              <w:pBdr>
                <w:top w:val="nil"/>
                <w:left w:val="nil"/>
                <w:bottom w:val="nil"/>
                <w:right w:val="nil"/>
              </w:pBdr>
              <w:rPr>
                <w:rFonts w:eastAsia="Arial" w:cs="Arial"/>
                <w:color w:val="000000"/>
                <w:sz w:val="20"/>
              </w:rPr>
            </w:pPr>
            <w:r>
              <w:rPr>
                <w:rFonts w:eastAsia="Arial" w:cs="Arial"/>
                <w:color w:val="000000"/>
                <w:sz w:val="20"/>
              </w:rPr>
              <w:t>Refer DS Appendix -RPA</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358" w:author="Kanungo, Kalpak (Cognizant)" w:date="2026-05-19T13:25:00Z" w16du:dateUtc="2026-05-19T07:55: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838" w14:textId="77777777" w:rsidR="004613D1" w:rsidRDefault="00B42D70">
            <w:pPr>
              <w:pBdr>
                <w:top w:val="nil"/>
                <w:left w:val="nil"/>
                <w:bottom w:val="nil"/>
                <w:right w:val="nil"/>
              </w:pBdr>
              <w:jc w:val="center"/>
              <w:rPr>
                <w:rFonts w:eastAsia="Arial" w:cs="Arial"/>
                <w:color w:val="000000"/>
                <w:sz w:val="20"/>
                <w:szCs w:val="20"/>
              </w:rPr>
            </w:pPr>
            <w:r>
              <w:rPr>
                <w:rFonts w:eastAsia="Arial" w:cs="Arial"/>
                <w:color w:val="000000"/>
                <w:sz w:val="20"/>
              </w:rPr>
              <w:t>N/A</w:t>
            </w:r>
            <w:r>
              <w:rPr>
                <w:rFonts w:eastAsia="Arial" w:cs="Arial"/>
                <w:color w:val="000000"/>
                <w:sz w:val="20"/>
                <w:vertAlign w:val="superscript"/>
              </w:rPr>
              <w:t>$</w:t>
            </w:r>
          </w:p>
          <w:p w14:paraId="2D6C1839" w14:textId="77777777" w:rsidR="004613D1" w:rsidRDefault="004613D1">
            <w:pPr>
              <w:pBdr>
                <w:top w:val="nil"/>
                <w:left w:val="nil"/>
                <w:bottom w:val="nil"/>
                <w:right w:val="nil"/>
              </w:pBdr>
              <w:jc w:val="center"/>
              <w:rPr>
                <w:rFonts w:eastAsia="Arial" w:cs="Arial"/>
                <w:color w:val="000000"/>
                <w:sz w:val="20"/>
                <w:szCs w:val="20"/>
              </w:rPr>
            </w:pPr>
          </w:p>
          <w:p w14:paraId="2D6C183A" w14:textId="77777777" w:rsidR="004613D1" w:rsidRDefault="004613D1">
            <w:pPr>
              <w:pBdr>
                <w:top w:val="nil"/>
                <w:left w:val="nil"/>
                <w:bottom w:val="nil"/>
                <w:right w:val="nil"/>
              </w:pBdr>
              <w:jc w:val="center"/>
              <w:rPr>
                <w:rFonts w:eastAsia="Arial" w:cs="Arial"/>
                <w:color w:val="000000"/>
                <w:sz w:val="20"/>
                <w:szCs w:val="20"/>
              </w:rPr>
            </w:pP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359" w:author="Kanungo, Kalpak (Cognizant)" w:date="2026-05-19T13:25:00Z" w16du:dateUtc="2026-05-19T07:55: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3B" w14:textId="60069579" w:rsidR="004613D1" w:rsidRDefault="00B42D70">
            <w:pPr>
              <w:pBdr>
                <w:top w:val="nil"/>
                <w:left w:val="nil"/>
                <w:bottom w:val="nil"/>
                <w:right w:val="nil"/>
              </w:pBdr>
              <w:rPr>
                <w:rFonts w:eastAsia="Arial" w:cs="Arial"/>
                <w:color w:val="000000"/>
                <w:sz w:val="20"/>
              </w:rPr>
            </w:pPr>
            <w:r>
              <w:rPr>
                <w:rFonts w:eastAsia="Arial" w:cs="Arial"/>
                <w:color w:val="000000"/>
                <w:sz w:val="20"/>
              </w:rPr>
              <w:t>URS-CH-SF-EVAL-001,URS-CH-SF-EVAL-006,URS-CH-SF-EVAL-027,URS-CH-SF-EVAL-021,URS-CH-SF-EVAL-017,URS-CH-UR-001,URS-CH-UR-002,URS-CH-REP-001,URS-CH-REP-002,URS-CH-SF-EVAL-001,URS-CH-SF-EVAL-012,URS-CH-SF-INVS-033,</w:t>
            </w:r>
            <w:ins w:id="1360" w:author="Kanungo, Kalpak (Cognizant)" w:date="2026-06-01T16:57:00Z" w16du:dateUtc="2026-06-01T11:27:00Z">
              <w:r w:rsidR="000231D4" w:rsidDel="000231D4">
                <w:rPr>
                  <w:rFonts w:eastAsia="Arial" w:cs="Arial"/>
                  <w:color w:val="000000"/>
                  <w:sz w:val="20"/>
                </w:rPr>
                <w:t xml:space="preserve"> </w:t>
              </w:r>
            </w:ins>
            <w:del w:id="1361" w:author="Kanungo, Kalpak (Cognizant)" w:date="2026-06-01T16:57:00Z" w16du:dateUtc="2026-06-01T11:27:00Z">
              <w:r w:rsidDel="000231D4">
                <w:rPr>
                  <w:rFonts w:eastAsia="Arial" w:cs="Arial"/>
                  <w:color w:val="000000"/>
                  <w:sz w:val="20"/>
                </w:rPr>
                <w:delText>URS-CH-SF-INVS-034,</w:delText>
              </w:r>
            </w:del>
            <w:r>
              <w:rPr>
                <w:rFonts w:eastAsia="Arial" w:cs="Arial"/>
                <w:color w:val="000000"/>
                <w:sz w:val="20"/>
              </w:rPr>
              <w:t>URS-CH-SF-INVS-03,URS-CH-SF-EVAL-071,URS-CH-SF-EVAL-042,URS-CH-SF-CLSE-004,URS-CH-SF-EVAL-073,URS-CH-SF-EVAL-035,URS-CH-SF-EVAL-046,URS-CH-SF-EVAL-</w:t>
            </w:r>
            <w:r>
              <w:rPr>
                <w:rFonts w:eastAsia="Arial" w:cs="Arial"/>
                <w:color w:val="000000"/>
                <w:sz w:val="20"/>
              </w:rPr>
              <w:lastRenderedPageBreak/>
              <w:t>013,URS-CH-CA-LOG-009,URS-CH-SF-EVAL-018,URS-CH-SF-EVAL-022,URS-CH-SF-CLSE-017, URS-CH-SF-16.2.8.1-04</w:t>
            </w:r>
          </w:p>
        </w:tc>
      </w:tr>
    </w:tbl>
    <w:p w14:paraId="2D6C183D" w14:textId="77777777" w:rsidR="004613D1" w:rsidRDefault="00B42D70">
      <w:pPr>
        <w:pBdr>
          <w:top w:val="nil"/>
          <w:left w:val="nil"/>
          <w:bottom w:val="nil"/>
          <w:right w:val="nil"/>
        </w:pBdr>
        <w:rPr>
          <w:rFonts w:eastAsia="Arial" w:cs="Arial"/>
          <w:color w:val="000000"/>
          <w:sz w:val="20"/>
          <w:szCs w:val="20"/>
        </w:rPr>
      </w:pPr>
      <w:r>
        <w:rPr>
          <w:rFonts w:eastAsia="Arial" w:cs="Arial"/>
          <w:color w:val="000000"/>
          <w:sz w:val="20"/>
        </w:rPr>
        <w:lastRenderedPageBreak/>
        <w:t>$ - Implementation method is not applicable for requirement DS-CH-IS-RPA -001 as it is referring to RPA Bots</w:t>
      </w:r>
      <w:r>
        <w:rPr>
          <w:rFonts w:eastAsia="Arial" w:cs="Arial"/>
          <w:color w:val="000000"/>
          <w:sz w:val="20"/>
          <w:szCs w:val="20"/>
        </w:rPr>
        <w:t xml:space="preserve"> which are supporting  for QCM TW system. RPA BOTs qualification a</w:t>
      </w:r>
      <w:r>
        <w:rPr>
          <w:rFonts w:eastAsia="Arial" w:cs="Arial"/>
          <w:color w:val="000000"/>
          <w:sz w:val="20"/>
          <w:szCs w:val="20"/>
          <w:u w:val="single"/>
        </w:rPr>
        <w:t>ctivities has</w:t>
      </w:r>
      <w:r>
        <w:rPr>
          <w:rFonts w:eastAsia="Arial" w:cs="Arial"/>
          <w:color w:val="000000"/>
          <w:sz w:val="20"/>
          <w:szCs w:val="20"/>
        </w:rPr>
        <w:t xml:space="preserve"> been taken care by RPA team. </w:t>
      </w:r>
    </w:p>
    <w:p w14:paraId="2D6C183E" w14:textId="77777777" w:rsidR="004613D1" w:rsidRDefault="004613D1">
      <w:pPr>
        <w:rPr>
          <w:rFonts w:cs="Arial"/>
          <w:sz w:val="20"/>
          <w:szCs w:val="20"/>
        </w:rPr>
      </w:pPr>
    </w:p>
    <w:p w14:paraId="2D6C183F" w14:textId="77777777" w:rsidR="004613D1" w:rsidRDefault="004613D1">
      <w:pPr>
        <w:rPr>
          <w:rFonts w:cs="Arial"/>
          <w:sz w:val="20"/>
          <w:szCs w:val="20"/>
        </w:rPr>
      </w:pPr>
    </w:p>
    <w:p w14:paraId="2D6C1840" w14:textId="77777777" w:rsidR="004613D1" w:rsidRDefault="00B42D70">
      <w:pPr>
        <w:pStyle w:val="Caption1"/>
        <w:keepNext/>
        <w:rPr>
          <w:rFonts w:cs="Arial"/>
          <w:b/>
          <w:i w:val="0"/>
          <w:iCs w:val="0"/>
          <w:color w:val="auto"/>
          <w:sz w:val="20"/>
          <w:szCs w:val="20"/>
        </w:rPr>
      </w:pPr>
      <w:r>
        <w:rPr>
          <w:rFonts w:cs="Arial"/>
          <w:b/>
          <w:i w:val="0"/>
          <w:iCs w:val="0"/>
          <w:color w:val="auto"/>
          <w:sz w:val="20"/>
          <w:szCs w:val="20"/>
        </w:rPr>
        <w:t>Report Specification</w:t>
      </w:r>
    </w:p>
    <w:tbl>
      <w:tblPr>
        <w:tblStyle w:val="TableGrid"/>
        <w:tblW w:w="13580" w:type="dxa"/>
        <w:tblBorders>
          <w:top w:val="nil"/>
          <w:left w:val="nil"/>
          <w:bottom w:val="nil"/>
          <w:right w:val="nil"/>
          <w:insideH w:val="nil"/>
          <w:insideV w:val="nil"/>
        </w:tblBorders>
        <w:tblLayout w:type="fixed"/>
        <w:tblLook w:val="04A0" w:firstRow="1" w:lastRow="0" w:firstColumn="1" w:lastColumn="0" w:noHBand="0" w:noVBand="1"/>
        <w:tblPrChange w:id="1362" w:author="Kanungo, Kalpak (Cognizant)" w:date="2026-05-22T15:21:00Z" w16du:dateUtc="2026-05-22T09:51:00Z">
          <w:tblPr>
            <w:tblStyle w:val="TableGrid"/>
            <w:tblW w:w="0" w:type="auto"/>
            <w:tblBorders>
              <w:top w:val="nil"/>
              <w:left w:val="nil"/>
              <w:bottom w:val="nil"/>
              <w:right w:val="nil"/>
              <w:insideH w:val="nil"/>
              <w:insideV w:val="nil"/>
            </w:tblBorders>
            <w:tblLayout w:type="fixed"/>
            <w:tblLook w:val="04A0" w:firstRow="1" w:lastRow="0" w:firstColumn="1" w:lastColumn="0" w:noHBand="0" w:noVBand="1"/>
          </w:tblPr>
        </w:tblPrChange>
      </w:tblPr>
      <w:tblGrid>
        <w:gridCol w:w="1527"/>
        <w:gridCol w:w="6945"/>
        <w:gridCol w:w="1984"/>
        <w:gridCol w:w="3124"/>
        <w:tblGridChange w:id="1363">
          <w:tblGrid>
            <w:gridCol w:w="1527"/>
            <w:gridCol w:w="6945"/>
            <w:gridCol w:w="1984"/>
            <w:gridCol w:w="3124"/>
          </w:tblGrid>
        </w:tblGridChange>
      </w:tblGrid>
      <w:tr w:rsidR="004613D1" w14:paraId="2D6C1847" w14:textId="77777777" w:rsidTr="00176215">
        <w:trPr>
          <w:cnfStyle w:val="100000000000" w:firstRow="1" w:lastRow="0" w:firstColumn="0" w:lastColumn="0" w:oddVBand="0" w:evenVBand="0" w:oddHBand="0" w:evenHBand="0" w:firstRowFirstColumn="0" w:firstRowLastColumn="0" w:lastRowFirstColumn="0" w:lastRowLastColumn="0"/>
          <w:trHeight w:val="600"/>
          <w:trPrChange w:id="1364" w:author="Kanungo, Kalpak (Cognizant)" w:date="2026-05-22T15:21:00Z" w16du:dateUtc="2026-05-22T09:51:00Z">
            <w:trPr>
              <w:trHeight w:val="600"/>
            </w:trPr>
          </w:trPrChange>
        </w:trPr>
        <w:tc>
          <w:tcPr>
            <w:tcW w:w="1527" w:type="dxa"/>
            <w:tcBorders>
              <w:top w:val="single" w:sz="8" w:space="0" w:color="000000"/>
              <w:left w:val="single" w:sz="8" w:space="0" w:color="000000"/>
              <w:bottom w:val="single" w:sz="8" w:space="0" w:color="000000"/>
              <w:right w:val="single" w:sz="8" w:space="0" w:color="000000"/>
            </w:tcBorders>
            <w:shd w:val="clear" w:color="4472C4" w:fill="4472C4"/>
            <w:tcMar>
              <w:top w:w="0" w:type="dxa"/>
              <w:left w:w="108" w:type="dxa"/>
              <w:bottom w:w="0" w:type="dxa"/>
              <w:right w:w="108" w:type="dxa"/>
            </w:tcMar>
            <w:tcPrChange w:id="1365" w:author="Kanungo, Kalpak (Cognizant)" w:date="2026-05-22T15:21:00Z" w16du:dateUtc="2026-05-22T09:51:00Z">
              <w:tcPr>
                <w:tcW w:w="1527" w:type="dxa"/>
                <w:tcBorders>
                  <w:top w:val="single" w:sz="8" w:space="0" w:color="000000"/>
                  <w:left w:val="single" w:sz="8" w:space="0" w:color="000000"/>
                  <w:bottom w:val="single" w:sz="8" w:space="0" w:color="000000"/>
                  <w:right w:val="single" w:sz="8" w:space="0" w:color="000000"/>
                </w:tcBorders>
                <w:shd w:val="clear" w:color="4472C4" w:fill="4472C4"/>
                <w:tcMar>
                  <w:top w:w="0" w:type="dxa"/>
                  <w:left w:w="108" w:type="dxa"/>
                  <w:bottom w:w="0" w:type="dxa"/>
                  <w:right w:w="108" w:type="dxa"/>
                </w:tcMar>
              </w:tcPr>
            </w:tcPrChange>
          </w:tcPr>
          <w:p w14:paraId="2D6C1841" w14:textId="77777777" w:rsidR="004613D1" w:rsidRDefault="00B42D70">
            <w:pPr>
              <w:pBdr>
                <w:top w:val="nil"/>
                <w:left w:val="nil"/>
                <w:bottom w:val="nil"/>
                <w:right w:val="nil"/>
              </w:pBdr>
              <w:jc w:val="center"/>
              <w:cnfStyle w:val="100000000000" w:firstRow="1" w:lastRow="0" w:firstColumn="0" w:lastColumn="0" w:oddVBand="0" w:evenVBand="0" w:oddHBand="0" w:evenHBand="0" w:firstRowFirstColumn="0" w:firstRowLastColumn="0" w:lastRowFirstColumn="0" w:lastRowLastColumn="0"/>
            </w:pPr>
            <w:r>
              <w:rPr>
                <w:rFonts w:eastAsia="Arial" w:cs="Arial"/>
                <w:color w:val="000000"/>
                <w:sz w:val="20"/>
              </w:rPr>
              <w:t>RS Identifier</w:t>
            </w:r>
          </w:p>
        </w:tc>
        <w:tc>
          <w:tcPr>
            <w:tcW w:w="6945" w:type="dxa"/>
            <w:tcBorders>
              <w:top w:val="single" w:sz="8" w:space="0" w:color="000000"/>
              <w:left w:val="nil"/>
              <w:bottom w:val="single" w:sz="8" w:space="0" w:color="000000"/>
              <w:right w:val="single" w:sz="8" w:space="0" w:color="000000"/>
            </w:tcBorders>
            <w:shd w:val="clear" w:color="4472C4" w:fill="4472C4"/>
            <w:tcMar>
              <w:top w:w="0" w:type="dxa"/>
              <w:left w:w="108" w:type="dxa"/>
              <w:bottom w:w="0" w:type="dxa"/>
              <w:right w:w="108" w:type="dxa"/>
            </w:tcMar>
            <w:tcPrChange w:id="1366" w:author="Kanungo, Kalpak (Cognizant)" w:date="2026-05-22T15:21:00Z" w16du:dateUtc="2026-05-22T09:51:00Z">
              <w:tcPr>
                <w:tcW w:w="6945" w:type="dxa"/>
                <w:tcBorders>
                  <w:top w:val="single" w:sz="8" w:space="0" w:color="000000"/>
                  <w:left w:val="nil"/>
                  <w:bottom w:val="single" w:sz="8" w:space="0" w:color="000000"/>
                  <w:right w:val="single" w:sz="8" w:space="0" w:color="000000"/>
                </w:tcBorders>
                <w:shd w:val="clear" w:color="4472C4" w:fill="4472C4"/>
                <w:tcMar>
                  <w:top w:w="0" w:type="dxa"/>
                  <w:left w:w="108" w:type="dxa"/>
                  <w:bottom w:w="0" w:type="dxa"/>
                  <w:right w:w="108" w:type="dxa"/>
                </w:tcMar>
              </w:tcPr>
            </w:tcPrChange>
          </w:tcPr>
          <w:p w14:paraId="2D6C1842" w14:textId="77777777" w:rsidR="004613D1" w:rsidRDefault="00B42D70">
            <w:pPr>
              <w:pBdr>
                <w:top w:val="nil"/>
                <w:left w:val="nil"/>
                <w:bottom w:val="nil"/>
                <w:right w:val="nil"/>
              </w:pBdr>
              <w:jc w:val="center"/>
              <w:cnfStyle w:val="100000000000" w:firstRow="1" w:lastRow="0" w:firstColumn="0" w:lastColumn="0" w:oddVBand="0" w:evenVBand="0" w:oddHBand="0" w:evenHBand="0" w:firstRowFirstColumn="0" w:firstRowLastColumn="0" w:lastRowFirstColumn="0" w:lastRowLastColumn="0"/>
            </w:pPr>
            <w:r>
              <w:rPr>
                <w:rFonts w:eastAsia="Arial" w:cs="Arial"/>
                <w:color w:val="000000"/>
                <w:sz w:val="20"/>
              </w:rPr>
              <w:t>Report Design Description</w:t>
            </w:r>
          </w:p>
        </w:tc>
        <w:tc>
          <w:tcPr>
            <w:tcW w:w="1984" w:type="dxa"/>
            <w:tcBorders>
              <w:top w:val="single" w:sz="8" w:space="0" w:color="000000"/>
              <w:left w:val="nil"/>
              <w:bottom w:val="single" w:sz="8" w:space="0" w:color="000000"/>
              <w:right w:val="single" w:sz="8" w:space="0" w:color="000000"/>
            </w:tcBorders>
            <w:shd w:val="clear" w:color="4472C4" w:fill="4472C4"/>
            <w:tcMar>
              <w:top w:w="0" w:type="dxa"/>
              <w:left w:w="108" w:type="dxa"/>
              <w:bottom w:w="0" w:type="dxa"/>
              <w:right w:w="108" w:type="dxa"/>
            </w:tcMar>
            <w:tcPrChange w:id="1367" w:author="Kanungo, Kalpak (Cognizant)" w:date="2026-05-22T15:21:00Z" w16du:dateUtc="2026-05-22T09:51:00Z">
              <w:tcPr>
                <w:tcW w:w="1984" w:type="dxa"/>
                <w:tcBorders>
                  <w:top w:val="single" w:sz="8" w:space="0" w:color="000000"/>
                  <w:left w:val="nil"/>
                  <w:bottom w:val="single" w:sz="8" w:space="0" w:color="000000"/>
                  <w:right w:val="single" w:sz="8" w:space="0" w:color="000000"/>
                </w:tcBorders>
                <w:shd w:val="clear" w:color="4472C4" w:fill="4472C4"/>
                <w:tcMar>
                  <w:top w:w="0" w:type="dxa"/>
                  <w:left w:w="108" w:type="dxa"/>
                  <w:bottom w:w="0" w:type="dxa"/>
                  <w:right w:w="108" w:type="dxa"/>
                </w:tcMar>
              </w:tcPr>
            </w:tcPrChange>
          </w:tcPr>
          <w:p w14:paraId="2D6C1843" w14:textId="77777777" w:rsidR="004613D1" w:rsidRDefault="00B42D70">
            <w:pPr>
              <w:pBdr>
                <w:top w:val="nil"/>
                <w:left w:val="nil"/>
                <w:bottom w:val="nil"/>
                <w:right w:val="nil"/>
              </w:pBdr>
              <w:jc w:val="center"/>
              <w:cnfStyle w:val="100000000000" w:firstRow="1" w:lastRow="0" w:firstColumn="0" w:lastColumn="0" w:oddVBand="0" w:evenVBand="0" w:oddHBand="0" w:evenHBand="0" w:firstRowFirstColumn="0" w:firstRowLastColumn="0" w:lastRowFirstColumn="0" w:lastRowLastColumn="0"/>
            </w:pPr>
            <w:r>
              <w:rPr>
                <w:rFonts w:eastAsia="Arial" w:cs="Arial"/>
                <w:color w:val="000000"/>
                <w:sz w:val="20"/>
              </w:rPr>
              <w:t xml:space="preserve">Implementation Method </w:t>
            </w:r>
          </w:p>
          <w:p w14:paraId="2D6C1844" w14:textId="77777777" w:rsidR="004613D1" w:rsidRDefault="00B42D70">
            <w:pPr>
              <w:pBdr>
                <w:top w:val="nil"/>
                <w:left w:val="nil"/>
                <w:bottom w:val="nil"/>
                <w:right w:val="nil"/>
              </w:pBdr>
              <w:jc w:val="center"/>
              <w:cnfStyle w:val="100000000000" w:firstRow="1" w:lastRow="0" w:firstColumn="0" w:lastColumn="0" w:oddVBand="0" w:evenVBand="0" w:oddHBand="0" w:evenHBand="0" w:firstRowFirstColumn="0" w:firstRowLastColumn="0" w:lastRowFirstColumn="0" w:lastRowLastColumn="0"/>
            </w:pPr>
            <w:r>
              <w:rPr>
                <w:rFonts w:eastAsia="Arial" w:cs="Arial"/>
                <w:color w:val="000000"/>
                <w:sz w:val="20"/>
              </w:rPr>
              <w:t>(Custom/Config/ OOTB)/</w:t>
            </w:r>
          </w:p>
          <w:p w14:paraId="2D6C1845" w14:textId="77777777" w:rsidR="004613D1" w:rsidRDefault="00B42D70">
            <w:pPr>
              <w:pBdr>
                <w:top w:val="nil"/>
                <w:left w:val="nil"/>
                <w:bottom w:val="nil"/>
                <w:right w:val="nil"/>
              </w:pBdr>
              <w:jc w:val="center"/>
              <w:cnfStyle w:val="100000000000" w:firstRow="1" w:lastRow="0" w:firstColumn="0" w:lastColumn="0" w:oddVBand="0" w:evenVBand="0" w:oddHBand="0" w:evenHBand="0" w:firstRowFirstColumn="0" w:firstRowLastColumn="0" w:lastRowFirstColumn="0" w:lastRowLastColumn="0"/>
            </w:pPr>
            <w:r>
              <w:rPr>
                <w:rFonts w:eastAsia="Arial" w:cs="Arial"/>
                <w:color w:val="000000"/>
                <w:sz w:val="20"/>
              </w:rPr>
              <w:t> </w:t>
            </w:r>
          </w:p>
        </w:tc>
        <w:tc>
          <w:tcPr>
            <w:tcW w:w="3124" w:type="dxa"/>
            <w:tcBorders>
              <w:top w:val="single" w:sz="8" w:space="0" w:color="000000"/>
              <w:left w:val="nil"/>
              <w:bottom w:val="single" w:sz="8" w:space="0" w:color="000000"/>
              <w:right w:val="single" w:sz="8" w:space="0" w:color="000000"/>
            </w:tcBorders>
            <w:shd w:val="clear" w:color="4472C4" w:fill="4472C4"/>
            <w:tcMar>
              <w:top w:w="0" w:type="dxa"/>
              <w:left w:w="108" w:type="dxa"/>
              <w:bottom w:w="0" w:type="dxa"/>
              <w:right w:w="108" w:type="dxa"/>
            </w:tcMar>
            <w:tcPrChange w:id="1368" w:author="Kanungo, Kalpak (Cognizant)" w:date="2026-05-22T15:21:00Z" w16du:dateUtc="2026-05-22T09:51:00Z">
              <w:tcPr>
                <w:tcW w:w="3124" w:type="dxa"/>
                <w:tcBorders>
                  <w:top w:val="single" w:sz="8" w:space="0" w:color="000000"/>
                  <w:left w:val="nil"/>
                  <w:bottom w:val="single" w:sz="8" w:space="0" w:color="000000"/>
                  <w:right w:val="single" w:sz="8" w:space="0" w:color="000000"/>
                </w:tcBorders>
                <w:shd w:val="clear" w:color="4472C4" w:fill="4472C4"/>
                <w:tcMar>
                  <w:top w:w="0" w:type="dxa"/>
                  <w:left w:w="108" w:type="dxa"/>
                  <w:bottom w:w="0" w:type="dxa"/>
                  <w:right w:w="108" w:type="dxa"/>
                </w:tcMar>
              </w:tcPr>
            </w:tcPrChange>
          </w:tcPr>
          <w:p w14:paraId="2D6C1846" w14:textId="77777777" w:rsidR="004613D1" w:rsidRDefault="00B42D70">
            <w:pPr>
              <w:pBdr>
                <w:top w:val="nil"/>
                <w:left w:val="nil"/>
                <w:bottom w:val="nil"/>
                <w:right w:val="nil"/>
              </w:pBdr>
              <w:jc w:val="center"/>
              <w:cnfStyle w:val="100000000000" w:firstRow="1" w:lastRow="0" w:firstColumn="0" w:lastColumn="0" w:oddVBand="0" w:evenVBand="0" w:oddHBand="0" w:evenHBand="0" w:firstRowFirstColumn="0" w:firstRowLastColumn="0" w:lastRowFirstColumn="0" w:lastRowLastColumn="0"/>
            </w:pPr>
            <w:r>
              <w:rPr>
                <w:rFonts w:eastAsia="Arial" w:cs="Arial"/>
                <w:color w:val="000000"/>
                <w:sz w:val="20"/>
              </w:rPr>
              <w:t>URS/FRS Identifier</w:t>
            </w:r>
          </w:p>
        </w:tc>
      </w:tr>
      <w:tr w:rsidR="004613D1" w14:paraId="2D6C1850" w14:textId="77777777" w:rsidTr="00176215">
        <w:trPr>
          <w:trHeight w:val="300"/>
          <w:trPrChange w:id="1369"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noWrap/>
            <w:tcMar>
              <w:top w:w="0" w:type="dxa"/>
              <w:left w:w="108" w:type="dxa"/>
              <w:bottom w:w="0" w:type="dxa"/>
              <w:right w:w="108" w:type="dxa"/>
            </w:tcMar>
            <w:tcPrChange w:id="1370" w:author="Kanungo, Kalpak (Cognizant)" w:date="2026-05-22T15:21:00Z" w16du:dateUtc="2026-05-22T09:51:00Z">
              <w:tcPr>
                <w:tcW w:w="1527" w:type="dxa"/>
                <w:tcBorders>
                  <w:top w:val="nil"/>
                  <w:left w:val="single" w:sz="8" w:space="0" w:color="000000"/>
                  <w:bottom w:val="single" w:sz="8" w:space="0" w:color="000000"/>
                  <w:right w:val="single" w:sz="8" w:space="0" w:color="000000"/>
                </w:tcBorders>
                <w:noWrap/>
                <w:tcMar>
                  <w:top w:w="0" w:type="dxa"/>
                  <w:left w:w="108" w:type="dxa"/>
                  <w:bottom w:w="0" w:type="dxa"/>
                  <w:right w:w="108" w:type="dxa"/>
                </w:tcMar>
              </w:tcPr>
            </w:tcPrChange>
          </w:tcPr>
          <w:p w14:paraId="2D6C1848" w14:textId="77777777" w:rsidR="004613D1" w:rsidRDefault="00B42D70">
            <w:pPr>
              <w:pBdr>
                <w:top w:val="nil"/>
                <w:left w:val="nil"/>
                <w:bottom w:val="nil"/>
                <w:right w:val="nil"/>
              </w:pBdr>
            </w:pPr>
            <w:r>
              <w:rPr>
                <w:rFonts w:eastAsia="Arial" w:cs="Arial"/>
                <w:color w:val="000000"/>
                <w:sz w:val="20"/>
              </w:rPr>
              <w:t>DS-CH-RS-DETAIL-001</w:t>
            </w:r>
          </w:p>
        </w:tc>
        <w:tc>
          <w:tcPr>
            <w:tcW w:w="6945" w:type="dxa"/>
            <w:tcBorders>
              <w:top w:val="nil"/>
              <w:left w:val="nil"/>
              <w:bottom w:val="single" w:sz="8" w:space="0" w:color="000000"/>
              <w:right w:val="single" w:sz="8" w:space="0" w:color="000000"/>
            </w:tcBorders>
            <w:tcMar>
              <w:top w:w="0" w:type="dxa"/>
              <w:left w:w="108" w:type="dxa"/>
              <w:bottom w:w="0" w:type="dxa"/>
              <w:right w:w="108" w:type="dxa"/>
            </w:tcMar>
            <w:tcPrChange w:id="1371" w:author="Kanungo, Kalpak (Cognizant)" w:date="2026-05-22T15:21:00Z" w16du:dateUtc="2026-05-22T09:51:00Z">
              <w:tcPr>
                <w:tcW w:w="6945"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849" w14:textId="77777777" w:rsidR="004613D1" w:rsidRDefault="00B42D70">
            <w:pPr>
              <w:pBdr>
                <w:top w:val="nil"/>
                <w:left w:val="nil"/>
                <w:bottom w:val="nil"/>
                <w:right w:val="nil"/>
              </w:pBdr>
            </w:pPr>
            <w:r>
              <w:rPr>
                <w:rFonts w:eastAsia="Arial" w:cs="Arial"/>
                <w:color w:val="000000"/>
                <w:sz w:val="20"/>
              </w:rPr>
              <w:t>The system shall be configured with a single report – ‘eMDR Detailed report’ for an eMDR record.</w:t>
            </w:r>
          </w:p>
          <w:p w14:paraId="2D6C184A" w14:textId="77777777" w:rsidR="004613D1" w:rsidRDefault="00B42D70">
            <w:pPr>
              <w:pBdr>
                <w:top w:val="nil"/>
                <w:left w:val="nil"/>
                <w:bottom w:val="nil"/>
                <w:right w:val="nil"/>
              </w:pBdr>
            </w:pPr>
            <w:r>
              <w:rPr>
                <w:rFonts w:eastAsia="Arial" w:cs="Arial"/>
                <w:color w:val="000000"/>
                <w:sz w:val="20"/>
              </w:rPr>
              <w:t> </w:t>
            </w:r>
          </w:p>
          <w:p w14:paraId="2D6C184B" w14:textId="77777777" w:rsidR="004613D1" w:rsidRDefault="00B42D70">
            <w:pPr>
              <w:pBdr>
                <w:top w:val="nil"/>
                <w:left w:val="nil"/>
                <w:bottom w:val="nil"/>
                <w:right w:val="nil"/>
              </w:pBdr>
            </w:pPr>
            <w:r>
              <w:rPr>
                <w:rFonts w:eastAsia="Arial" w:cs="Arial"/>
                <w:color w:val="000000"/>
                <w:sz w:val="20"/>
              </w:rPr>
              <w:t>Refer ‘QCM TW_Complaint_Handling_DesignSpec_Reports_Spec’ Section ‘eMDR Detailed Report’</w:t>
            </w:r>
          </w:p>
          <w:p w14:paraId="2D6C184C" w14:textId="77777777" w:rsidR="004613D1" w:rsidRDefault="00B42D70">
            <w:pPr>
              <w:pBdr>
                <w:top w:val="nil"/>
                <w:left w:val="nil"/>
                <w:bottom w:val="nil"/>
                <w:right w:val="nil"/>
              </w:pBdr>
            </w:pPr>
            <w:r>
              <w:rPr>
                <w:rFonts w:eastAsia="Arial" w:cs="Arial"/>
                <w:color w:val="000000"/>
                <w:sz w:val="20"/>
              </w:rPr>
              <w:t> </w:t>
            </w:r>
          </w:p>
          <w:p w14:paraId="2D6C184D" w14:textId="77777777" w:rsidR="004613D1" w:rsidRDefault="00B42D70">
            <w:pPr>
              <w:pBdr>
                <w:top w:val="nil"/>
                <w:left w:val="nil"/>
                <w:bottom w:val="nil"/>
                <w:right w:val="nil"/>
              </w:pBdr>
            </w:pPr>
            <w:r>
              <w:rPr>
                <w:rFonts w:eastAsia="Arial" w:cs="Arial"/>
                <w:color w:val="000000"/>
                <w:sz w:val="20"/>
              </w:rPr>
              <w:t>Refer QCM TW_Complaint Handling_DesignSpec_ Appendix – 2 Section ‘Report Class: Regulatory’</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372"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84E" w14:textId="77777777" w:rsidR="004613D1" w:rsidRDefault="00B42D70">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noWrap/>
            <w:tcMar>
              <w:top w:w="0" w:type="dxa"/>
              <w:left w:w="108" w:type="dxa"/>
              <w:bottom w:w="0" w:type="dxa"/>
              <w:right w:w="108" w:type="dxa"/>
            </w:tcMar>
            <w:tcPrChange w:id="1373" w:author="Kanungo, Kalpak (Cognizant)" w:date="2026-05-22T15:21:00Z" w16du:dateUtc="2026-05-22T09:51:00Z">
              <w:tcPr>
                <w:tcW w:w="3124" w:type="dxa"/>
                <w:tcBorders>
                  <w:top w:val="nil"/>
                  <w:left w:val="nil"/>
                  <w:bottom w:val="single" w:sz="8" w:space="0" w:color="000000"/>
                  <w:right w:val="single" w:sz="8" w:space="0" w:color="000000"/>
                </w:tcBorders>
                <w:noWrap/>
                <w:tcMar>
                  <w:top w:w="0" w:type="dxa"/>
                  <w:left w:w="108" w:type="dxa"/>
                  <w:bottom w:w="0" w:type="dxa"/>
                  <w:right w:w="108" w:type="dxa"/>
                </w:tcMar>
              </w:tcPr>
            </w:tcPrChange>
          </w:tcPr>
          <w:p w14:paraId="2D6C184F" w14:textId="5F23A0D9" w:rsidR="004613D1" w:rsidRDefault="00B42D70">
            <w:pPr>
              <w:pBdr>
                <w:top w:val="nil"/>
                <w:left w:val="nil"/>
                <w:bottom w:val="nil"/>
                <w:right w:val="nil"/>
              </w:pBdr>
            </w:pPr>
            <w:del w:id="1374" w:author="Kanungo, Kalpak (Cognizant)" w:date="2026-05-22T18:34:00Z" w16du:dateUtc="2026-05-22T13:04:00Z">
              <w:r w:rsidDel="009B2F99">
                <w:rPr>
                  <w:rFonts w:eastAsia="Arial" w:cs="Arial"/>
                  <w:color w:val="000000"/>
                  <w:sz w:val="20"/>
                </w:rPr>
                <w:delText>FRS-CH-REP-16.2.8-01-09</w:delText>
              </w:r>
            </w:del>
            <w:r>
              <w:rPr>
                <w:rFonts w:eastAsia="Arial" w:cs="Arial"/>
                <w:color w:val="000000"/>
                <w:sz w:val="20"/>
              </w:rPr>
              <w:t>,</w:t>
            </w:r>
            <w:ins w:id="1375" w:author="Kanungo, Kalpak (Cognizant)" w:date="2026-06-01T12:51:00Z" w16du:dateUtc="2026-06-01T07:21:00Z">
              <w:r w:rsidR="0000312C" w:rsidDel="0000312C">
                <w:rPr>
                  <w:rFonts w:eastAsia="Arial" w:cs="Arial"/>
                  <w:color w:val="000000"/>
                  <w:sz w:val="20"/>
                </w:rPr>
                <w:t xml:space="preserve"> </w:t>
              </w:r>
            </w:ins>
            <w:del w:id="1376" w:author="Kanungo, Kalpak (Cognizant)" w:date="2026-06-01T12:51:00Z" w16du:dateUtc="2026-06-01T07:21:00Z">
              <w:r w:rsidDel="0000312C">
                <w:rPr>
                  <w:rFonts w:eastAsia="Arial" w:cs="Arial"/>
                  <w:color w:val="000000"/>
                  <w:sz w:val="20"/>
                </w:rPr>
                <w:delText>URS-CH-REP-16.2.8-01,</w:delText>
              </w:r>
            </w:del>
            <w:r>
              <w:rPr>
                <w:rFonts w:eastAsia="Arial" w:cs="Arial"/>
                <w:color w:val="000000"/>
                <w:sz w:val="20"/>
              </w:rPr>
              <w:t>URS-CH-R-16.2.8.3-10</w:t>
            </w:r>
          </w:p>
        </w:tc>
      </w:tr>
      <w:tr w:rsidR="004613D1" w14:paraId="2D6C1859" w14:textId="77777777" w:rsidTr="00176215">
        <w:trPr>
          <w:trHeight w:val="300"/>
          <w:trPrChange w:id="1377"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378"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51" w14:textId="77777777" w:rsidR="004613D1" w:rsidRDefault="00B42D70">
            <w:pPr>
              <w:pBdr>
                <w:top w:val="nil"/>
                <w:left w:val="nil"/>
                <w:bottom w:val="nil"/>
                <w:right w:val="nil"/>
              </w:pBdr>
            </w:pPr>
            <w:r>
              <w:rPr>
                <w:rFonts w:eastAsia="Arial" w:cs="Arial"/>
                <w:color w:val="000000"/>
                <w:sz w:val="20"/>
              </w:rPr>
              <w:t>DS-CH-RS-DETAIL-002</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379"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852" w14:textId="77777777" w:rsidR="004613D1" w:rsidRDefault="00B42D70">
            <w:pPr>
              <w:pBdr>
                <w:top w:val="nil"/>
                <w:left w:val="nil"/>
                <w:bottom w:val="nil"/>
                <w:right w:val="nil"/>
              </w:pBdr>
            </w:pPr>
            <w:r>
              <w:rPr>
                <w:rFonts w:eastAsia="Arial" w:cs="Arial"/>
                <w:color w:val="000000"/>
                <w:sz w:val="20"/>
              </w:rPr>
              <w:t xml:space="preserve">The system shall be configured with a single report – ‘eMDR  Detailed Report’ for an eMDR Follow Up record. </w:t>
            </w:r>
          </w:p>
          <w:p w14:paraId="2D6C1853" w14:textId="77777777" w:rsidR="004613D1" w:rsidRDefault="00B42D70">
            <w:pPr>
              <w:pBdr>
                <w:top w:val="nil"/>
                <w:left w:val="nil"/>
                <w:bottom w:val="nil"/>
                <w:right w:val="nil"/>
              </w:pBdr>
            </w:pPr>
            <w:r>
              <w:rPr>
                <w:rFonts w:eastAsia="Arial" w:cs="Arial"/>
                <w:color w:val="000000"/>
                <w:sz w:val="20"/>
              </w:rPr>
              <w:t> </w:t>
            </w:r>
          </w:p>
          <w:p w14:paraId="2D6C1854" w14:textId="77777777" w:rsidR="004613D1" w:rsidRDefault="00B42D70">
            <w:pPr>
              <w:pBdr>
                <w:top w:val="nil"/>
                <w:left w:val="nil"/>
                <w:bottom w:val="nil"/>
                <w:right w:val="nil"/>
              </w:pBdr>
            </w:pPr>
            <w:r>
              <w:rPr>
                <w:rFonts w:eastAsia="Arial" w:cs="Arial"/>
                <w:color w:val="000000"/>
                <w:sz w:val="20"/>
              </w:rPr>
              <w:t>Refer ‘QCM TW_Complaint_Handling_DesignSpec_Reports_Spec’ Section ‘eMDR Detailed Report’</w:t>
            </w:r>
          </w:p>
          <w:p w14:paraId="2D6C1855" w14:textId="77777777" w:rsidR="004613D1" w:rsidRDefault="00B42D70">
            <w:pPr>
              <w:pBdr>
                <w:top w:val="nil"/>
                <w:left w:val="nil"/>
                <w:bottom w:val="nil"/>
                <w:right w:val="nil"/>
              </w:pBdr>
            </w:pPr>
            <w:r>
              <w:rPr>
                <w:rFonts w:eastAsia="Arial" w:cs="Arial"/>
                <w:color w:val="000000"/>
                <w:sz w:val="20"/>
              </w:rPr>
              <w:t> </w:t>
            </w:r>
          </w:p>
          <w:p w14:paraId="2D6C1856" w14:textId="77777777" w:rsidR="004613D1" w:rsidRDefault="00B42D70">
            <w:pPr>
              <w:pBdr>
                <w:top w:val="nil"/>
                <w:left w:val="nil"/>
                <w:bottom w:val="nil"/>
                <w:right w:val="nil"/>
              </w:pBdr>
            </w:pPr>
            <w:r>
              <w:rPr>
                <w:rFonts w:eastAsia="Arial" w:cs="Arial"/>
                <w:color w:val="000000"/>
                <w:sz w:val="20"/>
              </w:rPr>
              <w:t>Refer QCM TW_Complaint Handling_DesignSpec_ Appendix – 2 Section ‘Report Class: Regulatory’</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380"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857" w14:textId="77777777" w:rsidR="004613D1" w:rsidRDefault="00B42D70">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381"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58" w14:textId="45176D48" w:rsidR="004613D1" w:rsidRDefault="00B42D70">
            <w:pPr>
              <w:pBdr>
                <w:top w:val="nil"/>
                <w:left w:val="nil"/>
                <w:bottom w:val="nil"/>
                <w:right w:val="nil"/>
              </w:pBdr>
            </w:pPr>
            <w:del w:id="1382" w:author="Kanungo, Kalpak (Cognizant)" w:date="2026-05-22T18:34:00Z" w16du:dateUtc="2026-05-22T13:04:00Z">
              <w:r w:rsidDel="009B2F99">
                <w:rPr>
                  <w:rFonts w:eastAsia="Arial" w:cs="Arial"/>
                  <w:color w:val="000000"/>
                  <w:sz w:val="20"/>
                </w:rPr>
                <w:delText>FRS-CH-REP-16.2.8-01-10</w:delText>
              </w:r>
            </w:del>
            <w:del w:id="1383" w:author="Kanungo, Kalpak (Cognizant)" w:date="2026-06-01T12:53:00Z" w16du:dateUtc="2026-06-01T07:23:00Z">
              <w:r w:rsidDel="00062936">
                <w:rPr>
                  <w:rFonts w:eastAsia="Arial" w:cs="Arial"/>
                  <w:color w:val="000000"/>
                  <w:sz w:val="20"/>
                </w:rPr>
                <w:delText>,URS-CH-REP-16.2.8-01,</w:delText>
              </w:r>
            </w:del>
            <w:r>
              <w:rPr>
                <w:rFonts w:eastAsia="Arial" w:cs="Arial"/>
                <w:color w:val="000000"/>
                <w:sz w:val="20"/>
              </w:rPr>
              <w:t>URS-CH-R-16.2.8.3-10</w:t>
            </w:r>
          </w:p>
        </w:tc>
      </w:tr>
      <w:tr w:rsidR="004613D1" w:rsidDel="00176215" w14:paraId="2D6C1862" w14:textId="1375B337" w:rsidTr="00176215">
        <w:trPr>
          <w:trHeight w:val="300"/>
          <w:del w:id="1384" w:author="Kanungo, Kalpak (Cognizant)" w:date="2026-05-22T15:21:00Z"/>
          <w:trPrChange w:id="1385"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386"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5A" w14:textId="195B3886" w:rsidR="004613D1" w:rsidDel="00176215" w:rsidRDefault="00B42D70">
            <w:pPr>
              <w:pBdr>
                <w:top w:val="nil"/>
                <w:left w:val="nil"/>
                <w:bottom w:val="nil"/>
                <w:right w:val="nil"/>
              </w:pBdr>
              <w:rPr>
                <w:del w:id="1387" w:author="Kanungo, Kalpak (Cognizant)" w:date="2026-05-22T15:21:00Z" w16du:dateUtc="2026-05-22T09:51:00Z"/>
              </w:rPr>
            </w:pPr>
            <w:del w:id="1388" w:author="Kanungo, Kalpak (Cognizant)" w:date="2026-05-22T15:21:00Z" w16du:dateUtc="2026-05-22T09:51:00Z">
              <w:r w:rsidDel="00176215">
                <w:rPr>
                  <w:rFonts w:eastAsia="Arial" w:cs="Arial"/>
                  <w:color w:val="000000"/>
                  <w:sz w:val="20"/>
                </w:rPr>
                <w:delText>DS-CH-RS-DETAIL-003</w:delText>
              </w:r>
            </w:del>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389"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85B" w14:textId="5D6027AB" w:rsidR="004613D1" w:rsidDel="00176215" w:rsidRDefault="00B42D70">
            <w:pPr>
              <w:pBdr>
                <w:top w:val="nil"/>
                <w:left w:val="nil"/>
                <w:bottom w:val="nil"/>
                <w:right w:val="nil"/>
              </w:pBdr>
              <w:rPr>
                <w:del w:id="1390" w:author="Kanungo, Kalpak (Cognizant)" w:date="2026-05-22T15:21:00Z" w16du:dateUtc="2026-05-22T09:51:00Z"/>
              </w:rPr>
            </w:pPr>
            <w:del w:id="1391" w:author="Kanungo, Kalpak (Cognizant)" w:date="2026-05-22T15:21:00Z" w16du:dateUtc="2026-05-22T09:51:00Z">
              <w:r w:rsidDel="00176215">
                <w:rPr>
                  <w:rFonts w:eastAsia="Arial" w:cs="Arial"/>
                  <w:color w:val="000000"/>
                  <w:sz w:val="20"/>
                </w:rPr>
                <w:delText>The system shall be configured with a single report – ‘Intake Detailed Report’ for an intake record.</w:delText>
              </w:r>
            </w:del>
          </w:p>
          <w:p w14:paraId="2D6C185C" w14:textId="13D5C9C4" w:rsidR="004613D1" w:rsidDel="00176215" w:rsidRDefault="00B42D70">
            <w:pPr>
              <w:pBdr>
                <w:top w:val="nil"/>
                <w:left w:val="nil"/>
                <w:bottom w:val="nil"/>
                <w:right w:val="nil"/>
              </w:pBdr>
              <w:rPr>
                <w:del w:id="1392" w:author="Kanungo, Kalpak (Cognizant)" w:date="2026-05-22T15:21:00Z" w16du:dateUtc="2026-05-22T09:51:00Z"/>
              </w:rPr>
            </w:pPr>
            <w:del w:id="1393" w:author="Kanungo, Kalpak (Cognizant)" w:date="2026-05-22T15:21:00Z" w16du:dateUtc="2026-05-22T09:51:00Z">
              <w:r w:rsidDel="00176215">
                <w:rPr>
                  <w:rFonts w:eastAsia="Arial" w:cs="Arial"/>
                  <w:color w:val="000000"/>
                  <w:sz w:val="20"/>
                </w:rPr>
                <w:delText> </w:delText>
              </w:r>
            </w:del>
          </w:p>
          <w:p w14:paraId="2D6C185D" w14:textId="1AA859DD" w:rsidR="004613D1" w:rsidDel="00176215" w:rsidRDefault="00B42D70">
            <w:pPr>
              <w:pBdr>
                <w:top w:val="nil"/>
                <w:left w:val="nil"/>
                <w:bottom w:val="nil"/>
                <w:right w:val="nil"/>
              </w:pBdr>
              <w:rPr>
                <w:del w:id="1394" w:author="Kanungo, Kalpak (Cognizant)" w:date="2026-05-22T15:21:00Z" w16du:dateUtc="2026-05-22T09:51:00Z"/>
              </w:rPr>
            </w:pPr>
            <w:del w:id="1395" w:author="Kanungo, Kalpak (Cognizant)" w:date="2026-05-22T15:21:00Z" w16du:dateUtc="2026-05-22T09:51:00Z">
              <w:r w:rsidDel="00176215">
                <w:rPr>
                  <w:rFonts w:eastAsia="Arial" w:cs="Arial"/>
                  <w:color w:val="000000"/>
                  <w:sz w:val="20"/>
                </w:rPr>
                <w:delText>Refer ‘QCM TW_Complaint_Handling_DesignSpec_Reports_Spec’ Section ‘Intake Detailed Report’</w:delText>
              </w:r>
            </w:del>
          </w:p>
          <w:p w14:paraId="2D6C185E" w14:textId="690DBD9C" w:rsidR="004613D1" w:rsidDel="00176215" w:rsidRDefault="00B42D70">
            <w:pPr>
              <w:pBdr>
                <w:top w:val="nil"/>
                <w:left w:val="nil"/>
                <w:bottom w:val="nil"/>
                <w:right w:val="nil"/>
              </w:pBdr>
              <w:rPr>
                <w:del w:id="1396" w:author="Kanungo, Kalpak (Cognizant)" w:date="2026-05-22T15:21:00Z" w16du:dateUtc="2026-05-22T09:51:00Z"/>
              </w:rPr>
            </w:pPr>
            <w:del w:id="1397" w:author="Kanungo, Kalpak (Cognizant)" w:date="2026-05-22T15:21:00Z" w16du:dateUtc="2026-05-22T09:51:00Z">
              <w:r w:rsidDel="00176215">
                <w:rPr>
                  <w:rFonts w:eastAsia="Arial" w:cs="Arial"/>
                  <w:color w:val="000000"/>
                  <w:sz w:val="20"/>
                </w:rPr>
                <w:delText> </w:delText>
              </w:r>
            </w:del>
          </w:p>
          <w:p w14:paraId="2D6C185F" w14:textId="7EEC7F95" w:rsidR="004613D1" w:rsidDel="00176215" w:rsidRDefault="00B42D70">
            <w:pPr>
              <w:pBdr>
                <w:top w:val="nil"/>
                <w:left w:val="nil"/>
                <w:bottom w:val="nil"/>
                <w:right w:val="nil"/>
              </w:pBdr>
              <w:rPr>
                <w:del w:id="1398" w:author="Kanungo, Kalpak (Cognizant)" w:date="2026-05-22T15:21:00Z" w16du:dateUtc="2026-05-22T09:51:00Z"/>
              </w:rPr>
            </w:pPr>
            <w:del w:id="1399" w:author="Kanungo, Kalpak (Cognizant)" w:date="2026-05-22T15:21:00Z" w16du:dateUtc="2026-05-22T09:51:00Z">
              <w:r w:rsidDel="00176215">
                <w:rPr>
                  <w:rFonts w:eastAsia="Arial" w:cs="Arial"/>
                  <w:color w:val="000000"/>
                  <w:sz w:val="20"/>
                </w:rPr>
                <w:lastRenderedPageBreak/>
                <w:delText>Refer QCM TW_Complaint Handling_DesignSpec_ Appendix – 2 Section ‘Report Class: Complaint’ – Intake</w:delText>
              </w:r>
            </w:del>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400"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860" w14:textId="35336826" w:rsidR="004613D1" w:rsidDel="00176215" w:rsidRDefault="00B42D70">
            <w:pPr>
              <w:pBdr>
                <w:top w:val="nil"/>
                <w:left w:val="nil"/>
                <w:bottom w:val="nil"/>
                <w:right w:val="nil"/>
              </w:pBdr>
              <w:jc w:val="center"/>
              <w:rPr>
                <w:del w:id="1401" w:author="Kanungo, Kalpak (Cognizant)" w:date="2026-05-22T15:21:00Z" w16du:dateUtc="2026-05-22T09:51:00Z"/>
              </w:rPr>
            </w:pPr>
            <w:del w:id="1402" w:author="Kanungo, Kalpak (Cognizant)" w:date="2026-05-22T15:21:00Z" w16du:dateUtc="2026-05-22T09:51:00Z">
              <w:r w:rsidDel="00176215">
                <w:rPr>
                  <w:rFonts w:eastAsia="Arial" w:cs="Arial"/>
                  <w:color w:val="000000"/>
                  <w:sz w:val="20"/>
                </w:rPr>
                <w:lastRenderedPageBreak/>
                <w:delText>N/A*</w:delText>
              </w:r>
            </w:del>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403"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61" w14:textId="7FE8724B" w:rsidR="004613D1" w:rsidDel="00176215" w:rsidRDefault="00B42D70">
            <w:pPr>
              <w:pBdr>
                <w:top w:val="nil"/>
                <w:left w:val="nil"/>
                <w:bottom w:val="nil"/>
                <w:right w:val="nil"/>
              </w:pBdr>
              <w:rPr>
                <w:del w:id="1404" w:author="Kanungo, Kalpak (Cognizant)" w:date="2026-05-22T15:21:00Z" w16du:dateUtc="2026-05-22T09:51:00Z"/>
              </w:rPr>
            </w:pPr>
            <w:del w:id="1405" w:author="Kanungo, Kalpak (Cognizant)" w:date="2026-05-22T15:21:00Z" w16du:dateUtc="2026-05-22T09:51:00Z">
              <w:r w:rsidDel="00176215">
                <w:rPr>
                  <w:rFonts w:eastAsia="Arial" w:cs="Arial"/>
                  <w:color w:val="000000"/>
                  <w:sz w:val="20"/>
                </w:rPr>
                <w:delText>FRS-CH-REP-003-001</w:delText>
              </w:r>
            </w:del>
          </w:p>
        </w:tc>
      </w:tr>
      <w:tr w:rsidR="004613D1" w14:paraId="2D6C1872" w14:textId="77777777" w:rsidTr="00A9281B">
        <w:trPr>
          <w:trHeight w:val="300"/>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p w14:paraId="2D6C1863" w14:textId="77777777" w:rsidR="004613D1" w:rsidRDefault="00B42D70">
            <w:pPr>
              <w:pBdr>
                <w:top w:val="nil"/>
                <w:left w:val="nil"/>
                <w:bottom w:val="nil"/>
                <w:right w:val="nil"/>
              </w:pBdr>
            </w:pPr>
            <w:r>
              <w:rPr>
                <w:rFonts w:eastAsia="Arial" w:cs="Arial"/>
                <w:color w:val="000000"/>
                <w:sz w:val="20"/>
              </w:rPr>
              <w:t>DS-CH-RS-DETAIL-004</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p w14:paraId="2D6C1864" w14:textId="77777777" w:rsidR="004613D1" w:rsidRDefault="00B42D70">
            <w:pPr>
              <w:pBdr>
                <w:top w:val="nil"/>
                <w:left w:val="nil"/>
                <w:bottom w:val="nil"/>
                <w:right w:val="nil"/>
              </w:pBdr>
            </w:pPr>
            <w:r>
              <w:rPr>
                <w:rFonts w:eastAsia="Arial" w:cs="Arial"/>
                <w:color w:val="000000"/>
                <w:sz w:val="20"/>
              </w:rPr>
              <w:t>The system shall be configured with below detailed reports to export and print in the word, pdf and excel format.</w:t>
            </w:r>
          </w:p>
          <w:p w14:paraId="2D6C1865" w14:textId="77777777" w:rsidR="004613D1" w:rsidRDefault="00B42D70">
            <w:pPr>
              <w:pBdr>
                <w:top w:val="nil"/>
                <w:left w:val="nil"/>
                <w:bottom w:val="nil"/>
                <w:right w:val="nil"/>
              </w:pBdr>
            </w:pPr>
            <w:r>
              <w:rPr>
                <w:rFonts w:eastAsia="Arial" w:cs="Arial"/>
                <w:color w:val="000000"/>
                <w:sz w:val="20"/>
              </w:rPr>
              <w:t> </w:t>
            </w:r>
          </w:p>
          <w:p w14:paraId="2D6C1866" w14:textId="77777777" w:rsidR="004613D1" w:rsidRDefault="00B42D70">
            <w:pPr>
              <w:numPr>
                <w:ilvl w:val="0"/>
                <w:numId w:val="35"/>
              </w:numPr>
              <w:pBdr>
                <w:top w:val="nil"/>
                <w:left w:val="nil"/>
                <w:bottom w:val="nil"/>
                <w:right w:val="nil"/>
              </w:pBdr>
              <w:tabs>
                <w:tab w:val="left" w:pos="720"/>
              </w:tabs>
            </w:pPr>
            <w:r>
              <w:rPr>
                <w:rFonts w:eastAsia="Arial" w:cs="Arial"/>
                <w:color w:val="000000"/>
                <w:sz w:val="20"/>
              </w:rPr>
              <w:t>Intake Detailed Report</w:t>
            </w:r>
          </w:p>
          <w:p w14:paraId="2D6C1867" w14:textId="77777777" w:rsidR="004613D1" w:rsidRDefault="00B42D70">
            <w:pPr>
              <w:numPr>
                <w:ilvl w:val="0"/>
                <w:numId w:val="35"/>
              </w:numPr>
              <w:pBdr>
                <w:top w:val="nil"/>
                <w:left w:val="nil"/>
                <w:bottom w:val="nil"/>
                <w:right w:val="nil"/>
              </w:pBdr>
              <w:tabs>
                <w:tab w:val="left" w:pos="720"/>
              </w:tabs>
            </w:pPr>
            <w:r>
              <w:rPr>
                <w:rFonts w:eastAsia="Arial" w:cs="Arial"/>
                <w:color w:val="000000"/>
                <w:sz w:val="20"/>
              </w:rPr>
              <w:t>Complaint Detailed Report</w:t>
            </w:r>
          </w:p>
          <w:p w14:paraId="2D6C1868" w14:textId="77777777" w:rsidR="004613D1" w:rsidRDefault="00B42D70">
            <w:pPr>
              <w:numPr>
                <w:ilvl w:val="0"/>
                <w:numId w:val="35"/>
              </w:numPr>
              <w:pBdr>
                <w:top w:val="nil"/>
                <w:left w:val="nil"/>
                <w:bottom w:val="nil"/>
                <w:right w:val="nil"/>
              </w:pBdr>
              <w:tabs>
                <w:tab w:val="left" w:pos="720"/>
              </w:tabs>
            </w:pPr>
            <w:r>
              <w:rPr>
                <w:rFonts w:eastAsia="Arial" w:cs="Arial"/>
                <w:color w:val="000000"/>
                <w:sz w:val="20"/>
              </w:rPr>
              <w:t>Investigation Detailed Report</w:t>
            </w:r>
          </w:p>
          <w:p w14:paraId="2D6C1869" w14:textId="77777777" w:rsidR="004613D1" w:rsidRDefault="00B42D70">
            <w:pPr>
              <w:numPr>
                <w:ilvl w:val="0"/>
                <w:numId w:val="35"/>
              </w:numPr>
              <w:pBdr>
                <w:top w:val="nil"/>
                <w:left w:val="nil"/>
                <w:bottom w:val="nil"/>
                <w:right w:val="nil"/>
              </w:pBdr>
              <w:tabs>
                <w:tab w:val="left" w:pos="720"/>
              </w:tabs>
            </w:pPr>
            <w:r>
              <w:rPr>
                <w:rFonts w:eastAsia="Arial" w:cs="Arial"/>
                <w:color w:val="000000"/>
                <w:sz w:val="20"/>
              </w:rPr>
              <w:t>Complaint Delta Audit Trail Report,</w:t>
            </w:r>
          </w:p>
          <w:p w14:paraId="2D6C186A" w14:textId="77777777" w:rsidR="004613D1" w:rsidRDefault="00B42D70">
            <w:pPr>
              <w:numPr>
                <w:ilvl w:val="0"/>
                <w:numId w:val="35"/>
              </w:numPr>
              <w:pBdr>
                <w:top w:val="nil"/>
                <w:left w:val="nil"/>
                <w:bottom w:val="nil"/>
                <w:right w:val="nil"/>
              </w:pBdr>
              <w:tabs>
                <w:tab w:val="left" w:pos="720"/>
              </w:tabs>
            </w:pPr>
            <w:r>
              <w:rPr>
                <w:rFonts w:eastAsia="Arial" w:cs="Arial"/>
                <w:color w:val="000000"/>
                <w:sz w:val="20"/>
              </w:rPr>
              <w:t>Parent-Child Complaint Detailed Report</w:t>
            </w:r>
          </w:p>
          <w:p w14:paraId="2D6C186B" w14:textId="77777777" w:rsidR="004613D1" w:rsidRDefault="00B42D70">
            <w:pPr>
              <w:numPr>
                <w:ilvl w:val="0"/>
                <w:numId w:val="35"/>
              </w:numPr>
              <w:pBdr>
                <w:top w:val="nil"/>
                <w:left w:val="nil"/>
                <w:bottom w:val="nil"/>
                <w:right w:val="nil"/>
              </w:pBdr>
              <w:tabs>
                <w:tab w:val="left" w:pos="720"/>
              </w:tabs>
            </w:pPr>
            <w:r>
              <w:rPr>
                <w:rFonts w:eastAsia="Arial" w:cs="Arial"/>
                <w:color w:val="000000"/>
                <w:sz w:val="20"/>
              </w:rPr>
              <w:t>Customer Communication Detailed Report</w:t>
            </w:r>
          </w:p>
          <w:p w14:paraId="2D6C186C" w14:textId="77777777" w:rsidR="004613D1" w:rsidRDefault="00B42D70">
            <w:pPr>
              <w:numPr>
                <w:ilvl w:val="0"/>
                <w:numId w:val="35"/>
              </w:numPr>
              <w:pBdr>
                <w:top w:val="nil"/>
                <w:left w:val="nil"/>
                <w:bottom w:val="nil"/>
                <w:right w:val="nil"/>
              </w:pBdr>
              <w:tabs>
                <w:tab w:val="left" w:pos="720"/>
              </w:tabs>
            </w:pPr>
            <w:r>
              <w:rPr>
                <w:rFonts w:eastAsia="Arial" w:cs="Arial"/>
                <w:color w:val="000000"/>
                <w:sz w:val="20"/>
              </w:rPr>
              <w:t>Suspected Incident Detailed Report</w:t>
            </w:r>
          </w:p>
          <w:p w14:paraId="2D6C186D" w14:textId="77777777" w:rsidR="004613D1" w:rsidRDefault="00B42D70">
            <w:pPr>
              <w:numPr>
                <w:ilvl w:val="0"/>
                <w:numId w:val="36"/>
              </w:numPr>
              <w:pBdr>
                <w:top w:val="nil"/>
                <w:left w:val="nil"/>
                <w:bottom w:val="nil"/>
                <w:right w:val="nil"/>
              </w:pBdr>
              <w:tabs>
                <w:tab w:val="left" w:pos="720"/>
              </w:tabs>
            </w:pPr>
            <w:r>
              <w:rPr>
                <w:rFonts w:eastAsia="Arial" w:cs="Arial"/>
                <w:color w:val="000000"/>
                <w:sz w:val="20"/>
              </w:rPr>
              <w:t>Complaint Summary Report</w:t>
            </w:r>
          </w:p>
          <w:p w14:paraId="2D6C186E" w14:textId="77777777" w:rsidR="004613D1" w:rsidRDefault="00B42D70">
            <w:pPr>
              <w:pBdr>
                <w:top w:val="nil"/>
                <w:left w:val="nil"/>
                <w:bottom w:val="nil"/>
                <w:right w:val="nil"/>
              </w:pBdr>
              <w:ind w:left="360"/>
            </w:pPr>
            <w:r>
              <w:rPr>
                <w:rFonts w:eastAsia="Arial" w:cs="Arial"/>
                <w:color w:val="000000"/>
                <w:sz w:val="20"/>
              </w:rPr>
              <w:t> </w:t>
            </w:r>
          </w:p>
          <w:p w14:paraId="2D6C186F" w14:textId="77777777" w:rsidR="004613D1" w:rsidRDefault="00B42D70">
            <w:pPr>
              <w:pBdr>
                <w:top w:val="nil"/>
                <w:left w:val="nil"/>
                <w:bottom w:val="nil"/>
                <w:right w:val="nil"/>
              </w:pBdr>
            </w:pPr>
            <w:r>
              <w:rPr>
                <w:rFonts w:eastAsia="Arial" w:cs="Arial"/>
                <w:color w:val="000000"/>
                <w:sz w:val="20"/>
              </w:rPr>
              <w:t>Refer QCM TW_Complaint Handling_DesignSpec_ Appendix – 2 Section ‘Report Class’</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
          <w:p w14:paraId="2D6C1870" w14:textId="77777777" w:rsidR="004613D1" w:rsidRDefault="00B42D70">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p w14:paraId="2D6C1871" w14:textId="3422E590" w:rsidR="004613D1" w:rsidRDefault="00B42D70">
            <w:pPr>
              <w:pBdr>
                <w:top w:val="nil"/>
                <w:left w:val="nil"/>
                <w:bottom w:val="nil"/>
                <w:right w:val="nil"/>
              </w:pBdr>
            </w:pPr>
            <w:del w:id="1406" w:author="Kanungo, Kalpak (Cognizant)" w:date="2026-05-22T15:22:00Z" w16du:dateUtc="2026-05-22T09:52:00Z">
              <w:r w:rsidDel="006C5BDA">
                <w:rPr>
                  <w:rFonts w:eastAsia="Arial" w:cs="Arial"/>
                  <w:color w:val="000000"/>
                  <w:sz w:val="20"/>
                </w:rPr>
                <w:delText>FRS-CH-REP-003-002,</w:delText>
              </w:r>
            </w:del>
            <w:ins w:id="1407" w:author="Kanungo, Kalpak (Cognizant)" w:date="2026-05-22T15:25:00Z" w16du:dateUtc="2026-05-22T09:55:00Z">
              <w:r w:rsidR="00967D56" w:rsidDel="00967D56">
                <w:rPr>
                  <w:rFonts w:eastAsia="Arial" w:cs="Arial"/>
                  <w:color w:val="000000"/>
                  <w:sz w:val="20"/>
                </w:rPr>
                <w:t xml:space="preserve"> </w:t>
              </w:r>
            </w:ins>
            <w:del w:id="1408" w:author="Kanungo, Kalpak (Cognizant)" w:date="2026-05-22T15:25:00Z" w16du:dateUtc="2026-05-22T09:55:00Z">
              <w:r w:rsidDel="00967D56">
                <w:rPr>
                  <w:rFonts w:eastAsia="Arial" w:cs="Arial"/>
                  <w:color w:val="000000"/>
                  <w:sz w:val="20"/>
                </w:rPr>
                <w:delText>FRS-CH-REP-004-002</w:delText>
              </w:r>
            </w:del>
            <w:r>
              <w:rPr>
                <w:rFonts w:eastAsia="Arial" w:cs="Arial"/>
                <w:color w:val="000000"/>
                <w:sz w:val="20"/>
              </w:rPr>
              <w:t>,</w:t>
            </w:r>
            <w:ins w:id="1409" w:author="Kanungo, Kalpak (Cognizant)" w:date="2026-06-01T15:56:00Z" w16du:dateUtc="2026-06-01T10:26:00Z">
              <w:r w:rsidR="005C2FFE" w:rsidDel="005C2FFE">
                <w:rPr>
                  <w:rFonts w:eastAsia="Arial" w:cs="Arial"/>
                  <w:color w:val="000000"/>
                  <w:sz w:val="20"/>
                </w:rPr>
                <w:t xml:space="preserve"> </w:t>
              </w:r>
            </w:ins>
            <w:del w:id="1410" w:author="Kanungo, Kalpak (Cognizant)" w:date="2026-06-01T15:56:00Z" w16du:dateUtc="2026-06-01T10:26:00Z">
              <w:r w:rsidDel="005C2FFE">
                <w:rPr>
                  <w:rFonts w:eastAsia="Arial" w:cs="Arial"/>
                  <w:color w:val="000000"/>
                  <w:sz w:val="20"/>
                </w:rPr>
                <w:delText>FRS-CH-REP-16.2.8-02-02,</w:delText>
              </w:r>
            </w:del>
            <w:del w:id="1411" w:author="Kanungo, Kalpak (Cognizant)" w:date="2026-05-22T15:30:00Z" w16du:dateUtc="2026-05-22T10:00:00Z">
              <w:r w:rsidDel="0081372E">
                <w:rPr>
                  <w:rFonts w:eastAsia="Arial" w:cs="Arial"/>
                  <w:color w:val="000000"/>
                  <w:sz w:val="20"/>
                </w:rPr>
                <w:delText>FRS-CH-REP-008-002</w:delText>
              </w:r>
            </w:del>
            <w:r>
              <w:rPr>
                <w:rFonts w:eastAsia="Arial" w:cs="Arial"/>
                <w:color w:val="000000"/>
                <w:sz w:val="20"/>
              </w:rPr>
              <w:t>,FRS-CH-REP-009-002,FRS-R-04-001,FRS-R-05-001, FRS-R-08-001,FRS-R-046-001,FRS-CH-REP-010-02,FRS-CH-SF-EVAL-086-02,FRS-CH-REG-AUD-004-02,</w:t>
            </w:r>
            <w:r>
              <w:rPr>
                <w:rFonts w:ascii="Segoe UI" w:eastAsia="Segoe UI" w:hAnsi="Segoe UI" w:cs="Segoe UI"/>
                <w:color w:val="000000"/>
                <w:sz w:val="20"/>
                <w:highlight w:val="white"/>
              </w:rPr>
              <w:t xml:space="preserve"> </w:t>
            </w:r>
            <w:r>
              <w:rPr>
                <w:rFonts w:eastAsia="Arial" w:cs="Arial"/>
                <w:color w:val="000000"/>
                <w:sz w:val="20"/>
                <w:highlight w:val="white"/>
              </w:rPr>
              <w:t>FRS-CH-REG-AUD-005-02</w:t>
            </w:r>
            <w:r>
              <w:rPr>
                <w:rFonts w:eastAsia="Arial" w:cs="Arial"/>
                <w:color w:val="000000"/>
                <w:sz w:val="20"/>
              </w:rPr>
              <w:t>,FRS-CH-REP-011-02</w:t>
            </w:r>
          </w:p>
        </w:tc>
      </w:tr>
      <w:tr w:rsidR="004613D1" w:rsidDel="00833A4F" w14:paraId="2D6C187B" w14:textId="4D0AE700" w:rsidTr="00176215">
        <w:trPr>
          <w:trHeight w:val="300"/>
          <w:del w:id="1412" w:author="Kanungo, Kalpak (Cognizant)" w:date="2026-05-22T15:25:00Z"/>
          <w:trPrChange w:id="1413"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414"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73" w14:textId="7E656F22" w:rsidR="004613D1" w:rsidDel="00833A4F" w:rsidRDefault="00B42D70">
            <w:pPr>
              <w:pBdr>
                <w:top w:val="nil"/>
                <w:left w:val="nil"/>
                <w:bottom w:val="nil"/>
                <w:right w:val="nil"/>
              </w:pBdr>
              <w:rPr>
                <w:del w:id="1415" w:author="Kanungo, Kalpak (Cognizant)" w:date="2026-05-22T15:25:00Z" w16du:dateUtc="2026-05-22T09:55:00Z"/>
              </w:rPr>
            </w:pPr>
            <w:del w:id="1416" w:author="Kanungo, Kalpak (Cognizant)" w:date="2026-05-22T15:25:00Z" w16du:dateUtc="2026-05-22T09:55:00Z">
              <w:r w:rsidDel="00833A4F">
                <w:rPr>
                  <w:rFonts w:eastAsia="Arial" w:cs="Arial"/>
                  <w:color w:val="000000"/>
                  <w:sz w:val="20"/>
                </w:rPr>
                <w:delText>DS-CH-RS-DETAIL-005</w:delText>
              </w:r>
            </w:del>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417"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874" w14:textId="11B979E3" w:rsidR="004613D1" w:rsidDel="00833A4F" w:rsidRDefault="00B42D70">
            <w:pPr>
              <w:pBdr>
                <w:top w:val="nil"/>
                <w:left w:val="nil"/>
                <w:bottom w:val="nil"/>
                <w:right w:val="nil"/>
              </w:pBdr>
              <w:rPr>
                <w:del w:id="1418" w:author="Kanungo, Kalpak (Cognizant)" w:date="2026-05-22T15:25:00Z" w16du:dateUtc="2026-05-22T09:55:00Z"/>
              </w:rPr>
            </w:pPr>
            <w:del w:id="1419" w:author="Kanungo, Kalpak (Cognizant)" w:date="2026-05-22T15:25:00Z" w16du:dateUtc="2026-05-22T09:55:00Z">
              <w:r w:rsidDel="00833A4F">
                <w:rPr>
                  <w:rFonts w:eastAsia="Arial" w:cs="Arial"/>
                  <w:color w:val="000000"/>
                  <w:sz w:val="20"/>
                </w:rPr>
                <w:delText>The system shall be configured with a single report – ‘Complaint Detailed Report’ for a complaint record.</w:delText>
              </w:r>
            </w:del>
          </w:p>
          <w:p w14:paraId="2D6C1875" w14:textId="0CEBECD6" w:rsidR="004613D1" w:rsidDel="00833A4F" w:rsidRDefault="00B42D70">
            <w:pPr>
              <w:pBdr>
                <w:top w:val="nil"/>
                <w:left w:val="nil"/>
                <w:bottom w:val="nil"/>
                <w:right w:val="nil"/>
              </w:pBdr>
              <w:rPr>
                <w:del w:id="1420" w:author="Kanungo, Kalpak (Cognizant)" w:date="2026-05-22T15:25:00Z" w16du:dateUtc="2026-05-22T09:55:00Z"/>
              </w:rPr>
            </w:pPr>
            <w:del w:id="1421" w:author="Kanungo, Kalpak (Cognizant)" w:date="2026-05-22T15:25:00Z" w16du:dateUtc="2026-05-22T09:55:00Z">
              <w:r w:rsidDel="00833A4F">
                <w:rPr>
                  <w:rFonts w:eastAsia="Arial" w:cs="Arial"/>
                  <w:color w:val="000000"/>
                  <w:sz w:val="20"/>
                </w:rPr>
                <w:delText> </w:delText>
              </w:r>
            </w:del>
          </w:p>
          <w:p w14:paraId="2D6C1876" w14:textId="049683F6" w:rsidR="004613D1" w:rsidDel="00833A4F" w:rsidRDefault="00B42D70">
            <w:pPr>
              <w:pBdr>
                <w:top w:val="nil"/>
                <w:left w:val="nil"/>
                <w:bottom w:val="nil"/>
                <w:right w:val="nil"/>
              </w:pBdr>
              <w:rPr>
                <w:del w:id="1422" w:author="Kanungo, Kalpak (Cognizant)" w:date="2026-05-22T15:25:00Z" w16du:dateUtc="2026-05-22T09:55:00Z"/>
              </w:rPr>
            </w:pPr>
            <w:del w:id="1423" w:author="Kanungo, Kalpak (Cognizant)" w:date="2026-05-22T15:25:00Z" w16du:dateUtc="2026-05-22T09:55:00Z">
              <w:r w:rsidDel="00833A4F">
                <w:rPr>
                  <w:rFonts w:eastAsia="Arial" w:cs="Arial"/>
                  <w:color w:val="000000"/>
                  <w:sz w:val="20"/>
                </w:rPr>
                <w:delText>Refer ‘QCM TW_Complaint_Handling_DesignSpec_Reports_Spec’ Section ‘Complaint Detailed Report’</w:delText>
              </w:r>
            </w:del>
          </w:p>
          <w:p w14:paraId="2D6C1877" w14:textId="4DCB7722" w:rsidR="004613D1" w:rsidDel="00833A4F" w:rsidRDefault="00B42D70">
            <w:pPr>
              <w:pBdr>
                <w:top w:val="nil"/>
                <w:left w:val="nil"/>
                <w:bottom w:val="nil"/>
                <w:right w:val="nil"/>
              </w:pBdr>
              <w:rPr>
                <w:del w:id="1424" w:author="Kanungo, Kalpak (Cognizant)" w:date="2026-05-22T15:25:00Z" w16du:dateUtc="2026-05-22T09:55:00Z"/>
              </w:rPr>
            </w:pPr>
            <w:del w:id="1425" w:author="Kanungo, Kalpak (Cognizant)" w:date="2026-05-22T15:25:00Z" w16du:dateUtc="2026-05-22T09:55:00Z">
              <w:r w:rsidDel="00833A4F">
                <w:rPr>
                  <w:rFonts w:eastAsia="Arial" w:cs="Arial"/>
                  <w:color w:val="000000"/>
                  <w:sz w:val="20"/>
                </w:rPr>
                <w:delText> </w:delText>
              </w:r>
            </w:del>
          </w:p>
          <w:p w14:paraId="2D6C1878" w14:textId="2D29791B" w:rsidR="004613D1" w:rsidDel="00833A4F" w:rsidRDefault="00B42D70">
            <w:pPr>
              <w:pBdr>
                <w:top w:val="nil"/>
                <w:left w:val="nil"/>
                <w:bottom w:val="nil"/>
                <w:right w:val="nil"/>
              </w:pBdr>
              <w:rPr>
                <w:del w:id="1426" w:author="Kanungo, Kalpak (Cognizant)" w:date="2026-05-22T15:25:00Z" w16du:dateUtc="2026-05-22T09:55:00Z"/>
              </w:rPr>
            </w:pPr>
            <w:del w:id="1427" w:author="Kanungo, Kalpak (Cognizant)" w:date="2026-05-22T15:25:00Z" w16du:dateUtc="2026-05-22T09:55:00Z">
              <w:r w:rsidDel="00833A4F">
                <w:rPr>
                  <w:rFonts w:eastAsia="Arial" w:cs="Arial"/>
                  <w:color w:val="000000"/>
                  <w:sz w:val="20"/>
                </w:rPr>
                <w:delText>Refer QCM TW_Complaint Handling_DesignSpec_ Appendix – 2 Section ‘Report Class: Complaint’</w:delText>
              </w:r>
            </w:del>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428"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879" w14:textId="4BF29213" w:rsidR="004613D1" w:rsidDel="00833A4F" w:rsidRDefault="00B42D70">
            <w:pPr>
              <w:pBdr>
                <w:top w:val="nil"/>
                <w:left w:val="nil"/>
                <w:bottom w:val="nil"/>
                <w:right w:val="nil"/>
              </w:pBdr>
              <w:jc w:val="center"/>
              <w:rPr>
                <w:del w:id="1429" w:author="Kanungo, Kalpak (Cognizant)" w:date="2026-05-22T15:25:00Z" w16du:dateUtc="2026-05-22T09:55:00Z"/>
              </w:rPr>
            </w:pPr>
            <w:del w:id="1430" w:author="Kanungo, Kalpak (Cognizant)" w:date="2026-05-22T15:25:00Z" w16du:dateUtc="2026-05-22T09:55:00Z">
              <w:r w:rsidDel="00833A4F">
                <w:rPr>
                  <w:rFonts w:eastAsia="Arial" w:cs="Arial"/>
                  <w:color w:val="000000"/>
                  <w:sz w:val="20"/>
                </w:rPr>
                <w:delText>N/A*</w:delText>
              </w:r>
            </w:del>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431"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7A" w14:textId="67CA0ABD" w:rsidR="004613D1" w:rsidDel="00833A4F" w:rsidRDefault="00B42D70">
            <w:pPr>
              <w:pBdr>
                <w:top w:val="nil"/>
                <w:left w:val="nil"/>
                <w:bottom w:val="nil"/>
                <w:right w:val="nil"/>
              </w:pBdr>
              <w:rPr>
                <w:del w:id="1432" w:author="Kanungo, Kalpak (Cognizant)" w:date="2026-05-22T15:25:00Z" w16du:dateUtc="2026-05-22T09:55:00Z"/>
              </w:rPr>
            </w:pPr>
            <w:del w:id="1433" w:author="Kanungo, Kalpak (Cognizant)" w:date="2026-05-22T15:25:00Z" w16du:dateUtc="2026-05-22T09:55:00Z">
              <w:r w:rsidDel="00833A4F">
                <w:rPr>
                  <w:rFonts w:eastAsia="Arial" w:cs="Arial"/>
                  <w:color w:val="000000"/>
                  <w:sz w:val="20"/>
                </w:rPr>
                <w:delText>FRS-CH-REP-004-001</w:delText>
              </w:r>
            </w:del>
          </w:p>
        </w:tc>
      </w:tr>
      <w:tr w:rsidR="004613D1" w14:paraId="2D6C1884" w14:textId="77777777" w:rsidTr="00176215">
        <w:trPr>
          <w:trHeight w:val="300"/>
          <w:trPrChange w:id="1434"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435"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7C" w14:textId="77777777" w:rsidR="004613D1" w:rsidRDefault="00B42D70">
            <w:pPr>
              <w:pBdr>
                <w:top w:val="nil"/>
                <w:left w:val="nil"/>
                <w:bottom w:val="nil"/>
                <w:right w:val="nil"/>
              </w:pBdr>
            </w:pPr>
            <w:r>
              <w:rPr>
                <w:rFonts w:eastAsia="Arial" w:cs="Arial"/>
                <w:color w:val="000000"/>
                <w:sz w:val="20"/>
              </w:rPr>
              <w:t>DS-CH-RS-DETAIL-006</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436"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87D" w14:textId="77777777" w:rsidR="004613D1" w:rsidRDefault="00B42D70">
            <w:pPr>
              <w:pBdr>
                <w:top w:val="nil"/>
                <w:left w:val="nil"/>
                <w:bottom w:val="nil"/>
                <w:right w:val="nil"/>
              </w:pBdr>
            </w:pPr>
            <w:r>
              <w:rPr>
                <w:rFonts w:eastAsia="Arial" w:cs="Arial"/>
                <w:color w:val="000000"/>
                <w:sz w:val="20"/>
              </w:rPr>
              <w:t xml:space="preserve">The system shall be configured with a single report – ‘Parent-Child Complaint Detailed Report’ for a complaint record. </w:t>
            </w:r>
          </w:p>
          <w:p w14:paraId="2D6C187E" w14:textId="77777777" w:rsidR="004613D1" w:rsidRDefault="00B42D70">
            <w:pPr>
              <w:pBdr>
                <w:top w:val="nil"/>
                <w:left w:val="nil"/>
                <w:bottom w:val="nil"/>
                <w:right w:val="nil"/>
              </w:pBdr>
            </w:pPr>
            <w:r>
              <w:rPr>
                <w:rFonts w:eastAsia="Arial" w:cs="Arial"/>
                <w:color w:val="000000"/>
                <w:sz w:val="20"/>
              </w:rPr>
              <w:t> </w:t>
            </w:r>
          </w:p>
          <w:p w14:paraId="2D6C187F" w14:textId="77777777" w:rsidR="004613D1" w:rsidRDefault="00B42D70">
            <w:pPr>
              <w:pBdr>
                <w:top w:val="nil"/>
                <w:left w:val="nil"/>
                <w:bottom w:val="nil"/>
                <w:right w:val="nil"/>
              </w:pBdr>
            </w:pPr>
            <w:r>
              <w:rPr>
                <w:rFonts w:eastAsia="Arial" w:cs="Arial"/>
                <w:color w:val="000000"/>
                <w:sz w:val="20"/>
              </w:rPr>
              <w:t>Refer ‘QCM TW_Complaint_Handling_DesignSpec_Reports_Spec’ Section ‘Parent-Child Complaint Detailed Report’</w:t>
            </w:r>
          </w:p>
          <w:p w14:paraId="2D6C1880" w14:textId="77777777" w:rsidR="004613D1" w:rsidRDefault="00B42D70">
            <w:pPr>
              <w:pBdr>
                <w:top w:val="nil"/>
                <w:left w:val="nil"/>
                <w:bottom w:val="nil"/>
                <w:right w:val="nil"/>
              </w:pBdr>
            </w:pPr>
            <w:r>
              <w:rPr>
                <w:rFonts w:eastAsia="Arial" w:cs="Arial"/>
                <w:color w:val="000000"/>
                <w:sz w:val="20"/>
              </w:rPr>
              <w:t> </w:t>
            </w:r>
          </w:p>
          <w:p w14:paraId="2D6C1881" w14:textId="77777777" w:rsidR="004613D1" w:rsidRDefault="00B42D70">
            <w:pPr>
              <w:pBdr>
                <w:top w:val="nil"/>
                <w:left w:val="nil"/>
                <w:bottom w:val="nil"/>
                <w:right w:val="nil"/>
              </w:pBdr>
            </w:pPr>
            <w:r>
              <w:rPr>
                <w:rFonts w:eastAsia="Arial" w:cs="Arial"/>
                <w:color w:val="000000"/>
                <w:sz w:val="20"/>
              </w:rPr>
              <w:t>Refer QCM TW_Complaint Handling_DesignSpec_ Appendix – 2 Section ‘Report Class: Complaint’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437"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882" w14:textId="77777777" w:rsidR="004613D1" w:rsidRDefault="00B42D70">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438"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83" w14:textId="63161AE6" w:rsidR="004613D1" w:rsidRDefault="00B42D70">
            <w:pPr>
              <w:pBdr>
                <w:top w:val="nil"/>
                <w:left w:val="nil"/>
                <w:bottom w:val="nil"/>
                <w:right w:val="nil"/>
              </w:pBdr>
            </w:pPr>
            <w:del w:id="1439" w:author="Kanungo, Kalpak (Cognizant)" w:date="2026-06-01T15:51:00Z" w16du:dateUtc="2026-06-01T10:21:00Z">
              <w:r w:rsidDel="00696F4E">
                <w:rPr>
                  <w:rFonts w:eastAsia="Arial" w:cs="Arial"/>
                  <w:color w:val="000000"/>
                  <w:sz w:val="20"/>
                </w:rPr>
                <w:delText xml:space="preserve">FRS-CH-REP-16.2.8-02-01, </w:delText>
              </w:r>
            </w:del>
            <w:r>
              <w:rPr>
                <w:rFonts w:eastAsia="Arial" w:cs="Arial"/>
                <w:color w:val="000000"/>
                <w:sz w:val="20"/>
              </w:rPr>
              <w:t>URS-CH-REP-16.2.8-02</w:t>
            </w:r>
            <w:r>
              <w:rPr>
                <w:rFonts w:eastAsia="Arial" w:cs="Arial"/>
                <w:color w:val="000000"/>
                <w:sz w:val="20"/>
              </w:rPr>
              <w:br/>
              <w:t xml:space="preserve"> </w:t>
            </w:r>
          </w:p>
        </w:tc>
      </w:tr>
      <w:tr w:rsidR="004613D1" w:rsidDel="00CB4C15" w14:paraId="2D6C188D" w14:textId="58151245" w:rsidTr="00176215">
        <w:trPr>
          <w:trHeight w:val="300"/>
          <w:del w:id="1440" w:author="Kanungo, Kalpak (Cognizant)" w:date="2026-05-31T13:35:00Z"/>
          <w:trPrChange w:id="1441"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442"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85" w14:textId="0E8669E4" w:rsidR="004613D1" w:rsidDel="00CB4C15" w:rsidRDefault="00B42D70">
            <w:pPr>
              <w:pBdr>
                <w:top w:val="nil"/>
                <w:left w:val="nil"/>
                <w:bottom w:val="nil"/>
                <w:right w:val="nil"/>
              </w:pBdr>
              <w:rPr>
                <w:del w:id="1443" w:author="Kanungo, Kalpak (Cognizant)" w:date="2026-05-31T13:35:00Z" w16du:dateUtc="2026-05-31T08:05:00Z"/>
              </w:rPr>
            </w:pPr>
            <w:del w:id="1444" w:author="Kanungo, Kalpak (Cognizant)" w:date="2026-05-31T13:35:00Z" w16du:dateUtc="2026-05-31T08:05:00Z">
              <w:r w:rsidDel="00CB4C15">
                <w:rPr>
                  <w:rFonts w:eastAsia="Arial" w:cs="Arial"/>
                  <w:color w:val="000000"/>
                  <w:sz w:val="20"/>
                </w:rPr>
                <w:delText>DS-CH-RS-DETAIL-007</w:delText>
              </w:r>
            </w:del>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445"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886" w14:textId="6B3A4C55" w:rsidR="004613D1" w:rsidDel="00CB4C15" w:rsidRDefault="00B42D70">
            <w:pPr>
              <w:pBdr>
                <w:top w:val="nil"/>
                <w:left w:val="nil"/>
                <w:bottom w:val="nil"/>
                <w:right w:val="nil"/>
              </w:pBdr>
              <w:rPr>
                <w:del w:id="1446" w:author="Kanungo, Kalpak (Cognizant)" w:date="2026-05-31T13:35:00Z" w16du:dateUtc="2026-05-31T08:05:00Z"/>
              </w:rPr>
            </w:pPr>
            <w:del w:id="1447" w:author="Kanungo, Kalpak (Cognizant)" w:date="2026-05-31T13:35:00Z" w16du:dateUtc="2026-05-31T08:05:00Z">
              <w:r w:rsidDel="00CB4C15">
                <w:rPr>
                  <w:rFonts w:eastAsia="Arial" w:cs="Arial"/>
                  <w:color w:val="000000"/>
                  <w:sz w:val="20"/>
                </w:rPr>
                <w:delText>The system shall be configured with a single report – ‘Australia Detailed Report’ for an ‘Reg Reporting Australia’ record.</w:delText>
              </w:r>
            </w:del>
          </w:p>
          <w:p w14:paraId="2D6C1887" w14:textId="313FF012" w:rsidR="004613D1" w:rsidDel="00CB4C15" w:rsidRDefault="00B42D70">
            <w:pPr>
              <w:pBdr>
                <w:top w:val="nil"/>
                <w:left w:val="nil"/>
                <w:bottom w:val="nil"/>
                <w:right w:val="nil"/>
              </w:pBdr>
              <w:rPr>
                <w:del w:id="1448" w:author="Kanungo, Kalpak (Cognizant)" w:date="2026-05-31T13:35:00Z" w16du:dateUtc="2026-05-31T08:05:00Z"/>
              </w:rPr>
            </w:pPr>
            <w:del w:id="1449" w:author="Kanungo, Kalpak (Cognizant)" w:date="2026-05-31T13:35:00Z" w16du:dateUtc="2026-05-31T08:05:00Z">
              <w:r w:rsidDel="00CB4C15">
                <w:rPr>
                  <w:rFonts w:eastAsia="Arial" w:cs="Arial"/>
                  <w:color w:val="000000"/>
                  <w:sz w:val="20"/>
                </w:rPr>
                <w:delText> </w:delText>
              </w:r>
            </w:del>
          </w:p>
          <w:p w14:paraId="2D6C1888" w14:textId="2CE152F0" w:rsidR="004613D1" w:rsidDel="00CB4C15" w:rsidRDefault="00B42D70">
            <w:pPr>
              <w:pBdr>
                <w:top w:val="nil"/>
                <w:left w:val="nil"/>
                <w:bottom w:val="nil"/>
                <w:right w:val="nil"/>
              </w:pBdr>
              <w:rPr>
                <w:del w:id="1450" w:author="Kanungo, Kalpak (Cognizant)" w:date="2026-05-31T13:35:00Z" w16du:dateUtc="2026-05-31T08:05:00Z"/>
              </w:rPr>
            </w:pPr>
            <w:del w:id="1451" w:author="Kanungo, Kalpak (Cognizant)" w:date="2026-05-31T13:35:00Z" w16du:dateUtc="2026-05-31T08:05:00Z">
              <w:r w:rsidDel="00CB4C15">
                <w:rPr>
                  <w:rFonts w:eastAsia="Arial" w:cs="Arial"/>
                  <w:color w:val="000000"/>
                  <w:sz w:val="20"/>
                </w:rPr>
                <w:delText>Refer ‘QCM TW_Complaint_Handling_DesignSpec_Reports_Spec’ Section ‘Australia Detailed Report’</w:delText>
              </w:r>
            </w:del>
          </w:p>
          <w:p w14:paraId="2D6C1889" w14:textId="7F266E81" w:rsidR="004613D1" w:rsidDel="00CB4C15" w:rsidRDefault="00B42D70">
            <w:pPr>
              <w:pBdr>
                <w:top w:val="nil"/>
                <w:left w:val="nil"/>
                <w:bottom w:val="nil"/>
                <w:right w:val="nil"/>
              </w:pBdr>
              <w:rPr>
                <w:del w:id="1452" w:author="Kanungo, Kalpak (Cognizant)" w:date="2026-05-31T13:35:00Z" w16du:dateUtc="2026-05-31T08:05:00Z"/>
              </w:rPr>
            </w:pPr>
            <w:del w:id="1453" w:author="Kanungo, Kalpak (Cognizant)" w:date="2026-05-31T13:35:00Z" w16du:dateUtc="2026-05-31T08:05:00Z">
              <w:r w:rsidDel="00CB4C15">
                <w:rPr>
                  <w:rFonts w:eastAsia="Arial" w:cs="Arial"/>
                  <w:color w:val="000000"/>
                  <w:sz w:val="20"/>
                </w:rPr>
                <w:delText> </w:delText>
              </w:r>
            </w:del>
          </w:p>
          <w:p w14:paraId="2D6C188A" w14:textId="092A98CA" w:rsidR="004613D1" w:rsidDel="00CB4C15" w:rsidRDefault="00B42D70">
            <w:pPr>
              <w:pBdr>
                <w:top w:val="nil"/>
                <w:left w:val="nil"/>
                <w:bottom w:val="nil"/>
                <w:right w:val="nil"/>
              </w:pBdr>
              <w:rPr>
                <w:del w:id="1454" w:author="Kanungo, Kalpak (Cognizant)" w:date="2026-05-31T13:35:00Z" w16du:dateUtc="2026-05-31T08:05:00Z"/>
              </w:rPr>
            </w:pPr>
            <w:del w:id="1455" w:author="Kanungo, Kalpak (Cognizant)" w:date="2026-05-31T13:35:00Z" w16du:dateUtc="2026-05-31T08:05:00Z">
              <w:r w:rsidDel="00CB4C15">
                <w:rPr>
                  <w:rFonts w:eastAsia="Arial" w:cs="Arial"/>
                  <w:color w:val="000000"/>
                  <w:sz w:val="20"/>
                </w:rPr>
                <w:lastRenderedPageBreak/>
                <w:delText>Refer QCM TW_Complaint Handling_DesignSpec_ Appendix – 2 Section ‘Report Class: Regulatory’</w:delText>
              </w:r>
            </w:del>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456"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88B" w14:textId="65B976D0" w:rsidR="004613D1" w:rsidDel="00CB4C15" w:rsidRDefault="00B42D70">
            <w:pPr>
              <w:pBdr>
                <w:top w:val="nil"/>
                <w:left w:val="nil"/>
                <w:bottom w:val="nil"/>
                <w:right w:val="nil"/>
              </w:pBdr>
              <w:jc w:val="center"/>
              <w:rPr>
                <w:del w:id="1457" w:author="Kanungo, Kalpak (Cognizant)" w:date="2026-05-31T13:35:00Z" w16du:dateUtc="2026-05-31T08:05:00Z"/>
              </w:rPr>
            </w:pPr>
            <w:del w:id="1458" w:author="Kanungo, Kalpak (Cognizant)" w:date="2026-05-31T13:35:00Z" w16du:dateUtc="2026-05-31T08:05:00Z">
              <w:r w:rsidDel="00CB4C15">
                <w:rPr>
                  <w:rFonts w:eastAsia="Arial" w:cs="Arial"/>
                  <w:color w:val="000000"/>
                  <w:sz w:val="20"/>
                </w:rPr>
                <w:lastRenderedPageBreak/>
                <w:delText>Custom</w:delText>
              </w:r>
            </w:del>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459"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8C" w14:textId="170FE6C7" w:rsidR="004613D1" w:rsidDel="00CB4C15" w:rsidRDefault="00B42D70">
            <w:pPr>
              <w:pBdr>
                <w:top w:val="nil"/>
                <w:left w:val="nil"/>
                <w:bottom w:val="nil"/>
                <w:right w:val="nil"/>
              </w:pBdr>
              <w:rPr>
                <w:del w:id="1460" w:author="Kanungo, Kalpak (Cognizant)" w:date="2026-05-31T13:35:00Z" w16du:dateUtc="2026-05-31T08:05:00Z"/>
              </w:rPr>
            </w:pPr>
            <w:del w:id="1461" w:author="Kanungo, Kalpak (Cognizant)" w:date="2026-05-22T18:32:00Z" w16du:dateUtc="2026-05-22T13:02:00Z">
              <w:r w:rsidDel="00E923F2">
                <w:rPr>
                  <w:rFonts w:eastAsia="Arial" w:cs="Arial"/>
                  <w:color w:val="000000"/>
                  <w:sz w:val="20"/>
                </w:rPr>
                <w:delText>FRS-CH-REP-16.2.8-01-01</w:delText>
              </w:r>
            </w:del>
          </w:p>
        </w:tc>
      </w:tr>
      <w:tr w:rsidR="004613D1" w14:paraId="2D6C1896" w14:textId="77777777" w:rsidTr="00176215">
        <w:trPr>
          <w:trHeight w:val="300"/>
          <w:trPrChange w:id="1462"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463"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8E" w14:textId="77777777" w:rsidR="004613D1" w:rsidRDefault="00B42D70">
            <w:pPr>
              <w:pBdr>
                <w:top w:val="nil"/>
                <w:left w:val="nil"/>
                <w:bottom w:val="nil"/>
                <w:right w:val="nil"/>
              </w:pBdr>
            </w:pPr>
            <w:r>
              <w:rPr>
                <w:rFonts w:eastAsia="Arial" w:cs="Arial"/>
                <w:color w:val="000000"/>
                <w:sz w:val="20"/>
              </w:rPr>
              <w:t>DS-CH-RS-DETAIL-008</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464"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88F" w14:textId="77777777" w:rsidR="004613D1" w:rsidRDefault="00B42D70">
            <w:pPr>
              <w:pBdr>
                <w:top w:val="nil"/>
                <w:left w:val="nil"/>
                <w:bottom w:val="nil"/>
                <w:right w:val="nil"/>
              </w:pBdr>
            </w:pPr>
            <w:r>
              <w:rPr>
                <w:rFonts w:eastAsia="Arial" w:cs="Arial"/>
                <w:color w:val="000000"/>
                <w:sz w:val="20"/>
              </w:rPr>
              <w:t>The system shall be configured with a single report – ‘Canada Detailed Report’ for a ‘Reg Reporting Canada’ record.</w:t>
            </w:r>
          </w:p>
          <w:p w14:paraId="2D6C1890" w14:textId="77777777" w:rsidR="004613D1" w:rsidRDefault="00B42D70">
            <w:pPr>
              <w:pBdr>
                <w:top w:val="nil"/>
                <w:left w:val="nil"/>
                <w:bottom w:val="nil"/>
                <w:right w:val="nil"/>
              </w:pBdr>
            </w:pPr>
            <w:r>
              <w:rPr>
                <w:rFonts w:eastAsia="Arial" w:cs="Arial"/>
                <w:color w:val="000000"/>
                <w:sz w:val="20"/>
              </w:rPr>
              <w:t> </w:t>
            </w:r>
          </w:p>
          <w:p w14:paraId="2D6C1891" w14:textId="77777777" w:rsidR="004613D1" w:rsidRDefault="00B42D70">
            <w:pPr>
              <w:pBdr>
                <w:top w:val="nil"/>
                <w:left w:val="nil"/>
                <w:bottom w:val="nil"/>
                <w:right w:val="nil"/>
              </w:pBdr>
            </w:pPr>
            <w:r>
              <w:rPr>
                <w:rFonts w:eastAsia="Arial" w:cs="Arial"/>
                <w:color w:val="000000"/>
                <w:sz w:val="20"/>
              </w:rPr>
              <w:t>Refer ‘QCM TW_Complaint_Handling_DesignSpec_Reports_Spec’ Section ‘Canada Detailed Report’</w:t>
            </w:r>
          </w:p>
          <w:p w14:paraId="2D6C1892" w14:textId="77777777" w:rsidR="004613D1" w:rsidRDefault="00B42D70">
            <w:pPr>
              <w:pBdr>
                <w:top w:val="nil"/>
                <w:left w:val="nil"/>
                <w:bottom w:val="nil"/>
                <w:right w:val="nil"/>
              </w:pBdr>
            </w:pPr>
            <w:r>
              <w:rPr>
                <w:rFonts w:eastAsia="Arial" w:cs="Arial"/>
                <w:color w:val="000000"/>
                <w:sz w:val="20"/>
              </w:rPr>
              <w:t> </w:t>
            </w:r>
          </w:p>
          <w:p w14:paraId="2D6C1893" w14:textId="77777777" w:rsidR="004613D1" w:rsidRDefault="00B42D70">
            <w:pPr>
              <w:pBdr>
                <w:top w:val="nil"/>
                <w:left w:val="nil"/>
                <w:bottom w:val="nil"/>
                <w:right w:val="nil"/>
              </w:pBdr>
            </w:pPr>
            <w:r>
              <w:rPr>
                <w:rFonts w:eastAsia="Arial" w:cs="Arial"/>
                <w:color w:val="000000"/>
                <w:sz w:val="20"/>
              </w:rPr>
              <w:t>Refer QCM TW_Complaint Handling_DesignSpec_ Appendix – 2 Section ‘Report Class: Regulatory’</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465"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894" w14:textId="77777777" w:rsidR="004613D1" w:rsidRDefault="00B42D70">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466"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95" w14:textId="698B2F03" w:rsidR="004613D1" w:rsidRDefault="00B42D70">
            <w:pPr>
              <w:pBdr>
                <w:top w:val="nil"/>
                <w:left w:val="nil"/>
                <w:bottom w:val="nil"/>
                <w:right w:val="nil"/>
              </w:pBdr>
            </w:pPr>
            <w:r>
              <w:rPr>
                <w:rFonts w:eastAsia="Arial" w:cs="Arial"/>
                <w:color w:val="000000"/>
                <w:sz w:val="20"/>
              </w:rPr>
              <w:t>FRS-CH-REP-16.2.8-01-02</w:t>
            </w:r>
          </w:p>
        </w:tc>
      </w:tr>
      <w:tr w:rsidR="004613D1" w:rsidDel="00037BD1" w14:paraId="2D6C189F" w14:textId="3DE5EA43" w:rsidTr="00176215">
        <w:trPr>
          <w:trHeight w:val="300"/>
          <w:del w:id="1467" w:author="Kanungo, Kalpak (Cognizant)" w:date="2026-05-31T13:38:00Z"/>
          <w:trPrChange w:id="1468"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469"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97" w14:textId="59C5101D" w:rsidR="004613D1" w:rsidDel="00037BD1" w:rsidRDefault="00B42D70">
            <w:pPr>
              <w:pBdr>
                <w:top w:val="nil"/>
                <w:left w:val="nil"/>
                <w:bottom w:val="nil"/>
                <w:right w:val="nil"/>
              </w:pBdr>
              <w:rPr>
                <w:del w:id="1470" w:author="Kanungo, Kalpak (Cognizant)" w:date="2026-05-31T13:38:00Z" w16du:dateUtc="2026-05-31T08:08:00Z"/>
              </w:rPr>
            </w:pPr>
            <w:del w:id="1471" w:author="Kanungo, Kalpak (Cognizant)" w:date="2026-05-31T13:38:00Z" w16du:dateUtc="2026-05-31T08:08:00Z">
              <w:r w:rsidDel="00037BD1">
                <w:rPr>
                  <w:rFonts w:eastAsia="Arial" w:cs="Arial"/>
                  <w:color w:val="000000"/>
                  <w:sz w:val="20"/>
                </w:rPr>
                <w:delText>DS-CH-RS-DETAIL-009</w:delText>
              </w:r>
            </w:del>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472"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898" w14:textId="692FCD70" w:rsidR="004613D1" w:rsidDel="00037BD1" w:rsidRDefault="00B42D70">
            <w:pPr>
              <w:pBdr>
                <w:top w:val="nil"/>
                <w:left w:val="nil"/>
                <w:bottom w:val="nil"/>
                <w:right w:val="nil"/>
              </w:pBdr>
              <w:rPr>
                <w:del w:id="1473" w:author="Kanungo, Kalpak (Cognizant)" w:date="2026-05-31T13:38:00Z" w16du:dateUtc="2026-05-31T08:08:00Z"/>
              </w:rPr>
            </w:pPr>
            <w:del w:id="1474" w:author="Kanungo, Kalpak (Cognizant)" w:date="2026-05-31T13:38:00Z" w16du:dateUtc="2026-05-31T08:08:00Z">
              <w:r w:rsidDel="00037BD1">
                <w:rPr>
                  <w:rFonts w:eastAsia="Arial" w:cs="Arial"/>
                  <w:color w:val="000000"/>
                  <w:sz w:val="20"/>
                </w:rPr>
                <w:delText>The system shall be configured with a single report – ‘China Detailed Report’ for a ‘Reg Reporting China’ record.</w:delText>
              </w:r>
            </w:del>
          </w:p>
          <w:p w14:paraId="2D6C1899" w14:textId="31A63B20" w:rsidR="004613D1" w:rsidDel="00037BD1" w:rsidRDefault="00B42D70">
            <w:pPr>
              <w:pBdr>
                <w:top w:val="nil"/>
                <w:left w:val="nil"/>
                <w:bottom w:val="nil"/>
                <w:right w:val="nil"/>
              </w:pBdr>
              <w:rPr>
                <w:del w:id="1475" w:author="Kanungo, Kalpak (Cognizant)" w:date="2026-05-31T13:38:00Z" w16du:dateUtc="2026-05-31T08:08:00Z"/>
              </w:rPr>
            </w:pPr>
            <w:del w:id="1476" w:author="Kanungo, Kalpak (Cognizant)" w:date="2026-05-31T13:38:00Z" w16du:dateUtc="2026-05-31T08:08:00Z">
              <w:r w:rsidDel="00037BD1">
                <w:rPr>
                  <w:rFonts w:eastAsia="Arial" w:cs="Arial"/>
                  <w:color w:val="000000"/>
                  <w:sz w:val="20"/>
                </w:rPr>
                <w:delText> </w:delText>
              </w:r>
            </w:del>
          </w:p>
          <w:p w14:paraId="2D6C189A" w14:textId="48A03055" w:rsidR="004613D1" w:rsidDel="00037BD1" w:rsidRDefault="00B42D70">
            <w:pPr>
              <w:pBdr>
                <w:top w:val="nil"/>
                <w:left w:val="nil"/>
                <w:bottom w:val="nil"/>
                <w:right w:val="nil"/>
              </w:pBdr>
              <w:rPr>
                <w:del w:id="1477" w:author="Kanungo, Kalpak (Cognizant)" w:date="2026-05-31T13:38:00Z" w16du:dateUtc="2026-05-31T08:08:00Z"/>
              </w:rPr>
            </w:pPr>
            <w:del w:id="1478" w:author="Kanungo, Kalpak (Cognizant)" w:date="2026-05-31T13:38:00Z" w16du:dateUtc="2026-05-31T08:08:00Z">
              <w:r w:rsidDel="00037BD1">
                <w:rPr>
                  <w:rFonts w:eastAsia="Arial" w:cs="Arial"/>
                  <w:color w:val="000000"/>
                  <w:sz w:val="20"/>
                </w:rPr>
                <w:delText>Refer ‘QCM TW_Complaint_Handling_DesignSpec_Reports_Spec’ Section ‘China Detailed Report’</w:delText>
              </w:r>
            </w:del>
          </w:p>
          <w:p w14:paraId="2D6C189B" w14:textId="5BCD7168" w:rsidR="004613D1" w:rsidDel="00037BD1" w:rsidRDefault="00B42D70">
            <w:pPr>
              <w:pBdr>
                <w:top w:val="nil"/>
                <w:left w:val="nil"/>
                <w:bottom w:val="nil"/>
                <w:right w:val="nil"/>
              </w:pBdr>
              <w:rPr>
                <w:del w:id="1479" w:author="Kanungo, Kalpak (Cognizant)" w:date="2026-05-31T13:38:00Z" w16du:dateUtc="2026-05-31T08:08:00Z"/>
              </w:rPr>
            </w:pPr>
            <w:del w:id="1480" w:author="Kanungo, Kalpak (Cognizant)" w:date="2026-05-31T13:38:00Z" w16du:dateUtc="2026-05-31T08:08:00Z">
              <w:r w:rsidDel="00037BD1">
                <w:rPr>
                  <w:rFonts w:eastAsia="Arial" w:cs="Arial"/>
                  <w:color w:val="000000"/>
                  <w:sz w:val="20"/>
                </w:rPr>
                <w:delText> </w:delText>
              </w:r>
            </w:del>
          </w:p>
          <w:p w14:paraId="2D6C189C" w14:textId="3F7C511A" w:rsidR="004613D1" w:rsidDel="00037BD1" w:rsidRDefault="00B42D70">
            <w:pPr>
              <w:pBdr>
                <w:top w:val="nil"/>
                <w:left w:val="nil"/>
                <w:bottom w:val="nil"/>
                <w:right w:val="nil"/>
              </w:pBdr>
              <w:rPr>
                <w:del w:id="1481" w:author="Kanungo, Kalpak (Cognizant)" w:date="2026-05-31T13:38:00Z" w16du:dateUtc="2026-05-31T08:08:00Z"/>
              </w:rPr>
            </w:pPr>
            <w:del w:id="1482" w:author="Kanungo, Kalpak (Cognizant)" w:date="2026-05-31T13:38:00Z" w16du:dateUtc="2026-05-31T08:08:00Z">
              <w:r w:rsidDel="00037BD1">
                <w:rPr>
                  <w:rFonts w:eastAsia="Arial" w:cs="Arial"/>
                  <w:color w:val="000000"/>
                  <w:sz w:val="20"/>
                </w:rPr>
                <w:delText>Refer QCM TW_Complaint Handling_DesignSpec_ Appendix – 2 Section ‘Report Class: Regulatory’</w:delText>
              </w:r>
            </w:del>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483"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89D" w14:textId="7CB33565" w:rsidR="004613D1" w:rsidDel="00037BD1" w:rsidRDefault="00B42D70">
            <w:pPr>
              <w:pBdr>
                <w:top w:val="nil"/>
                <w:left w:val="nil"/>
                <w:bottom w:val="nil"/>
                <w:right w:val="nil"/>
              </w:pBdr>
              <w:jc w:val="center"/>
              <w:rPr>
                <w:del w:id="1484" w:author="Kanungo, Kalpak (Cognizant)" w:date="2026-05-31T13:38:00Z" w16du:dateUtc="2026-05-31T08:08:00Z"/>
              </w:rPr>
            </w:pPr>
            <w:del w:id="1485" w:author="Kanungo, Kalpak (Cognizant)" w:date="2026-05-31T13:38:00Z" w16du:dateUtc="2026-05-31T08:08:00Z">
              <w:r w:rsidDel="00037BD1">
                <w:rPr>
                  <w:rFonts w:eastAsia="Arial" w:cs="Arial"/>
                  <w:color w:val="000000"/>
                  <w:sz w:val="20"/>
                </w:rPr>
                <w:delText>Custom</w:delText>
              </w:r>
            </w:del>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486"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9E" w14:textId="61776EE3" w:rsidR="004613D1" w:rsidDel="00037BD1" w:rsidRDefault="00B42D70">
            <w:pPr>
              <w:pBdr>
                <w:top w:val="nil"/>
                <w:left w:val="nil"/>
                <w:bottom w:val="nil"/>
                <w:right w:val="nil"/>
              </w:pBdr>
              <w:rPr>
                <w:del w:id="1487" w:author="Kanungo, Kalpak (Cognizant)" w:date="2026-05-31T13:38:00Z" w16du:dateUtc="2026-05-31T08:08:00Z"/>
              </w:rPr>
            </w:pPr>
            <w:del w:id="1488" w:author="Kanungo, Kalpak (Cognizant)" w:date="2026-05-22T18:33:00Z" w16du:dateUtc="2026-05-22T13:03:00Z">
              <w:r w:rsidDel="00E3372F">
                <w:rPr>
                  <w:rFonts w:eastAsia="Arial" w:cs="Arial"/>
                  <w:color w:val="000000"/>
                  <w:sz w:val="20"/>
                </w:rPr>
                <w:delText>FRS-CH-REP-16.2.8-01-03</w:delText>
              </w:r>
            </w:del>
          </w:p>
        </w:tc>
      </w:tr>
      <w:tr w:rsidR="004613D1" w:rsidDel="001E6E49" w14:paraId="2D6C18A8" w14:textId="6C1A8ADF" w:rsidTr="00176215">
        <w:trPr>
          <w:trHeight w:val="300"/>
          <w:del w:id="1489" w:author="Kanungo, Kalpak (Cognizant)" w:date="2026-06-01T12:48:00Z" w16du:dateUtc="2026-06-01T07:18:00Z"/>
          <w:trPrChange w:id="1490"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491"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A0" w14:textId="7E126D40" w:rsidR="004613D1" w:rsidDel="001E6E49" w:rsidRDefault="00B42D70">
            <w:pPr>
              <w:pBdr>
                <w:top w:val="nil"/>
                <w:left w:val="nil"/>
                <w:bottom w:val="nil"/>
                <w:right w:val="nil"/>
              </w:pBdr>
              <w:rPr>
                <w:del w:id="1492" w:author="Kanungo, Kalpak (Cognizant)" w:date="2026-06-01T12:48:00Z" w16du:dateUtc="2026-06-01T07:18:00Z"/>
              </w:rPr>
            </w:pPr>
            <w:del w:id="1493" w:author="Kanungo, Kalpak (Cognizant)" w:date="2026-06-01T12:48:00Z" w16du:dateUtc="2026-06-01T07:18:00Z">
              <w:r w:rsidDel="001E6E49">
                <w:rPr>
                  <w:rFonts w:eastAsia="Arial" w:cs="Arial"/>
                  <w:color w:val="000000"/>
                  <w:sz w:val="20"/>
                </w:rPr>
                <w:delText>DS-CH-RS-DETAIL-010</w:delText>
              </w:r>
            </w:del>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494"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8A1" w14:textId="355A7326" w:rsidR="004613D1" w:rsidDel="001E6E49" w:rsidRDefault="00B42D70">
            <w:pPr>
              <w:pBdr>
                <w:top w:val="nil"/>
                <w:left w:val="nil"/>
                <w:bottom w:val="nil"/>
                <w:right w:val="nil"/>
              </w:pBdr>
              <w:rPr>
                <w:del w:id="1495" w:author="Kanungo, Kalpak (Cognizant)" w:date="2026-06-01T12:48:00Z" w16du:dateUtc="2026-06-01T07:18:00Z"/>
              </w:rPr>
            </w:pPr>
            <w:del w:id="1496" w:author="Kanungo, Kalpak (Cognizant)" w:date="2026-06-01T12:48:00Z" w16du:dateUtc="2026-06-01T07:18:00Z">
              <w:r w:rsidDel="001E6E49">
                <w:rPr>
                  <w:rFonts w:eastAsia="Arial" w:cs="Arial"/>
                  <w:color w:val="000000"/>
                  <w:sz w:val="20"/>
                </w:rPr>
                <w:delText>The system shall be configured with a single report – ‘General Detailed Report’ for a ‘Reg Reporting General’ record.</w:delText>
              </w:r>
            </w:del>
          </w:p>
          <w:p w14:paraId="2D6C18A2" w14:textId="288C3FD5" w:rsidR="004613D1" w:rsidDel="001E6E49" w:rsidRDefault="00B42D70">
            <w:pPr>
              <w:pBdr>
                <w:top w:val="nil"/>
                <w:left w:val="nil"/>
                <w:bottom w:val="nil"/>
                <w:right w:val="nil"/>
              </w:pBdr>
              <w:rPr>
                <w:del w:id="1497" w:author="Kanungo, Kalpak (Cognizant)" w:date="2026-06-01T12:48:00Z" w16du:dateUtc="2026-06-01T07:18:00Z"/>
              </w:rPr>
            </w:pPr>
            <w:del w:id="1498" w:author="Kanungo, Kalpak (Cognizant)" w:date="2026-06-01T12:48:00Z" w16du:dateUtc="2026-06-01T07:18:00Z">
              <w:r w:rsidDel="001E6E49">
                <w:rPr>
                  <w:rFonts w:eastAsia="Arial" w:cs="Arial"/>
                  <w:color w:val="000000"/>
                  <w:sz w:val="20"/>
                </w:rPr>
                <w:delText> </w:delText>
              </w:r>
            </w:del>
          </w:p>
          <w:p w14:paraId="2D6C18A3" w14:textId="7E3200CD" w:rsidR="004613D1" w:rsidDel="001E6E49" w:rsidRDefault="00B42D70">
            <w:pPr>
              <w:pBdr>
                <w:top w:val="nil"/>
                <w:left w:val="nil"/>
                <w:bottom w:val="nil"/>
                <w:right w:val="nil"/>
              </w:pBdr>
              <w:rPr>
                <w:del w:id="1499" w:author="Kanungo, Kalpak (Cognizant)" w:date="2026-06-01T12:48:00Z" w16du:dateUtc="2026-06-01T07:18:00Z"/>
              </w:rPr>
            </w:pPr>
            <w:del w:id="1500" w:author="Kanungo, Kalpak (Cognizant)" w:date="2026-06-01T12:48:00Z" w16du:dateUtc="2026-06-01T07:18:00Z">
              <w:r w:rsidDel="001E6E49">
                <w:rPr>
                  <w:rFonts w:eastAsia="Arial" w:cs="Arial"/>
                  <w:color w:val="000000"/>
                  <w:sz w:val="20"/>
                </w:rPr>
                <w:delText>Refer ‘QCM TW_Complaint_Handling_DesignSpec_Reports_Spec’ Section ‘General Detailed Report’</w:delText>
              </w:r>
            </w:del>
          </w:p>
          <w:p w14:paraId="2D6C18A4" w14:textId="75F0FE26" w:rsidR="004613D1" w:rsidDel="001E6E49" w:rsidRDefault="00B42D70">
            <w:pPr>
              <w:pBdr>
                <w:top w:val="nil"/>
                <w:left w:val="nil"/>
                <w:bottom w:val="nil"/>
                <w:right w:val="nil"/>
              </w:pBdr>
              <w:rPr>
                <w:del w:id="1501" w:author="Kanungo, Kalpak (Cognizant)" w:date="2026-06-01T12:48:00Z" w16du:dateUtc="2026-06-01T07:18:00Z"/>
              </w:rPr>
            </w:pPr>
            <w:del w:id="1502" w:author="Kanungo, Kalpak (Cognizant)" w:date="2026-06-01T12:48:00Z" w16du:dateUtc="2026-06-01T07:18:00Z">
              <w:r w:rsidDel="001E6E49">
                <w:rPr>
                  <w:rFonts w:eastAsia="Arial" w:cs="Arial"/>
                  <w:color w:val="000000"/>
                  <w:sz w:val="20"/>
                </w:rPr>
                <w:delText> </w:delText>
              </w:r>
            </w:del>
          </w:p>
          <w:p w14:paraId="2D6C18A5" w14:textId="3B21832B" w:rsidR="004613D1" w:rsidDel="001E6E49" w:rsidRDefault="00B42D70">
            <w:pPr>
              <w:pBdr>
                <w:top w:val="nil"/>
                <w:left w:val="nil"/>
                <w:bottom w:val="nil"/>
                <w:right w:val="nil"/>
              </w:pBdr>
              <w:rPr>
                <w:del w:id="1503" w:author="Kanungo, Kalpak (Cognizant)" w:date="2026-06-01T12:48:00Z" w16du:dateUtc="2026-06-01T07:18:00Z"/>
              </w:rPr>
            </w:pPr>
            <w:del w:id="1504" w:author="Kanungo, Kalpak (Cognizant)" w:date="2026-06-01T12:48:00Z" w16du:dateUtc="2026-06-01T07:18:00Z">
              <w:r w:rsidDel="001E6E49">
                <w:rPr>
                  <w:rFonts w:eastAsia="Arial" w:cs="Arial"/>
                  <w:color w:val="000000"/>
                  <w:sz w:val="20"/>
                </w:rPr>
                <w:delText>Refer QCM TW_Complaint Handling_DesignSpec_ Appendix – 2 Section ‘Report Class: Regulatory’</w:delText>
              </w:r>
            </w:del>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505"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8A6" w14:textId="32E86178" w:rsidR="004613D1" w:rsidDel="001E6E49" w:rsidRDefault="00B42D70">
            <w:pPr>
              <w:pBdr>
                <w:top w:val="nil"/>
                <w:left w:val="nil"/>
                <w:bottom w:val="nil"/>
                <w:right w:val="nil"/>
              </w:pBdr>
              <w:jc w:val="center"/>
              <w:rPr>
                <w:del w:id="1506" w:author="Kanungo, Kalpak (Cognizant)" w:date="2026-06-01T12:48:00Z" w16du:dateUtc="2026-06-01T07:18:00Z"/>
              </w:rPr>
            </w:pPr>
            <w:del w:id="1507" w:author="Kanungo, Kalpak (Cognizant)" w:date="2026-06-01T12:48:00Z" w16du:dateUtc="2026-06-01T07:18:00Z">
              <w:r w:rsidDel="001E6E49">
                <w:rPr>
                  <w:rFonts w:eastAsia="Arial" w:cs="Arial"/>
                  <w:color w:val="000000"/>
                  <w:sz w:val="20"/>
                </w:rPr>
                <w:delText>Custom</w:delText>
              </w:r>
            </w:del>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508"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A7" w14:textId="17EFF86F" w:rsidR="004613D1" w:rsidDel="001E6E49" w:rsidRDefault="00B42D70">
            <w:pPr>
              <w:pBdr>
                <w:top w:val="nil"/>
                <w:left w:val="nil"/>
                <w:bottom w:val="nil"/>
                <w:right w:val="nil"/>
              </w:pBdr>
              <w:rPr>
                <w:del w:id="1509" w:author="Kanungo, Kalpak (Cognizant)" w:date="2026-06-01T12:48:00Z" w16du:dateUtc="2026-06-01T07:18:00Z"/>
              </w:rPr>
            </w:pPr>
            <w:del w:id="1510" w:author="Kanungo, Kalpak (Cognizant)" w:date="2026-05-22T18:33:00Z" w16du:dateUtc="2026-05-22T13:03:00Z">
              <w:r w:rsidDel="00E3372F">
                <w:rPr>
                  <w:rFonts w:eastAsia="Arial" w:cs="Arial"/>
                  <w:color w:val="000000"/>
                  <w:sz w:val="20"/>
                </w:rPr>
                <w:delText>FRS-CH-REP-16.2.8-01-05</w:delText>
              </w:r>
            </w:del>
          </w:p>
        </w:tc>
      </w:tr>
      <w:tr w:rsidR="004613D1" w:rsidDel="007F79C6" w14:paraId="2D6C18B1" w14:textId="175B6CC1" w:rsidTr="00176215">
        <w:trPr>
          <w:trHeight w:val="300"/>
          <w:del w:id="1511" w:author="Kanungo, Kalpak (Cognizant)" w:date="2026-06-01T12:46:00Z" w16du:dateUtc="2026-06-01T07:16:00Z"/>
          <w:trPrChange w:id="1512"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513"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A9" w14:textId="2F59D7EA" w:rsidR="004613D1" w:rsidDel="007F79C6" w:rsidRDefault="00B42D70">
            <w:pPr>
              <w:pBdr>
                <w:top w:val="nil"/>
                <w:left w:val="nil"/>
                <w:bottom w:val="nil"/>
                <w:right w:val="nil"/>
              </w:pBdr>
              <w:rPr>
                <w:del w:id="1514" w:author="Kanungo, Kalpak (Cognizant)" w:date="2026-06-01T12:46:00Z" w16du:dateUtc="2026-06-01T07:16:00Z"/>
              </w:rPr>
            </w:pPr>
            <w:commentRangeStart w:id="1515"/>
            <w:del w:id="1516" w:author="Kanungo, Kalpak (Cognizant)" w:date="2026-06-01T12:46:00Z" w16du:dateUtc="2026-06-01T07:16:00Z">
              <w:r w:rsidDel="007F79C6">
                <w:rPr>
                  <w:rFonts w:eastAsia="Arial" w:cs="Arial"/>
                  <w:color w:val="000000"/>
                  <w:sz w:val="20"/>
                </w:rPr>
                <w:delText>DS-CH-RS-DETAIL-011</w:delText>
              </w:r>
              <w:commentRangeEnd w:id="1515"/>
              <w:r w:rsidR="00D91171" w:rsidDel="007F79C6">
                <w:rPr>
                  <w:rStyle w:val="CommentReference"/>
                  <w:sz w:val="18"/>
                  <w:szCs w:val="24"/>
                </w:rPr>
                <w:commentReference w:id="1515"/>
              </w:r>
            </w:del>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517"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8AA" w14:textId="7ECA9336" w:rsidR="004613D1" w:rsidDel="007F79C6" w:rsidRDefault="00B42D70">
            <w:pPr>
              <w:pBdr>
                <w:top w:val="nil"/>
                <w:left w:val="nil"/>
                <w:bottom w:val="nil"/>
                <w:right w:val="nil"/>
              </w:pBdr>
              <w:rPr>
                <w:del w:id="1518" w:author="Kanungo, Kalpak (Cognizant)" w:date="2026-06-01T12:46:00Z" w16du:dateUtc="2026-06-01T07:16:00Z"/>
              </w:rPr>
            </w:pPr>
            <w:del w:id="1519" w:author="Kanungo, Kalpak (Cognizant)" w:date="2026-06-01T12:46:00Z" w16du:dateUtc="2026-06-01T07:16:00Z">
              <w:r w:rsidDel="007F79C6">
                <w:rPr>
                  <w:rFonts w:eastAsia="Arial" w:cs="Arial"/>
                  <w:color w:val="000000"/>
                  <w:sz w:val="20"/>
                </w:rPr>
                <w:delText>The system shall be configured with a single report – ‘Singapore Detailed Report’ for a ‘Reg Reporting Singapore’ record.</w:delText>
              </w:r>
            </w:del>
          </w:p>
          <w:p w14:paraId="2D6C18AB" w14:textId="5D88FC60" w:rsidR="004613D1" w:rsidDel="007F79C6" w:rsidRDefault="00B42D70">
            <w:pPr>
              <w:pBdr>
                <w:top w:val="nil"/>
                <w:left w:val="nil"/>
                <w:bottom w:val="nil"/>
                <w:right w:val="nil"/>
              </w:pBdr>
              <w:rPr>
                <w:del w:id="1520" w:author="Kanungo, Kalpak (Cognizant)" w:date="2026-06-01T12:46:00Z" w16du:dateUtc="2026-06-01T07:16:00Z"/>
              </w:rPr>
            </w:pPr>
            <w:del w:id="1521" w:author="Kanungo, Kalpak (Cognizant)" w:date="2026-06-01T12:46:00Z" w16du:dateUtc="2026-06-01T07:16:00Z">
              <w:r w:rsidDel="007F79C6">
                <w:rPr>
                  <w:rFonts w:eastAsia="Arial" w:cs="Arial"/>
                  <w:color w:val="000000"/>
                  <w:sz w:val="20"/>
                </w:rPr>
                <w:delText> </w:delText>
              </w:r>
            </w:del>
          </w:p>
          <w:p w14:paraId="2D6C18AC" w14:textId="1A65CE6A" w:rsidR="004613D1" w:rsidDel="007F79C6" w:rsidRDefault="00B42D70">
            <w:pPr>
              <w:pBdr>
                <w:top w:val="nil"/>
                <w:left w:val="nil"/>
                <w:bottom w:val="nil"/>
                <w:right w:val="nil"/>
              </w:pBdr>
              <w:rPr>
                <w:del w:id="1522" w:author="Kanungo, Kalpak (Cognizant)" w:date="2026-06-01T12:46:00Z" w16du:dateUtc="2026-06-01T07:16:00Z"/>
              </w:rPr>
            </w:pPr>
            <w:del w:id="1523" w:author="Kanungo, Kalpak (Cognizant)" w:date="2026-06-01T12:46:00Z" w16du:dateUtc="2026-06-01T07:16:00Z">
              <w:r w:rsidDel="007F79C6">
                <w:rPr>
                  <w:rFonts w:eastAsia="Arial" w:cs="Arial"/>
                  <w:color w:val="000000"/>
                  <w:sz w:val="20"/>
                </w:rPr>
                <w:delText>Refer ‘QCM TW_Complaint_Handling_DesignSpec_Reports_Spec’ Section ‘Singapore Detailed Report’</w:delText>
              </w:r>
            </w:del>
          </w:p>
          <w:p w14:paraId="2D6C18AD" w14:textId="4BB10670" w:rsidR="004613D1" w:rsidDel="007F79C6" w:rsidRDefault="00B42D70">
            <w:pPr>
              <w:pBdr>
                <w:top w:val="nil"/>
                <w:left w:val="nil"/>
                <w:bottom w:val="nil"/>
                <w:right w:val="nil"/>
              </w:pBdr>
              <w:rPr>
                <w:del w:id="1524" w:author="Kanungo, Kalpak (Cognizant)" w:date="2026-06-01T12:46:00Z" w16du:dateUtc="2026-06-01T07:16:00Z"/>
              </w:rPr>
            </w:pPr>
            <w:del w:id="1525" w:author="Kanungo, Kalpak (Cognizant)" w:date="2026-06-01T12:46:00Z" w16du:dateUtc="2026-06-01T07:16:00Z">
              <w:r w:rsidDel="007F79C6">
                <w:rPr>
                  <w:rFonts w:eastAsia="Arial" w:cs="Arial"/>
                  <w:color w:val="000000"/>
                  <w:sz w:val="20"/>
                </w:rPr>
                <w:delText> </w:delText>
              </w:r>
            </w:del>
          </w:p>
          <w:p w14:paraId="2D6C18AE" w14:textId="74231F4C" w:rsidR="004613D1" w:rsidDel="007F79C6" w:rsidRDefault="00B42D70">
            <w:pPr>
              <w:pBdr>
                <w:top w:val="nil"/>
                <w:left w:val="nil"/>
                <w:bottom w:val="nil"/>
                <w:right w:val="nil"/>
              </w:pBdr>
              <w:tabs>
                <w:tab w:val="left" w:pos="2460"/>
              </w:tabs>
              <w:rPr>
                <w:del w:id="1526" w:author="Kanungo, Kalpak (Cognizant)" w:date="2026-06-01T12:46:00Z" w16du:dateUtc="2026-06-01T07:16:00Z"/>
              </w:rPr>
            </w:pPr>
            <w:del w:id="1527" w:author="Kanungo, Kalpak (Cognizant)" w:date="2026-06-01T12:46:00Z" w16du:dateUtc="2026-06-01T07:16:00Z">
              <w:r w:rsidDel="007F79C6">
                <w:rPr>
                  <w:rFonts w:eastAsia="Arial" w:cs="Arial"/>
                  <w:color w:val="000000"/>
                  <w:sz w:val="20"/>
                </w:rPr>
                <w:delText>Refer QCM TW_Complaint Handling_DesignSpec_ Appendix – 2 Section ‘Report Class: Regulatory’</w:delText>
              </w:r>
            </w:del>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528"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8AF" w14:textId="50F98241" w:rsidR="004613D1" w:rsidDel="007F79C6" w:rsidRDefault="00B42D70">
            <w:pPr>
              <w:pBdr>
                <w:top w:val="nil"/>
                <w:left w:val="nil"/>
                <w:bottom w:val="nil"/>
                <w:right w:val="nil"/>
              </w:pBdr>
              <w:jc w:val="center"/>
              <w:rPr>
                <w:del w:id="1529" w:author="Kanungo, Kalpak (Cognizant)" w:date="2026-06-01T12:46:00Z" w16du:dateUtc="2026-06-01T07:16:00Z"/>
              </w:rPr>
            </w:pPr>
            <w:del w:id="1530" w:author="Kanungo, Kalpak (Cognizant)" w:date="2026-06-01T12:46:00Z" w16du:dateUtc="2026-06-01T07:16:00Z">
              <w:r w:rsidDel="007F79C6">
                <w:rPr>
                  <w:rFonts w:eastAsia="Arial" w:cs="Arial"/>
                  <w:color w:val="000000"/>
                  <w:sz w:val="20"/>
                </w:rPr>
                <w:delText>Custom</w:delText>
              </w:r>
            </w:del>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531"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B0" w14:textId="0F06EA69" w:rsidR="004613D1" w:rsidDel="007F79C6" w:rsidRDefault="00B42D70">
            <w:pPr>
              <w:pBdr>
                <w:top w:val="nil"/>
                <w:left w:val="nil"/>
                <w:bottom w:val="nil"/>
                <w:right w:val="nil"/>
              </w:pBdr>
              <w:rPr>
                <w:del w:id="1532" w:author="Kanungo, Kalpak (Cognizant)" w:date="2026-06-01T12:46:00Z" w16du:dateUtc="2026-06-01T07:16:00Z"/>
              </w:rPr>
            </w:pPr>
            <w:del w:id="1533" w:author="Kanungo, Kalpak (Cognizant)" w:date="2026-05-22T18:33:00Z" w16du:dateUtc="2026-05-22T13:03:00Z">
              <w:r w:rsidDel="00E3372F">
                <w:rPr>
                  <w:rFonts w:eastAsia="Arial" w:cs="Arial"/>
                  <w:color w:val="000000"/>
                  <w:sz w:val="20"/>
                </w:rPr>
                <w:delText>FRS-CH-REP-16.2.8-01-04</w:delText>
              </w:r>
            </w:del>
          </w:p>
        </w:tc>
      </w:tr>
      <w:tr w:rsidR="004613D1" w:rsidDel="0045443F" w14:paraId="2D6C18BA" w14:textId="49FBAEC5" w:rsidTr="00176215">
        <w:trPr>
          <w:trHeight w:val="300"/>
          <w:del w:id="1534" w:author="Kanungo, Kalpak (Cognizant)" w:date="2026-06-01T12:49:00Z" w16du:dateUtc="2026-06-01T07:19:00Z"/>
          <w:trPrChange w:id="1535"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536"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B2" w14:textId="571C8548" w:rsidR="004613D1" w:rsidDel="0045443F" w:rsidRDefault="00B42D70">
            <w:pPr>
              <w:pBdr>
                <w:top w:val="nil"/>
                <w:left w:val="nil"/>
                <w:bottom w:val="nil"/>
                <w:right w:val="nil"/>
              </w:pBdr>
              <w:rPr>
                <w:del w:id="1537" w:author="Kanungo, Kalpak (Cognizant)" w:date="2026-06-01T12:49:00Z" w16du:dateUtc="2026-06-01T07:19:00Z"/>
              </w:rPr>
            </w:pPr>
            <w:del w:id="1538" w:author="Kanungo, Kalpak (Cognizant)" w:date="2026-06-01T12:49:00Z" w16du:dateUtc="2026-06-01T07:19:00Z">
              <w:r w:rsidDel="0045443F">
                <w:rPr>
                  <w:rFonts w:eastAsia="Arial" w:cs="Arial"/>
                  <w:color w:val="000000"/>
                  <w:sz w:val="20"/>
                </w:rPr>
                <w:delText>DS-CH-RS-DETAIL-012</w:delText>
              </w:r>
            </w:del>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539"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8B3" w14:textId="24A77FC4" w:rsidR="004613D1" w:rsidDel="0045443F" w:rsidRDefault="00B42D70">
            <w:pPr>
              <w:pBdr>
                <w:top w:val="nil"/>
                <w:left w:val="nil"/>
                <w:bottom w:val="nil"/>
                <w:right w:val="nil"/>
              </w:pBdr>
              <w:rPr>
                <w:del w:id="1540" w:author="Kanungo, Kalpak (Cognizant)" w:date="2026-06-01T12:49:00Z" w16du:dateUtc="2026-06-01T07:19:00Z"/>
              </w:rPr>
            </w:pPr>
            <w:del w:id="1541" w:author="Kanungo, Kalpak (Cognizant)" w:date="2026-06-01T12:49:00Z" w16du:dateUtc="2026-06-01T07:19:00Z">
              <w:r w:rsidDel="0045443F">
                <w:rPr>
                  <w:rFonts w:eastAsia="Arial" w:cs="Arial"/>
                  <w:color w:val="000000"/>
                  <w:sz w:val="20"/>
                </w:rPr>
                <w:delText>The system shall be configured with a single report – ‘MIR Detailed Report’ for a ‘Reg Reporting MIR’ record.</w:delText>
              </w:r>
            </w:del>
          </w:p>
          <w:p w14:paraId="2D6C18B4" w14:textId="6CA8801E" w:rsidR="004613D1" w:rsidDel="0045443F" w:rsidRDefault="00B42D70">
            <w:pPr>
              <w:pBdr>
                <w:top w:val="nil"/>
                <w:left w:val="nil"/>
                <w:bottom w:val="nil"/>
                <w:right w:val="nil"/>
              </w:pBdr>
              <w:rPr>
                <w:del w:id="1542" w:author="Kanungo, Kalpak (Cognizant)" w:date="2026-06-01T12:49:00Z" w16du:dateUtc="2026-06-01T07:19:00Z"/>
              </w:rPr>
            </w:pPr>
            <w:del w:id="1543" w:author="Kanungo, Kalpak (Cognizant)" w:date="2026-06-01T12:49:00Z" w16du:dateUtc="2026-06-01T07:19:00Z">
              <w:r w:rsidDel="0045443F">
                <w:rPr>
                  <w:rFonts w:eastAsia="Arial" w:cs="Arial"/>
                  <w:color w:val="000000"/>
                  <w:sz w:val="20"/>
                </w:rPr>
                <w:delText> </w:delText>
              </w:r>
            </w:del>
          </w:p>
          <w:p w14:paraId="2D6C18B5" w14:textId="3DE4B348" w:rsidR="004613D1" w:rsidDel="0045443F" w:rsidRDefault="00B42D70">
            <w:pPr>
              <w:pBdr>
                <w:top w:val="nil"/>
                <w:left w:val="nil"/>
                <w:bottom w:val="nil"/>
                <w:right w:val="nil"/>
              </w:pBdr>
              <w:rPr>
                <w:del w:id="1544" w:author="Kanungo, Kalpak (Cognizant)" w:date="2026-06-01T12:49:00Z" w16du:dateUtc="2026-06-01T07:19:00Z"/>
              </w:rPr>
            </w:pPr>
            <w:del w:id="1545" w:author="Kanungo, Kalpak (Cognizant)" w:date="2026-06-01T12:49:00Z" w16du:dateUtc="2026-06-01T07:19:00Z">
              <w:r w:rsidDel="0045443F">
                <w:rPr>
                  <w:rFonts w:eastAsia="Arial" w:cs="Arial"/>
                  <w:color w:val="000000"/>
                  <w:sz w:val="20"/>
                </w:rPr>
                <w:lastRenderedPageBreak/>
                <w:delText>Refer ‘QCM TW_Complaint_Handling_DesignSpec_Reports_Spec’ Section ‘MIR Detailed Report’</w:delText>
              </w:r>
            </w:del>
          </w:p>
          <w:p w14:paraId="2D6C18B6" w14:textId="72C129A9" w:rsidR="004613D1" w:rsidDel="0045443F" w:rsidRDefault="00B42D70">
            <w:pPr>
              <w:pBdr>
                <w:top w:val="nil"/>
                <w:left w:val="nil"/>
                <w:bottom w:val="nil"/>
                <w:right w:val="nil"/>
              </w:pBdr>
              <w:rPr>
                <w:del w:id="1546" w:author="Kanungo, Kalpak (Cognizant)" w:date="2026-06-01T12:49:00Z" w16du:dateUtc="2026-06-01T07:19:00Z"/>
              </w:rPr>
            </w:pPr>
            <w:del w:id="1547" w:author="Kanungo, Kalpak (Cognizant)" w:date="2026-06-01T12:49:00Z" w16du:dateUtc="2026-06-01T07:19:00Z">
              <w:r w:rsidDel="0045443F">
                <w:rPr>
                  <w:rFonts w:eastAsia="Arial" w:cs="Arial"/>
                  <w:color w:val="000000"/>
                  <w:sz w:val="20"/>
                </w:rPr>
                <w:delText> </w:delText>
              </w:r>
            </w:del>
          </w:p>
          <w:p w14:paraId="2D6C18B7" w14:textId="71285BBE" w:rsidR="004613D1" w:rsidDel="0045443F" w:rsidRDefault="00B42D70">
            <w:pPr>
              <w:pBdr>
                <w:top w:val="nil"/>
                <w:left w:val="nil"/>
                <w:bottom w:val="nil"/>
                <w:right w:val="nil"/>
              </w:pBdr>
              <w:rPr>
                <w:del w:id="1548" w:author="Kanungo, Kalpak (Cognizant)" w:date="2026-06-01T12:49:00Z" w16du:dateUtc="2026-06-01T07:19:00Z"/>
              </w:rPr>
            </w:pPr>
            <w:del w:id="1549" w:author="Kanungo, Kalpak (Cognizant)" w:date="2026-06-01T12:49:00Z" w16du:dateUtc="2026-06-01T07:19:00Z">
              <w:r w:rsidDel="0045443F">
                <w:rPr>
                  <w:rFonts w:eastAsia="Arial" w:cs="Arial"/>
                  <w:color w:val="000000"/>
                  <w:sz w:val="20"/>
                </w:rPr>
                <w:delText>Refer QCM TW_Complaint Handling_DesignSpec_ Appendix – 2 Section ‘Report Class: Regulatory’</w:delText>
              </w:r>
            </w:del>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550"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8B8" w14:textId="27548957" w:rsidR="004613D1" w:rsidDel="0045443F" w:rsidRDefault="00B42D70">
            <w:pPr>
              <w:pBdr>
                <w:top w:val="nil"/>
                <w:left w:val="nil"/>
                <w:bottom w:val="nil"/>
                <w:right w:val="nil"/>
              </w:pBdr>
              <w:jc w:val="center"/>
              <w:rPr>
                <w:del w:id="1551" w:author="Kanungo, Kalpak (Cognizant)" w:date="2026-06-01T12:49:00Z" w16du:dateUtc="2026-06-01T07:19:00Z"/>
              </w:rPr>
            </w:pPr>
            <w:del w:id="1552" w:author="Kanungo, Kalpak (Cognizant)" w:date="2026-06-01T12:49:00Z" w16du:dateUtc="2026-06-01T07:19:00Z">
              <w:r w:rsidDel="0045443F">
                <w:rPr>
                  <w:rFonts w:eastAsia="Arial" w:cs="Arial"/>
                  <w:color w:val="000000"/>
                  <w:sz w:val="20"/>
                </w:rPr>
                <w:lastRenderedPageBreak/>
                <w:delText>Custom</w:delText>
              </w:r>
            </w:del>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553"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B9" w14:textId="71259616" w:rsidR="004613D1" w:rsidDel="0045443F" w:rsidRDefault="00B42D70">
            <w:pPr>
              <w:pBdr>
                <w:top w:val="nil"/>
                <w:left w:val="nil"/>
                <w:bottom w:val="nil"/>
                <w:right w:val="nil"/>
              </w:pBdr>
              <w:rPr>
                <w:del w:id="1554" w:author="Kanungo, Kalpak (Cognizant)" w:date="2026-06-01T12:49:00Z" w16du:dateUtc="2026-06-01T07:19:00Z"/>
              </w:rPr>
            </w:pPr>
            <w:del w:id="1555" w:author="Kanungo, Kalpak (Cognizant)" w:date="2026-05-22T18:33:00Z" w16du:dateUtc="2026-05-22T13:03:00Z">
              <w:r w:rsidDel="00E3372F">
                <w:rPr>
                  <w:rFonts w:eastAsia="Arial" w:cs="Arial"/>
                  <w:color w:val="000000"/>
                  <w:sz w:val="20"/>
                </w:rPr>
                <w:delText>FRS-CH-REP-16.2.8-01-06</w:delText>
              </w:r>
            </w:del>
          </w:p>
        </w:tc>
      </w:tr>
      <w:tr w:rsidR="004613D1" w14:paraId="2D6C18C3" w14:textId="77777777" w:rsidTr="00176215">
        <w:trPr>
          <w:trHeight w:val="300"/>
          <w:trPrChange w:id="1556"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557"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BB" w14:textId="77777777" w:rsidR="004613D1" w:rsidRDefault="00B42D70">
            <w:pPr>
              <w:pBdr>
                <w:top w:val="nil"/>
                <w:left w:val="nil"/>
                <w:bottom w:val="nil"/>
                <w:right w:val="nil"/>
              </w:pBdr>
            </w:pPr>
            <w:r>
              <w:rPr>
                <w:rFonts w:eastAsia="Arial" w:cs="Arial"/>
                <w:color w:val="000000"/>
                <w:sz w:val="20"/>
              </w:rPr>
              <w:t>DS-CH-RS-DETAIL-013</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558"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8BC" w14:textId="77777777" w:rsidR="004613D1" w:rsidRDefault="00B42D70">
            <w:pPr>
              <w:pBdr>
                <w:top w:val="nil"/>
                <w:left w:val="nil"/>
                <w:bottom w:val="nil"/>
                <w:right w:val="nil"/>
              </w:pBdr>
            </w:pPr>
            <w:r>
              <w:rPr>
                <w:rFonts w:eastAsia="Arial" w:cs="Arial"/>
                <w:color w:val="000000"/>
                <w:sz w:val="20"/>
              </w:rPr>
              <w:t>The system shall be configured to suppress displaying list of privacy fields on Intake Detailed Report</w:t>
            </w:r>
          </w:p>
          <w:p w14:paraId="2D6C18BD" w14:textId="77777777" w:rsidR="004613D1" w:rsidRDefault="00B42D70">
            <w:pPr>
              <w:pBdr>
                <w:top w:val="nil"/>
                <w:left w:val="nil"/>
                <w:bottom w:val="nil"/>
                <w:right w:val="nil"/>
              </w:pBdr>
            </w:pPr>
            <w:r>
              <w:rPr>
                <w:rFonts w:eastAsia="Arial" w:cs="Arial"/>
                <w:color w:val="000000"/>
                <w:sz w:val="20"/>
              </w:rPr>
              <w:t> </w:t>
            </w:r>
          </w:p>
          <w:p w14:paraId="2D6C18BE" w14:textId="77777777" w:rsidR="004613D1" w:rsidRDefault="00B42D70">
            <w:pPr>
              <w:pBdr>
                <w:top w:val="nil"/>
                <w:left w:val="nil"/>
                <w:bottom w:val="nil"/>
                <w:right w:val="nil"/>
              </w:pBdr>
            </w:pPr>
            <w:r>
              <w:rPr>
                <w:rFonts w:eastAsia="Arial" w:cs="Arial"/>
                <w:color w:val="000000"/>
                <w:sz w:val="20"/>
              </w:rPr>
              <w:t xml:space="preserve">Refer QCM TW_Complaint Handling_DesignSpec_ Appendix – 6– Tab ‘Intake’ – Group category – View Only – select blank’ for list of privacy fields - </w:t>
            </w:r>
          </w:p>
          <w:p w14:paraId="2D6C18BF" w14:textId="77777777" w:rsidR="004613D1" w:rsidRDefault="00B42D70">
            <w:pPr>
              <w:pBdr>
                <w:top w:val="nil"/>
                <w:left w:val="nil"/>
                <w:bottom w:val="nil"/>
                <w:right w:val="nil"/>
              </w:pBdr>
            </w:pPr>
            <w:r>
              <w:rPr>
                <w:rFonts w:eastAsia="Arial" w:cs="Arial"/>
                <w:color w:val="000000"/>
                <w:sz w:val="20"/>
              </w:rPr>
              <w:t> </w:t>
            </w:r>
          </w:p>
          <w:p w14:paraId="2D6C18C0" w14:textId="77777777" w:rsidR="004613D1" w:rsidRDefault="00B42D70">
            <w:pPr>
              <w:pBdr>
                <w:top w:val="nil"/>
                <w:left w:val="nil"/>
                <w:bottom w:val="nil"/>
                <w:right w:val="nil"/>
              </w:pBdr>
            </w:pPr>
            <w:r>
              <w:rPr>
                <w:rFonts w:eastAsia="Arial" w:cs="Arial"/>
                <w:color w:val="000000"/>
                <w:sz w:val="20"/>
              </w:rPr>
              <w:t>Refer ‘QCM TW_Complaint_Handling_DesignSpec_Reports_Spec’ Section ‘Intake Detailed Report’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559"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8C1"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560"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C2" w14:textId="77777777" w:rsidR="004613D1" w:rsidRDefault="00B42D70">
            <w:pPr>
              <w:pBdr>
                <w:top w:val="nil"/>
                <w:left w:val="nil"/>
                <w:bottom w:val="nil"/>
                <w:right w:val="nil"/>
              </w:pBdr>
            </w:pPr>
            <w:r>
              <w:rPr>
                <w:rFonts w:eastAsia="Arial" w:cs="Arial"/>
                <w:color w:val="000000"/>
                <w:sz w:val="20"/>
              </w:rPr>
              <w:t>FRS-CH-REG-PRI-003-001</w:t>
            </w:r>
          </w:p>
        </w:tc>
      </w:tr>
      <w:tr w:rsidR="004613D1" w14:paraId="2D6C18CC" w14:textId="77777777" w:rsidTr="00176215">
        <w:trPr>
          <w:trHeight w:val="300"/>
          <w:trPrChange w:id="1561"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562"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C4" w14:textId="77777777" w:rsidR="004613D1" w:rsidRDefault="00B42D70">
            <w:pPr>
              <w:pBdr>
                <w:top w:val="nil"/>
                <w:left w:val="nil"/>
                <w:bottom w:val="nil"/>
                <w:right w:val="nil"/>
              </w:pBdr>
            </w:pPr>
            <w:r>
              <w:rPr>
                <w:rFonts w:eastAsia="Arial" w:cs="Arial"/>
                <w:color w:val="000000"/>
                <w:sz w:val="20"/>
              </w:rPr>
              <w:t>DS-CH-RS-DETAIL-014</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563"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8C5" w14:textId="77777777" w:rsidR="004613D1" w:rsidRDefault="00B42D70">
            <w:pPr>
              <w:pBdr>
                <w:top w:val="nil"/>
                <w:left w:val="nil"/>
                <w:bottom w:val="nil"/>
                <w:right w:val="nil"/>
              </w:pBdr>
            </w:pPr>
            <w:r>
              <w:rPr>
                <w:rFonts w:eastAsia="Arial" w:cs="Arial"/>
                <w:color w:val="000000"/>
                <w:sz w:val="20"/>
              </w:rPr>
              <w:t>The system shall be configured to suppress displaying list of privacy fields on Complaint Detailed Report.</w:t>
            </w:r>
          </w:p>
          <w:p w14:paraId="2D6C18C6" w14:textId="77777777" w:rsidR="004613D1" w:rsidRDefault="00B42D70">
            <w:pPr>
              <w:pBdr>
                <w:top w:val="nil"/>
                <w:left w:val="nil"/>
                <w:bottom w:val="nil"/>
                <w:right w:val="nil"/>
              </w:pBdr>
            </w:pPr>
            <w:r>
              <w:rPr>
                <w:rFonts w:eastAsia="Arial" w:cs="Arial"/>
                <w:color w:val="000000"/>
                <w:sz w:val="20"/>
              </w:rPr>
              <w:t> </w:t>
            </w:r>
          </w:p>
          <w:p w14:paraId="2D6C18C7" w14:textId="77777777" w:rsidR="004613D1" w:rsidRDefault="00B42D70">
            <w:pPr>
              <w:pBdr>
                <w:top w:val="nil"/>
                <w:left w:val="nil"/>
                <w:bottom w:val="nil"/>
                <w:right w:val="nil"/>
              </w:pBdr>
            </w:pPr>
            <w:r>
              <w:rPr>
                <w:rFonts w:eastAsia="Arial" w:cs="Arial"/>
                <w:color w:val="000000"/>
                <w:sz w:val="20"/>
              </w:rPr>
              <w:t xml:space="preserve">Refer QCM TW_Complaint Handling_DesignSpec_ Appendix – 6– Tab ‘Complaint’ – Group category – View Only – select blank’ for list of privacy fields - </w:t>
            </w:r>
          </w:p>
          <w:p w14:paraId="2D6C18C8" w14:textId="77777777" w:rsidR="004613D1" w:rsidRDefault="00B42D70">
            <w:pPr>
              <w:pBdr>
                <w:top w:val="nil"/>
                <w:left w:val="nil"/>
                <w:bottom w:val="nil"/>
                <w:right w:val="nil"/>
              </w:pBdr>
            </w:pPr>
            <w:r>
              <w:rPr>
                <w:rFonts w:eastAsia="Arial" w:cs="Arial"/>
                <w:color w:val="000000"/>
                <w:sz w:val="20"/>
              </w:rPr>
              <w:t> </w:t>
            </w:r>
          </w:p>
          <w:p w14:paraId="2D6C18C9" w14:textId="77777777" w:rsidR="004613D1" w:rsidRDefault="00B42D70">
            <w:pPr>
              <w:pBdr>
                <w:top w:val="nil"/>
                <w:left w:val="nil"/>
                <w:bottom w:val="nil"/>
                <w:right w:val="nil"/>
              </w:pBdr>
            </w:pPr>
            <w:r>
              <w:rPr>
                <w:rFonts w:eastAsia="Arial" w:cs="Arial"/>
                <w:color w:val="000000"/>
                <w:sz w:val="20"/>
              </w:rPr>
              <w:t>Refer ‘QCM TW_Complaint_Handling_DesignSpec_Reports_Spec’ Section ‘Complaint Detailed Report’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564"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8CA"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565"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CB" w14:textId="77777777" w:rsidR="004613D1" w:rsidRDefault="00B42D70">
            <w:pPr>
              <w:pBdr>
                <w:top w:val="nil"/>
                <w:left w:val="nil"/>
                <w:bottom w:val="nil"/>
                <w:right w:val="nil"/>
              </w:pBdr>
            </w:pPr>
            <w:r>
              <w:rPr>
                <w:rFonts w:eastAsia="Arial" w:cs="Arial"/>
                <w:color w:val="000000"/>
                <w:sz w:val="20"/>
              </w:rPr>
              <w:t>FRS-CH-REG-PRI-004-001</w:t>
            </w:r>
          </w:p>
        </w:tc>
      </w:tr>
      <w:tr w:rsidR="004613D1" w14:paraId="2D6C18D5" w14:textId="77777777" w:rsidTr="00176215">
        <w:trPr>
          <w:trHeight w:val="300"/>
          <w:trPrChange w:id="1566"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567"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CD" w14:textId="77777777" w:rsidR="004613D1" w:rsidRDefault="00B42D70">
            <w:pPr>
              <w:pBdr>
                <w:top w:val="nil"/>
                <w:left w:val="nil"/>
                <w:bottom w:val="nil"/>
                <w:right w:val="nil"/>
              </w:pBdr>
            </w:pPr>
            <w:r>
              <w:rPr>
                <w:rFonts w:eastAsia="Arial" w:cs="Arial"/>
                <w:color w:val="000000"/>
                <w:sz w:val="20"/>
              </w:rPr>
              <w:t>DS-CH-RS-DETAIL-015</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568"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8CE" w14:textId="77777777" w:rsidR="004613D1" w:rsidRDefault="00B42D70">
            <w:pPr>
              <w:pBdr>
                <w:top w:val="nil"/>
                <w:left w:val="nil"/>
                <w:bottom w:val="nil"/>
                <w:right w:val="nil"/>
              </w:pBdr>
            </w:pPr>
            <w:r>
              <w:rPr>
                <w:rFonts w:eastAsia="Arial" w:cs="Arial"/>
                <w:color w:val="000000"/>
                <w:sz w:val="20"/>
              </w:rPr>
              <w:t>The system shall be configured to suppress displaying list of privacy fields on ‘Complaint Parent Child Report'</w:t>
            </w:r>
          </w:p>
          <w:p w14:paraId="2D6C18CF" w14:textId="77777777" w:rsidR="004613D1" w:rsidRDefault="00B42D70">
            <w:pPr>
              <w:pBdr>
                <w:top w:val="nil"/>
                <w:left w:val="nil"/>
                <w:bottom w:val="nil"/>
                <w:right w:val="nil"/>
              </w:pBdr>
            </w:pPr>
            <w:r>
              <w:rPr>
                <w:rFonts w:eastAsia="Arial" w:cs="Arial"/>
                <w:color w:val="000000"/>
                <w:sz w:val="20"/>
              </w:rPr>
              <w:t> </w:t>
            </w:r>
          </w:p>
          <w:p w14:paraId="2D6C18D0" w14:textId="77777777" w:rsidR="004613D1" w:rsidRDefault="00B42D70">
            <w:pPr>
              <w:pBdr>
                <w:top w:val="nil"/>
                <w:left w:val="nil"/>
                <w:bottom w:val="nil"/>
                <w:right w:val="nil"/>
              </w:pBdr>
            </w:pPr>
            <w:r>
              <w:rPr>
                <w:rFonts w:eastAsia="Arial" w:cs="Arial"/>
                <w:color w:val="000000"/>
                <w:sz w:val="20"/>
              </w:rPr>
              <w:t xml:space="preserve">Refer QCM TW_Complaint Handling_DesignSpec_ Appendix – 6– Tab ‘Complaint’ – Group category – View Only – select blank’ for list of privacy fields - </w:t>
            </w:r>
          </w:p>
          <w:p w14:paraId="2D6C18D1" w14:textId="77777777" w:rsidR="004613D1" w:rsidRDefault="00B42D70">
            <w:pPr>
              <w:pBdr>
                <w:top w:val="nil"/>
                <w:left w:val="nil"/>
                <w:bottom w:val="nil"/>
                <w:right w:val="nil"/>
              </w:pBdr>
            </w:pPr>
            <w:r>
              <w:rPr>
                <w:rFonts w:eastAsia="Arial" w:cs="Arial"/>
                <w:color w:val="000000"/>
                <w:sz w:val="20"/>
              </w:rPr>
              <w:t> </w:t>
            </w:r>
          </w:p>
          <w:p w14:paraId="2D6C18D2" w14:textId="77777777" w:rsidR="004613D1" w:rsidRDefault="00B42D70">
            <w:pPr>
              <w:pBdr>
                <w:top w:val="nil"/>
                <w:left w:val="nil"/>
                <w:bottom w:val="nil"/>
                <w:right w:val="nil"/>
              </w:pBdr>
            </w:pPr>
            <w:r>
              <w:rPr>
                <w:rFonts w:eastAsia="Arial" w:cs="Arial"/>
                <w:color w:val="000000"/>
                <w:sz w:val="20"/>
              </w:rPr>
              <w:t>Refer ‘QCM TW_Complaint_Handling_DesignSpec_Reports_Spec’ Section ‘Parent-Child Complaint Detailed Report’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569"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8D3"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570"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D4" w14:textId="77777777" w:rsidR="004613D1" w:rsidRDefault="00B42D70">
            <w:pPr>
              <w:pBdr>
                <w:top w:val="nil"/>
                <w:left w:val="nil"/>
                <w:bottom w:val="nil"/>
                <w:right w:val="nil"/>
              </w:pBdr>
            </w:pPr>
            <w:r>
              <w:rPr>
                <w:rFonts w:eastAsia="Arial" w:cs="Arial"/>
                <w:color w:val="000000"/>
                <w:sz w:val="20"/>
              </w:rPr>
              <w:t>FRS-CH-REG-PRI-005-001</w:t>
            </w:r>
          </w:p>
        </w:tc>
      </w:tr>
      <w:tr w:rsidR="004613D1" w14:paraId="2D6C18DF" w14:textId="77777777" w:rsidTr="00176215">
        <w:trPr>
          <w:trHeight w:val="300"/>
          <w:trPrChange w:id="1571"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572"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D6" w14:textId="77777777" w:rsidR="004613D1" w:rsidRDefault="00B42D70">
            <w:pPr>
              <w:pBdr>
                <w:top w:val="nil"/>
                <w:left w:val="nil"/>
                <w:bottom w:val="nil"/>
                <w:right w:val="nil"/>
              </w:pBdr>
            </w:pPr>
            <w:r>
              <w:rPr>
                <w:rFonts w:eastAsia="Arial" w:cs="Arial"/>
                <w:color w:val="000000"/>
                <w:sz w:val="20"/>
              </w:rPr>
              <w:t>DS-CH-RS-DETAIL-016</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573"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8D7" w14:textId="77777777" w:rsidR="004613D1" w:rsidRDefault="00B42D70">
            <w:pPr>
              <w:pBdr>
                <w:top w:val="nil"/>
                <w:left w:val="nil"/>
                <w:bottom w:val="nil"/>
                <w:right w:val="nil"/>
              </w:pBdr>
            </w:pPr>
            <w:r>
              <w:rPr>
                <w:rFonts w:eastAsia="Arial" w:cs="Arial"/>
                <w:color w:val="000000"/>
                <w:sz w:val="20"/>
              </w:rPr>
              <w:t>The system shall be configured with a single report – ‘Audit Trail Report’ to capture the modifications made to the Complaint record and it will be run against a complaint record.</w:t>
            </w:r>
          </w:p>
          <w:p w14:paraId="2D6C18D8" w14:textId="77777777" w:rsidR="004613D1" w:rsidRDefault="00B42D70">
            <w:pPr>
              <w:pBdr>
                <w:top w:val="nil"/>
                <w:left w:val="nil"/>
                <w:bottom w:val="nil"/>
                <w:right w:val="nil"/>
              </w:pBdr>
            </w:pPr>
            <w:r>
              <w:rPr>
                <w:rFonts w:eastAsia="Arial" w:cs="Arial"/>
                <w:color w:val="000000"/>
                <w:sz w:val="20"/>
              </w:rPr>
              <w:t> </w:t>
            </w:r>
          </w:p>
          <w:p w14:paraId="2D6C18D9" w14:textId="77777777" w:rsidR="004613D1" w:rsidRDefault="00B42D70">
            <w:pPr>
              <w:pBdr>
                <w:top w:val="nil"/>
                <w:left w:val="nil"/>
                <w:bottom w:val="nil"/>
                <w:right w:val="nil"/>
              </w:pBdr>
            </w:pPr>
            <w:r>
              <w:rPr>
                <w:rFonts w:eastAsia="Arial" w:cs="Arial"/>
                <w:color w:val="000000"/>
                <w:sz w:val="20"/>
              </w:rPr>
              <w:t> </w:t>
            </w:r>
          </w:p>
          <w:p w14:paraId="2D6C18DA" w14:textId="77777777" w:rsidR="004613D1" w:rsidRDefault="00B42D70">
            <w:pPr>
              <w:pBdr>
                <w:top w:val="nil"/>
                <w:left w:val="nil"/>
                <w:bottom w:val="nil"/>
                <w:right w:val="nil"/>
              </w:pBdr>
            </w:pPr>
            <w:r>
              <w:rPr>
                <w:rFonts w:eastAsia="Arial" w:cs="Arial"/>
                <w:color w:val="000000"/>
                <w:sz w:val="20"/>
              </w:rPr>
              <w:lastRenderedPageBreak/>
              <w:t>Refer QCM TW_Complaint Handling_DesignSpec_Appendix – 2 Section ‘Report Class-Complaint’</w:t>
            </w:r>
          </w:p>
          <w:p w14:paraId="2D6C18DB" w14:textId="77777777" w:rsidR="004613D1" w:rsidRDefault="00B42D70">
            <w:pPr>
              <w:pBdr>
                <w:top w:val="nil"/>
                <w:left w:val="nil"/>
                <w:bottom w:val="nil"/>
                <w:right w:val="nil"/>
              </w:pBdr>
            </w:pPr>
            <w:r>
              <w:rPr>
                <w:rFonts w:eastAsia="Arial" w:cs="Arial"/>
                <w:color w:val="000000"/>
                <w:sz w:val="20"/>
              </w:rPr>
              <w:t> </w:t>
            </w:r>
          </w:p>
          <w:p w14:paraId="2D6C18DC" w14:textId="77777777" w:rsidR="004613D1" w:rsidRDefault="00B42D70">
            <w:pPr>
              <w:pBdr>
                <w:top w:val="nil"/>
                <w:left w:val="nil"/>
                <w:bottom w:val="nil"/>
                <w:right w:val="nil"/>
              </w:pBdr>
            </w:pPr>
            <w:r>
              <w:rPr>
                <w:rFonts w:eastAsia="Arial" w:cs="Arial"/>
                <w:color w:val="000000"/>
                <w:sz w:val="20"/>
              </w:rPr>
              <w:t>Refer ‘QCM TW_Complaint_Handling_DesignSpec_Reports_Spec’ Section Audit Trail Report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574"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8DD" w14:textId="77777777" w:rsidR="004613D1" w:rsidRDefault="00B42D70">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575"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DE" w14:textId="77777777" w:rsidR="004613D1" w:rsidRDefault="00B42D70">
            <w:pPr>
              <w:pBdr>
                <w:top w:val="nil"/>
                <w:left w:val="nil"/>
                <w:bottom w:val="nil"/>
                <w:right w:val="nil"/>
              </w:pBdr>
            </w:pPr>
            <w:r>
              <w:rPr>
                <w:rFonts w:eastAsia="Arial" w:cs="Arial"/>
                <w:color w:val="000000"/>
                <w:sz w:val="20"/>
              </w:rPr>
              <w:t>FRS-CH-REG-AUD-003-001,FRS-R-06-001,FRS-R-07-001,FRS-R-015-001,FRS-CH-REG-AUD-003-002</w:t>
            </w:r>
          </w:p>
        </w:tc>
      </w:tr>
      <w:tr w:rsidR="004613D1" w:rsidDel="001A606C" w14:paraId="2D6C18E8" w14:textId="4237F58A" w:rsidTr="00176215">
        <w:trPr>
          <w:trHeight w:val="300"/>
          <w:del w:id="1576" w:author="Kanungo, Kalpak (Cognizant)" w:date="2026-06-01T12:49:00Z" w16du:dateUtc="2026-06-01T07:19:00Z"/>
          <w:trPrChange w:id="1577"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578"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E0" w14:textId="3012F3FF" w:rsidR="004613D1" w:rsidDel="001A606C" w:rsidRDefault="00B42D70">
            <w:pPr>
              <w:pBdr>
                <w:top w:val="nil"/>
                <w:left w:val="nil"/>
                <w:bottom w:val="nil"/>
                <w:right w:val="nil"/>
              </w:pBdr>
              <w:rPr>
                <w:del w:id="1579" w:author="Kanungo, Kalpak (Cognizant)" w:date="2026-06-01T12:49:00Z" w16du:dateUtc="2026-06-01T07:19:00Z"/>
              </w:rPr>
            </w:pPr>
            <w:del w:id="1580" w:author="Kanungo, Kalpak (Cognizant)" w:date="2026-06-01T12:49:00Z" w16du:dateUtc="2026-06-01T07:19:00Z">
              <w:r w:rsidDel="001A606C">
                <w:rPr>
                  <w:rFonts w:eastAsia="Arial" w:cs="Arial"/>
                  <w:color w:val="000000"/>
                  <w:sz w:val="20"/>
                </w:rPr>
                <w:delText>DS-CH-RS-DETAIL-017</w:delText>
              </w:r>
            </w:del>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581"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8E1" w14:textId="18038FA3" w:rsidR="004613D1" w:rsidDel="001A606C" w:rsidRDefault="00B42D70">
            <w:pPr>
              <w:pBdr>
                <w:top w:val="nil"/>
                <w:left w:val="nil"/>
                <w:bottom w:val="nil"/>
                <w:right w:val="nil"/>
              </w:pBdr>
              <w:rPr>
                <w:del w:id="1582" w:author="Kanungo, Kalpak (Cognizant)" w:date="2026-06-01T12:49:00Z" w16du:dateUtc="2026-06-01T07:19:00Z"/>
              </w:rPr>
            </w:pPr>
            <w:del w:id="1583" w:author="Kanungo, Kalpak (Cognizant)" w:date="2026-06-01T12:49:00Z" w16du:dateUtc="2026-06-01T07:19:00Z">
              <w:r w:rsidDel="001A606C">
                <w:rPr>
                  <w:rFonts w:eastAsia="Arial" w:cs="Arial"/>
                  <w:color w:val="000000"/>
                  <w:sz w:val="20"/>
                </w:rPr>
                <w:delText>The system shall be configured with a single report – ‘Japan Detailed Report’ for ‘Reg Reporting Japan’ regcord.</w:delText>
              </w:r>
            </w:del>
          </w:p>
          <w:p w14:paraId="2D6C18E2" w14:textId="276EB737" w:rsidR="004613D1" w:rsidDel="001A606C" w:rsidRDefault="00B42D70">
            <w:pPr>
              <w:pBdr>
                <w:top w:val="nil"/>
                <w:left w:val="nil"/>
                <w:bottom w:val="nil"/>
                <w:right w:val="nil"/>
              </w:pBdr>
              <w:rPr>
                <w:del w:id="1584" w:author="Kanungo, Kalpak (Cognizant)" w:date="2026-06-01T12:49:00Z" w16du:dateUtc="2026-06-01T07:19:00Z"/>
              </w:rPr>
            </w:pPr>
            <w:del w:id="1585" w:author="Kanungo, Kalpak (Cognizant)" w:date="2026-06-01T12:49:00Z" w16du:dateUtc="2026-06-01T07:19:00Z">
              <w:r w:rsidDel="001A606C">
                <w:rPr>
                  <w:rFonts w:eastAsia="Arial" w:cs="Arial"/>
                  <w:color w:val="000000"/>
                  <w:sz w:val="20"/>
                </w:rPr>
                <w:delText> </w:delText>
              </w:r>
            </w:del>
          </w:p>
          <w:p w14:paraId="2D6C18E3" w14:textId="4CA7B239" w:rsidR="004613D1" w:rsidDel="001A606C" w:rsidRDefault="00B42D70">
            <w:pPr>
              <w:pBdr>
                <w:top w:val="nil"/>
                <w:left w:val="nil"/>
                <w:bottom w:val="nil"/>
                <w:right w:val="nil"/>
              </w:pBdr>
              <w:rPr>
                <w:del w:id="1586" w:author="Kanungo, Kalpak (Cognizant)" w:date="2026-06-01T12:49:00Z" w16du:dateUtc="2026-06-01T07:19:00Z"/>
              </w:rPr>
            </w:pPr>
            <w:del w:id="1587" w:author="Kanungo, Kalpak (Cognizant)" w:date="2026-06-01T12:49:00Z" w16du:dateUtc="2026-06-01T07:19:00Z">
              <w:r w:rsidDel="001A606C">
                <w:rPr>
                  <w:rFonts w:eastAsia="Arial" w:cs="Arial"/>
                  <w:color w:val="000000"/>
                  <w:sz w:val="20"/>
                </w:rPr>
                <w:delText>Refer ‘QCM TW_Complaint_Handling_DesignSpec_Reports_Spec’ Section ‘Japan Detailed Report’</w:delText>
              </w:r>
            </w:del>
          </w:p>
          <w:p w14:paraId="2D6C18E4" w14:textId="6B8BDA41" w:rsidR="004613D1" w:rsidDel="001A606C" w:rsidRDefault="00B42D70">
            <w:pPr>
              <w:pBdr>
                <w:top w:val="nil"/>
                <w:left w:val="nil"/>
                <w:bottom w:val="nil"/>
                <w:right w:val="nil"/>
              </w:pBdr>
              <w:rPr>
                <w:del w:id="1588" w:author="Kanungo, Kalpak (Cognizant)" w:date="2026-06-01T12:49:00Z" w16du:dateUtc="2026-06-01T07:19:00Z"/>
              </w:rPr>
            </w:pPr>
            <w:del w:id="1589" w:author="Kanungo, Kalpak (Cognizant)" w:date="2026-06-01T12:49:00Z" w16du:dateUtc="2026-06-01T07:19:00Z">
              <w:r w:rsidDel="001A606C">
                <w:rPr>
                  <w:rFonts w:eastAsia="Arial" w:cs="Arial"/>
                  <w:color w:val="000000"/>
                  <w:sz w:val="20"/>
                </w:rPr>
                <w:delText> </w:delText>
              </w:r>
            </w:del>
          </w:p>
          <w:p w14:paraId="2D6C18E5" w14:textId="2423F163" w:rsidR="004613D1" w:rsidDel="001A606C" w:rsidRDefault="00B42D70">
            <w:pPr>
              <w:pBdr>
                <w:top w:val="nil"/>
                <w:left w:val="nil"/>
                <w:bottom w:val="nil"/>
                <w:right w:val="nil"/>
              </w:pBdr>
              <w:rPr>
                <w:del w:id="1590" w:author="Kanungo, Kalpak (Cognizant)" w:date="2026-06-01T12:49:00Z" w16du:dateUtc="2026-06-01T07:19:00Z"/>
              </w:rPr>
            </w:pPr>
            <w:del w:id="1591" w:author="Kanungo, Kalpak (Cognizant)" w:date="2026-06-01T12:49:00Z" w16du:dateUtc="2026-06-01T07:19:00Z">
              <w:r w:rsidDel="001A606C">
                <w:rPr>
                  <w:rFonts w:eastAsia="Arial" w:cs="Arial"/>
                  <w:color w:val="000000"/>
                  <w:sz w:val="20"/>
                </w:rPr>
                <w:delText>Refer QCM TW_Complaint Handling_DesignSpec_ Appendix – 2 Section ‘Report Class: Regulatory’</w:delText>
              </w:r>
            </w:del>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592"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8E6" w14:textId="48034063" w:rsidR="004613D1" w:rsidDel="001A606C" w:rsidRDefault="00B42D70">
            <w:pPr>
              <w:pBdr>
                <w:top w:val="nil"/>
                <w:left w:val="nil"/>
                <w:bottom w:val="nil"/>
                <w:right w:val="nil"/>
              </w:pBdr>
              <w:jc w:val="center"/>
              <w:rPr>
                <w:del w:id="1593" w:author="Kanungo, Kalpak (Cognizant)" w:date="2026-06-01T12:49:00Z" w16du:dateUtc="2026-06-01T07:19:00Z"/>
              </w:rPr>
            </w:pPr>
            <w:del w:id="1594" w:author="Kanungo, Kalpak (Cognizant)" w:date="2026-06-01T12:49:00Z" w16du:dateUtc="2026-06-01T07:19:00Z">
              <w:r w:rsidDel="001A606C">
                <w:rPr>
                  <w:rFonts w:eastAsia="Arial" w:cs="Arial"/>
                  <w:color w:val="000000"/>
                  <w:sz w:val="20"/>
                </w:rPr>
                <w:delText>Custom</w:delText>
              </w:r>
            </w:del>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595"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E7" w14:textId="3FC9F7E5" w:rsidR="004613D1" w:rsidDel="001A606C" w:rsidRDefault="00B42D70">
            <w:pPr>
              <w:pBdr>
                <w:top w:val="nil"/>
                <w:left w:val="nil"/>
                <w:bottom w:val="nil"/>
                <w:right w:val="nil"/>
              </w:pBdr>
              <w:rPr>
                <w:del w:id="1596" w:author="Kanungo, Kalpak (Cognizant)" w:date="2026-06-01T12:49:00Z" w16du:dateUtc="2026-06-01T07:19:00Z"/>
              </w:rPr>
            </w:pPr>
            <w:del w:id="1597" w:author="Kanungo, Kalpak (Cognizant)" w:date="2026-05-22T18:33:00Z" w16du:dateUtc="2026-05-22T13:03:00Z">
              <w:r w:rsidDel="00E3372F">
                <w:rPr>
                  <w:rFonts w:eastAsia="Arial" w:cs="Arial"/>
                  <w:color w:val="000000"/>
                  <w:sz w:val="20"/>
                </w:rPr>
                <w:delText>FRS-CH-REP-16.2.8-01-07</w:delText>
              </w:r>
            </w:del>
          </w:p>
        </w:tc>
      </w:tr>
      <w:tr w:rsidR="004613D1" w:rsidDel="008862AE" w14:paraId="2D6C18F1" w14:textId="11F988A8" w:rsidTr="00176215">
        <w:trPr>
          <w:trHeight w:val="300"/>
          <w:del w:id="1598" w:author="Kanungo, Kalpak (Cognizant)" w:date="2026-06-01T12:50:00Z" w16du:dateUtc="2026-06-01T07:20:00Z"/>
          <w:trPrChange w:id="1599"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600"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E9" w14:textId="7D9DC1EC" w:rsidR="004613D1" w:rsidDel="008862AE" w:rsidRDefault="00B42D70">
            <w:pPr>
              <w:pBdr>
                <w:top w:val="nil"/>
                <w:left w:val="nil"/>
                <w:bottom w:val="nil"/>
                <w:right w:val="nil"/>
              </w:pBdr>
              <w:rPr>
                <w:del w:id="1601" w:author="Kanungo, Kalpak (Cognizant)" w:date="2026-06-01T12:50:00Z" w16du:dateUtc="2026-06-01T07:20:00Z"/>
              </w:rPr>
            </w:pPr>
            <w:del w:id="1602" w:author="Kanungo, Kalpak (Cognizant)" w:date="2026-06-01T12:50:00Z" w16du:dateUtc="2026-06-01T07:20:00Z">
              <w:r w:rsidDel="008862AE">
                <w:rPr>
                  <w:rFonts w:eastAsia="Arial" w:cs="Arial"/>
                  <w:color w:val="000000"/>
                  <w:sz w:val="20"/>
                </w:rPr>
                <w:delText>DS-CH-RS-DETAIL-018</w:delText>
              </w:r>
            </w:del>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603"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8EA" w14:textId="3E2F9A49" w:rsidR="004613D1" w:rsidDel="008862AE" w:rsidRDefault="00B42D70">
            <w:pPr>
              <w:pBdr>
                <w:top w:val="nil"/>
                <w:left w:val="nil"/>
                <w:bottom w:val="nil"/>
                <w:right w:val="nil"/>
              </w:pBdr>
              <w:rPr>
                <w:del w:id="1604" w:author="Kanungo, Kalpak (Cognizant)" w:date="2026-06-01T12:50:00Z" w16du:dateUtc="2026-06-01T07:20:00Z"/>
              </w:rPr>
            </w:pPr>
            <w:del w:id="1605" w:author="Kanungo, Kalpak (Cognizant)" w:date="2026-06-01T12:50:00Z" w16du:dateUtc="2026-06-01T07:20:00Z">
              <w:r w:rsidDel="008862AE">
                <w:rPr>
                  <w:rFonts w:eastAsia="Arial" w:cs="Arial"/>
                  <w:color w:val="000000"/>
                  <w:sz w:val="20"/>
                </w:rPr>
                <w:delText>The system shall be configured with a single report – ‘Korea Detailed Report’ for ‘Reg Reporting Korea’ record.</w:delText>
              </w:r>
            </w:del>
          </w:p>
          <w:p w14:paraId="2D6C18EB" w14:textId="59540104" w:rsidR="004613D1" w:rsidDel="008862AE" w:rsidRDefault="00B42D70">
            <w:pPr>
              <w:pBdr>
                <w:top w:val="nil"/>
                <w:left w:val="nil"/>
                <w:bottom w:val="nil"/>
                <w:right w:val="nil"/>
              </w:pBdr>
              <w:rPr>
                <w:del w:id="1606" w:author="Kanungo, Kalpak (Cognizant)" w:date="2026-06-01T12:50:00Z" w16du:dateUtc="2026-06-01T07:20:00Z"/>
              </w:rPr>
            </w:pPr>
            <w:del w:id="1607" w:author="Kanungo, Kalpak (Cognizant)" w:date="2026-06-01T12:50:00Z" w16du:dateUtc="2026-06-01T07:20:00Z">
              <w:r w:rsidDel="008862AE">
                <w:rPr>
                  <w:rFonts w:eastAsia="Arial" w:cs="Arial"/>
                  <w:color w:val="000000"/>
                  <w:sz w:val="20"/>
                </w:rPr>
                <w:delText> </w:delText>
              </w:r>
            </w:del>
          </w:p>
          <w:p w14:paraId="2D6C18EC" w14:textId="546582ED" w:rsidR="004613D1" w:rsidDel="008862AE" w:rsidRDefault="00B42D70">
            <w:pPr>
              <w:pBdr>
                <w:top w:val="nil"/>
                <w:left w:val="nil"/>
                <w:bottom w:val="nil"/>
                <w:right w:val="nil"/>
              </w:pBdr>
              <w:rPr>
                <w:del w:id="1608" w:author="Kanungo, Kalpak (Cognizant)" w:date="2026-06-01T12:50:00Z" w16du:dateUtc="2026-06-01T07:20:00Z"/>
              </w:rPr>
            </w:pPr>
            <w:del w:id="1609" w:author="Kanungo, Kalpak (Cognizant)" w:date="2026-06-01T12:50:00Z" w16du:dateUtc="2026-06-01T07:20:00Z">
              <w:r w:rsidDel="008862AE">
                <w:rPr>
                  <w:rFonts w:eastAsia="Arial" w:cs="Arial"/>
                  <w:color w:val="000000"/>
                  <w:sz w:val="20"/>
                </w:rPr>
                <w:delText>Refer ‘QCM TW_Complaint_Handling_DesignSpec_Reports_Spec’ Section ‘Korea Detailed Report’</w:delText>
              </w:r>
            </w:del>
          </w:p>
          <w:p w14:paraId="2D6C18ED" w14:textId="5E122EC7" w:rsidR="004613D1" w:rsidDel="008862AE" w:rsidRDefault="00B42D70">
            <w:pPr>
              <w:pBdr>
                <w:top w:val="nil"/>
                <w:left w:val="nil"/>
                <w:bottom w:val="nil"/>
                <w:right w:val="nil"/>
              </w:pBdr>
              <w:rPr>
                <w:del w:id="1610" w:author="Kanungo, Kalpak (Cognizant)" w:date="2026-06-01T12:50:00Z" w16du:dateUtc="2026-06-01T07:20:00Z"/>
              </w:rPr>
            </w:pPr>
            <w:del w:id="1611" w:author="Kanungo, Kalpak (Cognizant)" w:date="2026-06-01T12:50:00Z" w16du:dateUtc="2026-06-01T07:20:00Z">
              <w:r w:rsidDel="008862AE">
                <w:rPr>
                  <w:rFonts w:eastAsia="Arial" w:cs="Arial"/>
                  <w:color w:val="000000"/>
                  <w:sz w:val="20"/>
                </w:rPr>
                <w:delText> </w:delText>
              </w:r>
            </w:del>
          </w:p>
          <w:p w14:paraId="2D6C18EE" w14:textId="6C16C456" w:rsidR="004613D1" w:rsidDel="008862AE" w:rsidRDefault="00B42D70">
            <w:pPr>
              <w:pBdr>
                <w:top w:val="nil"/>
                <w:left w:val="nil"/>
                <w:bottom w:val="nil"/>
                <w:right w:val="nil"/>
              </w:pBdr>
              <w:rPr>
                <w:del w:id="1612" w:author="Kanungo, Kalpak (Cognizant)" w:date="2026-06-01T12:50:00Z" w16du:dateUtc="2026-06-01T07:20:00Z"/>
              </w:rPr>
            </w:pPr>
            <w:del w:id="1613" w:author="Kanungo, Kalpak (Cognizant)" w:date="2026-06-01T12:50:00Z" w16du:dateUtc="2026-06-01T07:20:00Z">
              <w:r w:rsidDel="008862AE">
                <w:rPr>
                  <w:rFonts w:eastAsia="Arial" w:cs="Arial"/>
                  <w:color w:val="000000"/>
                  <w:sz w:val="20"/>
                </w:rPr>
                <w:delText>Refer QCM TW_Complaint Handling_DesignSpec_ Appendix – 2 Section ‘Report Class: Regulatory’</w:delText>
              </w:r>
            </w:del>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614"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8EF" w14:textId="31E857E4" w:rsidR="004613D1" w:rsidDel="008862AE" w:rsidRDefault="00B42D70">
            <w:pPr>
              <w:pBdr>
                <w:top w:val="nil"/>
                <w:left w:val="nil"/>
                <w:bottom w:val="nil"/>
                <w:right w:val="nil"/>
              </w:pBdr>
              <w:jc w:val="center"/>
              <w:rPr>
                <w:del w:id="1615" w:author="Kanungo, Kalpak (Cognizant)" w:date="2026-06-01T12:50:00Z" w16du:dateUtc="2026-06-01T07:20:00Z"/>
              </w:rPr>
            </w:pPr>
            <w:del w:id="1616" w:author="Kanungo, Kalpak (Cognizant)" w:date="2026-06-01T12:50:00Z" w16du:dateUtc="2026-06-01T07:20:00Z">
              <w:r w:rsidDel="008862AE">
                <w:rPr>
                  <w:rFonts w:eastAsia="Arial" w:cs="Arial"/>
                  <w:color w:val="000000"/>
                  <w:sz w:val="20"/>
                </w:rPr>
                <w:delText>Custom</w:delText>
              </w:r>
            </w:del>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617"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F0" w14:textId="3980819F" w:rsidR="004613D1" w:rsidDel="008862AE" w:rsidRDefault="00B42D70">
            <w:pPr>
              <w:pBdr>
                <w:top w:val="nil"/>
                <w:left w:val="nil"/>
                <w:bottom w:val="nil"/>
                <w:right w:val="nil"/>
              </w:pBdr>
              <w:rPr>
                <w:del w:id="1618" w:author="Kanungo, Kalpak (Cognizant)" w:date="2026-06-01T12:50:00Z" w16du:dateUtc="2026-06-01T07:20:00Z"/>
              </w:rPr>
            </w:pPr>
            <w:del w:id="1619" w:author="Kanungo, Kalpak (Cognizant)" w:date="2026-05-22T18:33:00Z" w16du:dateUtc="2026-05-22T13:03:00Z">
              <w:r w:rsidDel="00E3372F">
                <w:rPr>
                  <w:rFonts w:eastAsia="Arial" w:cs="Arial"/>
                  <w:color w:val="000000"/>
                  <w:sz w:val="20"/>
                </w:rPr>
                <w:delText>FRS-CH-REP-16.2.8-01-08</w:delText>
              </w:r>
            </w:del>
          </w:p>
        </w:tc>
      </w:tr>
      <w:tr w:rsidR="004613D1" w:rsidDel="00AD4A31" w14:paraId="2D6C18F9" w14:textId="4AC58DC0" w:rsidTr="00176215">
        <w:trPr>
          <w:trHeight w:val="300"/>
          <w:del w:id="1620" w:author="Kanungo, Kalpak (Cognizant)" w:date="2026-06-01T12:54:00Z" w16du:dateUtc="2026-06-01T07:24:00Z"/>
          <w:trPrChange w:id="1621"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622"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F2" w14:textId="7A178665" w:rsidR="004613D1" w:rsidDel="00AD4A31" w:rsidRDefault="00B42D70">
            <w:pPr>
              <w:pBdr>
                <w:top w:val="nil"/>
                <w:left w:val="nil"/>
                <w:bottom w:val="nil"/>
                <w:right w:val="nil"/>
              </w:pBdr>
              <w:rPr>
                <w:del w:id="1623" w:author="Kanungo, Kalpak (Cognizant)" w:date="2026-06-01T12:54:00Z" w16du:dateUtc="2026-06-01T07:24:00Z"/>
              </w:rPr>
            </w:pPr>
            <w:del w:id="1624" w:author="Kanungo, Kalpak (Cognizant)" w:date="2026-06-01T12:54:00Z" w16du:dateUtc="2026-06-01T07:24:00Z">
              <w:r w:rsidDel="00AD4A31">
                <w:rPr>
                  <w:rFonts w:eastAsia="Arial" w:cs="Arial"/>
                  <w:color w:val="000000"/>
                  <w:sz w:val="20"/>
                </w:rPr>
                <w:delText>DS-CH-RS-DETAIL-019</w:delText>
              </w:r>
            </w:del>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625"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8F3" w14:textId="527B59BC" w:rsidR="004613D1" w:rsidDel="00AD4A31" w:rsidRDefault="00B42D70">
            <w:pPr>
              <w:pBdr>
                <w:top w:val="nil"/>
                <w:left w:val="nil"/>
                <w:bottom w:val="nil"/>
                <w:right w:val="nil"/>
              </w:pBdr>
              <w:rPr>
                <w:del w:id="1626" w:author="Kanungo, Kalpak (Cognizant)" w:date="2026-06-01T12:54:00Z" w16du:dateUtc="2026-06-01T07:24:00Z"/>
              </w:rPr>
            </w:pPr>
            <w:del w:id="1627" w:author="Kanungo, Kalpak (Cognizant)" w:date="2026-06-01T12:54:00Z" w16du:dateUtc="2026-06-01T07:24:00Z">
              <w:r w:rsidDel="00AD4A31">
                <w:rPr>
                  <w:rFonts w:eastAsia="Arial" w:cs="Arial"/>
                  <w:color w:val="000000"/>
                  <w:sz w:val="20"/>
                </w:rPr>
                <w:delText>The system shall be configured with a single report – ‘Taiwan Detailed Report’ for ‘Reg Reporting Taiwan’ record.</w:delText>
              </w:r>
            </w:del>
          </w:p>
          <w:p w14:paraId="2D6C18F4" w14:textId="4CB58501" w:rsidR="004613D1" w:rsidDel="00AD4A31" w:rsidRDefault="00B42D70">
            <w:pPr>
              <w:pBdr>
                <w:top w:val="nil"/>
                <w:left w:val="nil"/>
                <w:bottom w:val="nil"/>
                <w:right w:val="nil"/>
              </w:pBdr>
              <w:rPr>
                <w:del w:id="1628" w:author="Kanungo, Kalpak (Cognizant)" w:date="2026-06-01T12:54:00Z" w16du:dateUtc="2026-06-01T07:24:00Z"/>
              </w:rPr>
            </w:pPr>
            <w:del w:id="1629" w:author="Kanungo, Kalpak (Cognizant)" w:date="2026-06-01T12:54:00Z" w16du:dateUtc="2026-06-01T07:24:00Z">
              <w:r w:rsidDel="00AD4A31">
                <w:rPr>
                  <w:rFonts w:eastAsia="Arial" w:cs="Arial"/>
                  <w:color w:val="000000"/>
                  <w:sz w:val="20"/>
                </w:rPr>
                <w:delText> </w:delText>
              </w:r>
            </w:del>
          </w:p>
          <w:p w14:paraId="2D6C18F5" w14:textId="55F144A6" w:rsidR="004613D1" w:rsidDel="00AD4A31" w:rsidRDefault="00B42D70">
            <w:pPr>
              <w:pBdr>
                <w:top w:val="nil"/>
                <w:left w:val="nil"/>
                <w:bottom w:val="nil"/>
                <w:right w:val="nil"/>
              </w:pBdr>
              <w:rPr>
                <w:del w:id="1630" w:author="Kanungo, Kalpak (Cognizant)" w:date="2026-06-01T12:54:00Z" w16du:dateUtc="2026-06-01T07:24:00Z"/>
              </w:rPr>
            </w:pPr>
            <w:del w:id="1631" w:author="Kanungo, Kalpak (Cognizant)" w:date="2026-06-01T12:54:00Z" w16du:dateUtc="2026-06-01T07:24:00Z">
              <w:r w:rsidDel="00AD4A31">
                <w:rPr>
                  <w:rFonts w:eastAsia="Arial" w:cs="Arial"/>
                  <w:color w:val="000000"/>
                  <w:sz w:val="20"/>
                </w:rPr>
                <w:delText>Refer ‘QCM TW_Complaint_Handling_DesignSpec_Reports_Spec’ Section ‘Taiwan Detailed Report’</w:delText>
              </w:r>
            </w:del>
          </w:p>
          <w:p w14:paraId="2D6C18F6" w14:textId="667B5952" w:rsidR="004613D1" w:rsidDel="00AD4A31" w:rsidRDefault="00B42D70">
            <w:pPr>
              <w:pBdr>
                <w:top w:val="nil"/>
                <w:left w:val="nil"/>
                <w:bottom w:val="nil"/>
                <w:right w:val="nil"/>
              </w:pBdr>
              <w:rPr>
                <w:del w:id="1632" w:author="Kanungo, Kalpak (Cognizant)" w:date="2026-06-01T12:54:00Z" w16du:dateUtc="2026-06-01T07:24:00Z"/>
              </w:rPr>
            </w:pPr>
            <w:del w:id="1633" w:author="Kanungo, Kalpak (Cognizant)" w:date="2026-06-01T12:54:00Z" w16du:dateUtc="2026-06-01T07:24:00Z">
              <w:r w:rsidDel="00AD4A31">
                <w:rPr>
                  <w:rFonts w:eastAsia="Arial" w:cs="Arial"/>
                  <w:color w:val="000000"/>
                  <w:sz w:val="20"/>
                </w:rPr>
                <w:delText>Refer QCM TW_Complaint Handling_DesignSpec_ Appendix – 2 Section ‘Report Class: Regulatory’</w:delText>
              </w:r>
            </w:del>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634"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8F7" w14:textId="1DDB4098" w:rsidR="004613D1" w:rsidDel="00AD4A31" w:rsidRDefault="00B42D70">
            <w:pPr>
              <w:pBdr>
                <w:top w:val="nil"/>
                <w:left w:val="nil"/>
                <w:bottom w:val="nil"/>
                <w:right w:val="nil"/>
              </w:pBdr>
              <w:jc w:val="center"/>
              <w:rPr>
                <w:del w:id="1635" w:author="Kanungo, Kalpak (Cognizant)" w:date="2026-06-01T12:54:00Z" w16du:dateUtc="2026-06-01T07:24:00Z"/>
              </w:rPr>
            </w:pPr>
            <w:del w:id="1636" w:author="Kanungo, Kalpak (Cognizant)" w:date="2026-06-01T12:54:00Z" w16du:dateUtc="2026-06-01T07:24:00Z">
              <w:r w:rsidDel="00AD4A31">
                <w:rPr>
                  <w:rFonts w:eastAsia="Arial" w:cs="Arial"/>
                  <w:color w:val="000000"/>
                  <w:sz w:val="20"/>
                </w:rPr>
                <w:delText>Custom</w:delText>
              </w:r>
            </w:del>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637"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F8" w14:textId="7F49BC31" w:rsidR="004613D1" w:rsidDel="00AD4A31" w:rsidRDefault="00B42D70">
            <w:pPr>
              <w:pBdr>
                <w:top w:val="nil"/>
                <w:left w:val="nil"/>
                <w:bottom w:val="nil"/>
                <w:right w:val="nil"/>
              </w:pBdr>
              <w:rPr>
                <w:del w:id="1638" w:author="Kanungo, Kalpak (Cognizant)" w:date="2026-06-01T12:54:00Z" w16du:dateUtc="2026-06-01T07:24:00Z"/>
              </w:rPr>
            </w:pPr>
            <w:del w:id="1639" w:author="Kanungo, Kalpak (Cognizant)" w:date="2026-05-22T18:36:00Z" w16du:dateUtc="2026-05-22T13:06:00Z">
              <w:r w:rsidDel="00197656">
                <w:rPr>
                  <w:rFonts w:eastAsia="Arial" w:cs="Arial"/>
                  <w:color w:val="000000"/>
                  <w:sz w:val="20"/>
                </w:rPr>
                <w:delText>FRS-CH-REP-16.2.8-01-11</w:delText>
              </w:r>
            </w:del>
          </w:p>
        </w:tc>
      </w:tr>
      <w:tr w:rsidR="004613D1" w14:paraId="2D6C1902" w14:textId="77777777" w:rsidTr="00176215">
        <w:trPr>
          <w:trHeight w:val="300"/>
          <w:trPrChange w:id="1640"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641"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8FA" w14:textId="77777777" w:rsidR="004613D1" w:rsidRDefault="00B42D70">
            <w:pPr>
              <w:pBdr>
                <w:top w:val="nil"/>
                <w:left w:val="nil"/>
                <w:bottom w:val="nil"/>
                <w:right w:val="nil"/>
              </w:pBdr>
            </w:pPr>
            <w:r>
              <w:rPr>
                <w:rFonts w:eastAsia="Arial" w:cs="Arial"/>
                <w:color w:val="000000"/>
                <w:sz w:val="20"/>
              </w:rPr>
              <w:t>DS-CH-RS-DETAIL-020</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642"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8FB" w14:textId="77777777" w:rsidR="004613D1" w:rsidRDefault="00B42D70">
            <w:pPr>
              <w:pBdr>
                <w:top w:val="nil"/>
                <w:left w:val="nil"/>
                <w:bottom w:val="nil"/>
                <w:right w:val="nil"/>
              </w:pBdr>
            </w:pPr>
            <w:r>
              <w:rPr>
                <w:rFonts w:eastAsia="Arial" w:cs="Arial"/>
                <w:color w:val="000000"/>
                <w:sz w:val="20"/>
              </w:rPr>
              <w:t>The system shall be configured with a single report – ‘Israel Detailed Report’ for ‘Reg Reporting Israel’ record.</w:t>
            </w:r>
          </w:p>
          <w:p w14:paraId="2D6C18FC" w14:textId="77777777" w:rsidR="004613D1" w:rsidRDefault="00B42D70">
            <w:pPr>
              <w:pBdr>
                <w:top w:val="nil"/>
                <w:left w:val="nil"/>
                <w:bottom w:val="nil"/>
                <w:right w:val="nil"/>
              </w:pBdr>
            </w:pPr>
            <w:r>
              <w:rPr>
                <w:rFonts w:eastAsia="Arial" w:cs="Arial"/>
                <w:color w:val="000000"/>
                <w:sz w:val="20"/>
              </w:rPr>
              <w:t> </w:t>
            </w:r>
          </w:p>
          <w:p w14:paraId="2D6C18FD" w14:textId="77777777" w:rsidR="004613D1" w:rsidRDefault="00B42D70">
            <w:pPr>
              <w:pBdr>
                <w:top w:val="nil"/>
                <w:left w:val="nil"/>
                <w:bottom w:val="nil"/>
                <w:right w:val="nil"/>
              </w:pBdr>
            </w:pPr>
            <w:r>
              <w:rPr>
                <w:rFonts w:eastAsia="Arial" w:cs="Arial"/>
                <w:color w:val="000000"/>
                <w:sz w:val="20"/>
              </w:rPr>
              <w:t>Refer ‘QCM TW_Complaint_Handling_DesignSpec_Reports_Spec’ Section ‘Israel Detailed Report’</w:t>
            </w:r>
          </w:p>
          <w:p w14:paraId="2D6C18FE" w14:textId="77777777" w:rsidR="004613D1" w:rsidRDefault="00B42D70">
            <w:pPr>
              <w:pBdr>
                <w:top w:val="nil"/>
                <w:left w:val="nil"/>
                <w:bottom w:val="nil"/>
                <w:right w:val="nil"/>
              </w:pBdr>
            </w:pPr>
            <w:r>
              <w:rPr>
                <w:rFonts w:eastAsia="Arial" w:cs="Arial"/>
                <w:color w:val="000000"/>
                <w:sz w:val="20"/>
              </w:rPr>
              <w:t> </w:t>
            </w:r>
          </w:p>
          <w:p w14:paraId="2D6C18FF" w14:textId="77777777" w:rsidR="004613D1" w:rsidRDefault="00B42D70">
            <w:pPr>
              <w:pBdr>
                <w:top w:val="nil"/>
                <w:left w:val="nil"/>
                <w:bottom w:val="nil"/>
                <w:right w:val="nil"/>
              </w:pBdr>
            </w:pPr>
            <w:r>
              <w:rPr>
                <w:rFonts w:eastAsia="Arial" w:cs="Arial"/>
                <w:color w:val="000000"/>
                <w:sz w:val="20"/>
              </w:rPr>
              <w:t>Refer QCM TW_Complaint Handling_DesignSpec_ Appendix – 2 Section ‘Report Class: Regulatory’</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643"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900"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644"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01" w14:textId="77777777" w:rsidR="004613D1" w:rsidRDefault="00B42D70">
            <w:pPr>
              <w:pBdr>
                <w:top w:val="nil"/>
                <w:left w:val="nil"/>
                <w:bottom w:val="nil"/>
                <w:right w:val="nil"/>
              </w:pBdr>
            </w:pPr>
            <w:r>
              <w:rPr>
                <w:rFonts w:eastAsia="Arial" w:cs="Arial"/>
                <w:color w:val="000000"/>
                <w:sz w:val="20"/>
              </w:rPr>
              <w:t>FRS-CH-REG-OTH-046-004</w:t>
            </w:r>
          </w:p>
        </w:tc>
      </w:tr>
      <w:tr w:rsidR="004613D1" w14:paraId="2D6C190A" w14:textId="77777777" w:rsidTr="00176215">
        <w:trPr>
          <w:trHeight w:val="300"/>
          <w:trPrChange w:id="1645"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646"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03" w14:textId="77777777" w:rsidR="004613D1" w:rsidRDefault="00B42D70">
            <w:pPr>
              <w:pBdr>
                <w:top w:val="nil"/>
                <w:left w:val="nil"/>
                <w:bottom w:val="nil"/>
                <w:right w:val="nil"/>
              </w:pBdr>
            </w:pPr>
            <w:commentRangeStart w:id="1647"/>
            <w:commentRangeStart w:id="1648"/>
            <w:r>
              <w:rPr>
                <w:rFonts w:eastAsia="Arial" w:cs="Arial"/>
                <w:color w:val="000000"/>
                <w:sz w:val="20"/>
              </w:rPr>
              <w:lastRenderedPageBreak/>
              <w:t>DS-CH-RS-DETAIL-022</w:t>
            </w:r>
            <w:commentRangeEnd w:id="1647"/>
            <w:r w:rsidR="007809C4">
              <w:rPr>
                <w:rStyle w:val="CommentReference"/>
                <w:sz w:val="18"/>
                <w:szCs w:val="24"/>
              </w:rPr>
              <w:commentReference w:id="1647"/>
            </w:r>
            <w:commentRangeEnd w:id="1648"/>
            <w:r w:rsidR="00CE7691">
              <w:rPr>
                <w:rStyle w:val="CommentReference"/>
                <w:sz w:val="18"/>
                <w:szCs w:val="24"/>
              </w:rPr>
              <w:commentReference w:id="1648"/>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649"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904" w14:textId="77777777" w:rsidR="004613D1" w:rsidRDefault="00B42D70">
            <w:pPr>
              <w:pBdr>
                <w:top w:val="nil"/>
                <w:left w:val="nil"/>
                <w:bottom w:val="nil"/>
                <w:right w:val="nil"/>
              </w:pBdr>
            </w:pPr>
            <w:r>
              <w:rPr>
                <w:rFonts w:eastAsia="Arial" w:cs="Arial"/>
                <w:color w:val="000000"/>
                <w:sz w:val="20"/>
              </w:rPr>
              <w:t>The system shall be configured with a single report – ‘Audit Trail Report’ to capture the modifications made to the Regulatory records and it will be run against a regulatory record.</w:t>
            </w:r>
          </w:p>
          <w:p w14:paraId="2D6C1905" w14:textId="77777777" w:rsidR="004613D1" w:rsidRDefault="00B42D70">
            <w:pPr>
              <w:pBdr>
                <w:top w:val="nil"/>
                <w:left w:val="nil"/>
                <w:bottom w:val="nil"/>
                <w:right w:val="nil"/>
              </w:pBdr>
            </w:pPr>
            <w:r>
              <w:rPr>
                <w:rFonts w:eastAsia="Arial" w:cs="Arial"/>
                <w:color w:val="000000"/>
                <w:sz w:val="20"/>
              </w:rPr>
              <w:t> </w:t>
            </w:r>
          </w:p>
          <w:p w14:paraId="2D6C1906" w14:textId="77777777" w:rsidR="004613D1" w:rsidRDefault="00B42D70">
            <w:pPr>
              <w:pBdr>
                <w:top w:val="nil"/>
                <w:left w:val="nil"/>
                <w:bottom w:val="nil"/>
                <w:right w:val="nil"/>
              </w:pBdr>
            </w:pPr>
            <w:r>
              <w:rPr>
                <w:rFonts w:eastAsia="Arial" w:cs="Arial"/>
                <w:color w:val="000000"/>
                <w:sz w:val="20"/>
              </w:rPr>
              <w:t> </w:t>
            </w:r>
          </w:p>
          <w:p w14:paraId="2D6C1907" w14:textId="77777777" w:rsidR="004613D1" w:rsidRDefault="00B42D70">
            <w:pPr>
              <w:pBdr>
                <w:top w:val="nil"/>
                <w:left w:val="nil"/>
                <w:bottom w:val="nil"/>
                <w:right w:val="nil"/>
              </w:pBdr>
            </w:pPr>
            <w:r>
              <w:rPr>
                <w:rFonts w:eastAsia="Arial" w:cs="Arial"/>
                <w:color w:val="000000"/>
                <w:sz w:val="20"/>
              </w:rPr>
              <w:t>Refer QCM TW_Complaint Handling_DesignSpec_Appendix -2  Section ‘Report Class-Regulatory’</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650"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908"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651"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09" w14:textId="60061695" w:rsidR="004613D1" w:rsidRDefault="00B42D70">
            <w:pPr>
              <w:pBdr>
                <w:top w:val="nil"/>
                <w:left w:val="nil"/>
                <w:bottom w:val="nil"/>
                <w:right w:val="nil"/>
              </w:pBdr>
            </w:pPr>
            <w:del w:id="1652" w:author="Kanungo, Kalpak (Cognizant)" w:date="2026-05-22T18:39:00Z" w16du:dateUtc="2026-05-22T13:09:00Z">
              <w:r w:rsidDel="00AF13A8">
                <w:rPr>
                  <w:rFonts w:eastAsia="Arial" w:cs="Arial"/>
                  <w:color w:val="000000"/>
                  <w:sz w:val="20"/>
                </w:rPr>
                <w:delText>FRS-CH-REG-AUD-001-001</w:delText>
              </w:r>
            </w:del>
            <w:r>
              <w:rPr>
                <w:rFonts w:eastAsia="Arial" w:cs="Arial"/>
                <w:color w:val="000000"/>
                <w:sz w:val="20"/>
              </w:rPr>
              <w:t>,FRS-R-06-001, FRS-R-07-001,FRS-R-015-001, FRS-CH-REG-AUD-004-01</w:t>
            </w:r>
          </w:p>
        </w:tc>
      </w:tr>
      <w:tr w:rsidR="004613D1" w14:paraId="2D6C1913" w14:textId="77777777" w:rsidTr="00176215">
        <w:trPr>
          <w:trHeight w:val="300"/>
          <w:trPrChange w:id="1653"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654"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0B" w14:textId="77777777" w:rsidR="004613D1" w:rsidRDefault="00B42D70">
            <w:pPr>
              <w:pBdr>
                <w:top w:val="nil"/>
                <w:left w:val="nil"/>
                <w:bottom w:val="nil"/>
                <w:right w:val="nil"/>
              </w:pBdr>
            </w:pPr>
            <w:r>
              <w:rPr>
                <w:rFonts w:eastAsia="Arial" w:cs="Arial"/>
                <w:color w:val="000000"/>
                <w:sz w:val="20"/>
              </w:rPr>
              <w:t>DS-CH-RS-DETAIL-023</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655"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90C" w14:textId="77777777" w:rsidR="004613D1" w:rsidRDefault="00B42D70">
            <w:pPr>
              <w:pBdr>
                <w:top w:val="nil"/>
                <w:left w:val="nil"/>
                <w:bottom w:val="nil"/>
                <w:right w:val="nil"/>
              </w:pBdr>
            </w:pPr>
            <w:r>
              <w:rPr>
                <w:rFonts w:eastAsia="Arial" w:cs="Arial"/>
                <w:color w:val="000000"/>
                <w:sz w:val="20"/>
              </w:rPr>
              <w:t>The system shall be configured with a single report – ‘Audit Trail Report’  to capture the modifications made to the Intake record and it will be run against an intake record.</w:t>
            </w:r>
          </w:p>
          <w:p w14:paraId="2D6C190D" w14:textId="77777777" w:rsidR="004613D1" w:rsidRDefault="00B42D70">
            <w:pPr>
              <w:pBdr>
                <w:top w:val="nil"/>
                <w:left w:val="nil"/>
                <w:bottom w:val="nil"/>
                <w:right w:val="nil"/>
              </w:pBdr>
            </w:pPr>
            <w:r>
              <w:rPr>
                <w:rFonts w:eastAsia="Arial" w:cs="Arial"/>
                <w:color w:val="000000"/>
                <w:sz w:val="20"/>
              </w:rPr>
              <w:t> </w:t>
            </w:r>
          </w:p>
          <w:p w14:paraId="2D6C190E" w14:textId="77777777" w:rsidR="004613D1" w:rsidRDefault="00B42D70">
            <w:pPr>
              <w:pBdr>
                <w:top w:val="nil"/>
                <w:left w:val="nil"/>
                <w:bottom w:val="nil"/>
                <w:right w:val="nil"/>
              </w:pBdr>
            </w:pPr>
            <w:r>
              <w:rPr>
                <w:rFonts w:eastAsia="Arial" w:cs="Arial"/>
                <w:color w:val="000000"/>
              </w:rPr>
              <w:t> </w:t>
            </w:r>
          </w:p>
          <w:p w14:paraId="2D6C190F" w14:textId="77777777" w:rsidR="004613D1" w:rsidRDefault="00B42D70">
            <w:pPr>
              <w:pBdr>
                <w:top w:val="nil"/>
                <w:left w:val="nil"/>
                <w:bottom w:val="nil"/>
                <w:right w:val="nil"/>
              </w:pBdr>
            </w:pPr>
            <w:r>
              <w:rPr>
                <w:rFonts w:eastAsia="Arial" w:cs="Arial"/>
                <w:color w:val="000000"/>
                <w:sz w:val="20"/>
              </w:rPr>
              <w:t> </w:t>
            </w:r>
          </w:p>
          <w:p w14:paraId="2D6C1910" w14:textId="77777777" w:rsidR="004613D1" w:rsidRDefault="00B42D70">
            <w:pPr>
              <w:pBdr>
                <w:top w:val="nil"/>
                <w:left w:val="nil"/>
                <w:bottom w:val="nil"/>
                <w:right w:val="nil"/>
              </w:pBdr>
            </w:pPr>
            <w:r>
              <w:rPr>
                <w:rFonts w:eastAsia="Arial" w:cs="Arial"/>
                <w:color w:val="000000"/>
                <w:sz w:val="20"/>
              </w:rPr>
              <w:t>Refer QCM TW_Complaint Handling_DesignSpec_Appendix - 2 Section ‘Report Class-Intake’</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656"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911"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657"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12" w14:textId="77777777" w:rsidR="004613D1" w:rsidRDefault="00B42D70">
            <w:pPr>
              <w:pBdr>
                <w:top w:val="nil"/>
                <w:left w:val="nil"/>
                <w:bottom w:val="nil"/>
                <w:right w:val="nil"/>
              </w:pBdr>
            </w:pPr>
            <w:r>
              <w:rPr>
                <w:rFonts w:eastAsia="Arial" w:cs="Arial"/>
                <w:color w:val="000000"/>
                <w:sz w:val="20"/>
              </w:rPr>
              <w:t>FRS-CH-REG-AUD-002-001,FRS-R-015-001</w:t>
            </w:r>
          </w:p>
        </w:tc>
      </w:tr>
      <w:tr w:rsidR="004613D1" w14:paraId="2D6C191C" w14:textId="77777777" w:rsidTr="00176215">
        <w:trPr>
          <w:trHeight w:val="300"/>
          <w:trPrChange w:id="1658"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659"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14" w14:textId="77777777" w:rsidR="004613D1" w:rsidRDefault="00B42D70">
            <w:pPr>
              <w:pBdr>
                <w:top w:val="nil"/>
                <w:left w:val="nil"/>
                <w:bottom w:val="nil"/>
                <w:right w:val="nil"/>
              </w:pBdr>
            </w:pPr>
            <w:r>
              <w:rPr>
                <w:rFonts w:eastAsia="Arial" w:cs="Arial"/>
                <w:color w:val="000000"/>
                <w:sz w:val="20"/>
              </w:rPr>
              <w:t>DS-CH-RS-DETAIL-024</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660"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915" w14:textId="77777777" w:rsidR="004613D1" w:rsidRDefault="00B42D70">
            <w:pPr>
              <w:pBdr>
                <w:top w:val="nil"/>
                <w:left w:val="nil"/>
                <w:bottom w:val="nil"/>
                <w:right w:val="nil"/>
              </w:pBdr>
            </w:pPr>
            <w:r>
              <w:rPr>
                <w:rFonts w:eastAsia="Arial" w:cs="Arial"/>
                <w:color w:val="000000"/>
                <w:sz w:val="20"/>
              </w:rPr>
              <w:t>The system shall be configured to suppress displaying list of privacy fields on ‘Complaint Audit Trail Report'</w:t>
            </w:r>
          </w:p>
          <w:p w14:paraId="2D6C1916" w14:textId="77777777" w:rsidR="004613D1" w:rsidRDefault="00B42D70">
            <w:pPr>
              <w:pBdr>
                <w:top w:val="nil"/>
                <w:left w:val="nil"/>
                <w:bottom w:val="nil"/>
                <w:right w:val="nil"/>
              </w:pBdr>
            </w:pPr>
            <w:r>
              <w:rPr>
                <w:rFonts w:eastAsia="Arial" w:cs="Arial"/>
                <w:color w:val="000000"/>
                <w:sz w:val="20"/>
              </w:rPr>
              <w:t> </w:t>
            </w:r>
          </w:p>
          <w:p w14:paraId="2D6C1917" w14:textId="77777777" w:rsidR="004613D1" w:rsidRDefault="00B42D70">
            <w:pPr>
              <w:pBdr>
                <w:top w:val="nil"/>
                <w:left w:val="nil"/>
                <w:bottom w:val="nil"/>
                <w:right w:val="nil"/>
              </w:pBdr>
            </w:pPr>
            <w:r>
              <w:rPr>
                <w:rFonts w:eastAsia="Arial" w:cs="Arial"/>
                <w:color w:val="000000"/>
                <w:sz w:val="20"/>
              </w:rPr>
              <w:t xml:space="preserve">Refer QCM TW_Complaint Handling_DesignSpec_ Appendix – 6– Tab ‘Complaint’ – Group category – View Only – select blank’ for list of privacy fields - </w:t>
            </w:r>
          </w:p>
          <w:p w14:paraId="2D6C1918" w14:textId="77777777" w:rsidR="004613D1" w:rsidRDefault="00B42D70">
            <w:pPr>
              <w:pBdr>
                <w:top w:val="nil"/>
                <w:left w:val="nil"/>
                <w:bottom w:val="nil"/>
                <w:right w:val="nil"/>
              </w:pBdr>
            </w:pPr>
            <w:r>
              <w:rPr>
                <w:rFonts w:eastAsia="Arial" w:cs="Arial"/>
                <w:color w:val="000000"/>
                <w:sz w:val="20"/>
              </w:rPr>
              <w:t> </w:t>
            </w:r>
          </w:p>
          <w:p w14:paraId="2D6C1919" w14:textId="77777777" w:rsidR="004613D1" w:rsidRDefault="00B42D70">
            <w:pPr>
              <w:pBdr>
                <w:top w:val="nil"/>
                <w:left w:val="nil"/>
                <w:bottom w:val="nil"/>
                <w:right w:val="nil"/>
              </w:pBdr>
            </w:pPr>
            <w:r>
              <w:rPr>
                <w:rFonts w:eastAsia="Arial" w:cs="Arial"/>
                <w:color w:val="000000"/>
                <w:sz w:val="20"/>
              </w:rPr>
              <w:t>Refer ‘QCM TW_Complaint_Handling_DesignSpec_Reports_Spec’ Section ‘Audit trail Report’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661"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91A"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662"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1B" w14:textId="77777777" w:rsidR="004613D1" w:rsidRDefault="00B42D70">
            <w:pPr>
              <w:pBdr>
                <w:top w:val="nil"/>
                <w:left w:val="nil"/>
                <w:bottom w:val="nil"/>
                <w:right w:val="nil"/>
              </w:pBdr>
            </w:pPr>
            <w:r>
              <w:rPr>
                <w:rFonts w:eastAsia="Arial" w:cs="Arial"/>
                <w:color w:val="000000"/>
                <w:sz w:val="20"/>
              </w:rPr>
              <w:t>FRS-CH-REG-PRI-007-001</w:t>
            </w:r>
          </w:p>
        </w:tc>
      </w:tr>
      <w:tr w:rsidR="004613D1" w14:paraId="2D6C1925" w14:textId="77777777" w:rsidTr="00176215">
        <w:trPr>
          <w:trHeight w:val="300"/>
          <w:trPrChange w:id="1663"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664"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1D" w14:textId="77777777" w:rsidR="004613D1" w:rsidRDefault="00B42D70">
            <w:pPr>
              <w:pBdr>
                <w:top w:val="nil"/>
                <w:left w:val="nil"/>
                <w:bottom w:val="nil"/>
                <w:right w:val="nil"/>
              </w:pBdr>
            </w:pPr>
            <w:r>
              <w:rPr>
                <w:rFonts w:eastAsia="Arial" w:cs="Arial"/>
                <w:color w:val="000000"/>
                <w:sz w:val="20"/>
              </w:rPr>
              <w:t>DS-CH-RS-DETAIL-025</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665"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91E" w14:textId="77777777" w:rsidR="004613D1" w:rsidRDefault="00B42D70">
            <w:pPr>
              <w:pBdr>
                <w:top w:val="nil"/>
                <w:left w:val="nil"/>
                <w:bottom w:val="nil"/>
                <w:right w:val="nil"/>
              </w:pBdr>
            </w:pPr>
            <w:r>
              <w:rPr>
                <w:rFonts w:eastAsia="Arial" w:cs="Arial"/>
                <w:color w:val="000000"/>
                <w:sz w:val="20"/>
              </w:rPr>
              <w:t>The system shall be configured to suppress displaying list of privacy fields on ‘Intake Audit Trail Report'</w:t>
            </w:r>
          </w:p>
          <w:p w14:paraId="2D6C191F" w14:textId="77777777" w:rsidR="004613D1" w:rsidRDefault="00B42D70">
            <w:pPr>
              <w:pBdr>
                <w:top w:val="nil"/>
                <w:left w:val="nil"/>
                <w:bottom w:val="nil"/>
                <w:right w:val="nil"/>
              </w:pBdr>
            </w:pPr>
            <w:r>
              <w:rPr>
                <w:rFonts w:eastAsia="Arial" w:cs="Arial"/>
                <w:color w:val="000000"/>
                <w:sz w:val="20"/>
              </w:rPr>
              <w:t> </w:t>
            </w:r>
          </w:p>
          <w:p w14:paraId="2D6C1920" w14:textId="77777777" w:rsidR="004613D1" w:rsidRDefault="00B42D70">
            <w:pPr>
              <w:pBdr>
                <w:top w:val="nil"/>
                <w:left w:val="nil"/>
                <w:bottom w:val="nil"/>
                <w:right w:val="nil"/>
              </w:pBdr>
            </w:pPr>
            <w:r>
              <w:rPr>
                <w:rFonts w:eastAsia="Arial" w:cs="Arial"/>
                <w:color w:val="000000"/>
                <w:sz w:val="20"/>
              </w:rPr>
              <w:t xml:space="preserve">Refer QCM TW_Complaint Handling_DesignSpec_ Appendix – 6– Tab ‘Intake – Group category – View Only – select blank’ for list of privacy fields </w:t>
            </w:r>
          </w:p>
          <w:p w14:paraId="2D6C1921" w14:textId="77777777" w:rsidR="004613D1" w:rsidRDefault="00B42D70">
            <w:pPr>
              <w:pBdr>
                <w:top w:val="nil"/>
                <w:left w:val="nil"/>
                <w:bottom w:val="nil"/>
                <w:right w:val="nil"/>
              </w:pBdr>
            </w:pPr>
            <w:r>
              <w:rPr>
                <w:rFonts w:eastAsia="Arial" w:cs="Arial"/>
                <w:color w:val="000000"/>
                <w:sz w:val="20"/>
              </w:rPr>
              <w:t> </w:t>
            </w:r>
          </w:p>
          <w:p w14:paraId="2D6C1922" w14:textId="77777777" w:rsidR="004613D1" w:rsidRDefault="00B42D70">
            <w:pPr>
              <w:pBdr>
                <w:top w:val="nil"/>
                <w:left w:val="nil"/>
                <w:bottom w:val="nil"/>
                <w:right w:val="nil"/>
              </w:pBdr>
            </w:pPr>
            <w:r>
              <w:rPr>
                <w:rFonts w:eastAsia="Arial" w:cs="Arial"/>
                <w:color w:val="000000"/>
                <w:sz w:val="20"/>
              </w:rPr>
              <w:t>Refer ‘QCM TW_Complaint_Handling_DesignSpec_Reports_Spec’ Section ‘Audit trail Report’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666"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923"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667"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24" w14:textId="77777777" w:rsidR="004613D1" w:rsidRDefault="00B42D70">
            <w:pPr>
              <w:pBdr>
                <w:top w:val="nil"/>
                <w:left w:val="nil"/>
                <w:bottom w:val="nil"/>
                <w:right w:val="nil"/>
              </w:pBdr>
            </w:pPr>
            <w:r>
              <w:rPr>
                <w:rFonts w:eastAsia="Arial" w:cs="Arial"/>
                <w:color w:val="000000"/>
                <w:sz w:val="20"/>
              </w:rPr>
              <w:t>FRS-CH-REG-PRI-006-001</w:t>
            </w:r>
          </w:p>
        </w:tc>
      </w:tr>
      <w:tr w:rsidR="004613D1" w:rsidDel="00B74521" w14:paraId="2D6C1931" w14:textId="3B90221D" w:rsidTr="00176215">
        <w:trPr>
          <w:trHeight w:val="300"/>
          <w:del w:id="1668" w:author="Kanungo, Kalpak (Cognizant)" w:date="2026-05-22T15:26:00Z"/>
          <w:trPrChange w:id="1669"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670"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26" w14:textId="2C6F1E57" w:rsidR="004613D1" w:rsidDel="00B74521" w:rsidRDefault="00B42D70">
            <w:pPr>
              <w:pBdr>
                <w:top w:val="nil"/>
                <w:left w:val="nil"/>
                <w:bottom w:val="nil"/>
                <w:right w:val="nil"/>
              </w:pBdr>
              <w:rPr>
                <w:del w:id="1671" w:author="Kanungo, Kalpak (Cognizant)" w:date="2026-05-22T15:26:00Z" w16du:dateUtc="2026-05-22T09:56:00Z"/>
              </w:rPr>
            </w:pPr>
            <w:del w:id="1672" w:author="Kanungo, Kalpak (Cognizant)" w:date="2026-05-22T15:26:00Z" w16du:dateUtc="2026-05-22T09:56:00Z">
              <w:r w:rsidDel="00B74521">
                <w:rPr>
                  <w:rFonts w:eastAsia="Arial" w:cs="Arial"/>
                  <w:color w:val="000000"/>
                  <w:sz w:val="20"/>
                </w:rPr>
                <w:delText>DS-CH-RS-DETAIL-026</w:delText>
              </w:r>
            </w:del>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673"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927" w14:textId="16A50E3B" w:rsidR="004613D1" w:rsidDel="00B74521" w:rsidRDefault="00B42D70">
            <w:pPr>
              <w:pBdr>
                <w:top w:val="nil"/>
                <w:left w:val="nil"/>
                <w:bottom w:val="nil"/>
                <w:right w:val="nil"/>
              </w:pBdr>
              <w:rPr>
                <w:del w:id="1674" w:author="Kanungo, Kalpak (Cognizant)" w:date="2026-05-22T15:26:00Z" w16du:dateUtc="2026-05-22T09:56:00Z"/>
              </w:rPr>
            </w:pPr>
            <w:del w:id="1675" w:author="Kanungo, Kalpak (Cognizant)" w:date="2026-05-22T15:26:00Z" w16du:dateUtc="2026-05-22T09:56:00Z">
              <w:r w:rsidDel="00B74521">
                <w:rPr>
                  <w:rFonts w:eastAsia="Arial" w:cs="Arial"/>
                  <w:color w:val="000000"/>
                  <w:sz w:val="20"/>
                </w:rPr>
                <w:delText>The system shall be configured with a single report – ‘Investigation Detailed Report’ for an investigation record.</w:delText>
              </w:r>
            </w:del>
          </w:p>
          <w:p w14:paraId="2D6C1928" w14:textId="3B6C854C" w:rsidR="004613D1" w:rsidDel="00B74521" w:rsidRDefault="00B42D70">
            <w:pPr>
              <w:pBdr>
                <w:top w:val="nil"/>
                <w:left w:val="nil"/>
                <w:bottom w:val="nil"/>
                <w:right w:val="nil"/>
              </w:pBdr>
              <w:rPr>
                <w:del w:id="1676" w:author="Kanungo, Kalpak (Cognizant)" w:date="2026-05-22T15:26:00Z" w16du:dateUtc="2026-05-22T09:56:00Z"/>
              </w:rPr>
            </w:pPr>
            <w:del w:id="1677" w:author="Kanungo, Kalpak (Cognizant)" w:date="2026-05-22T15:26:00Z" w16du:dateUtc="2026-05-22T09:56:00Z">
              <w:r w:rsidDel="00B74521">
                <w:rPr>
                  <w:rFonts w:eastAsia="Arial" w:cs="Arial"/>
                  <w:color w:val="000000"/>
                  <w:sz w:val="20"/>
                </w:rPr>
                <w:delText> </w:delText>
              </w:r>
            </w:del>
          </w:p>
          <w:p w14:paraId="2D6C1929" w14:textId="0C9C2C3F" w:rsidR="004613D1" w:rsidDel="00B74521" w:rsidRDefault="00B42D70">
            <w:pPr>
              <w:pBdr>
                <w:top w:val="nil"/>
                <w:left w:val="nil"/>
                <w:bottom w:val="nil"/>
                <w:right w:val="nil"/>
              </w:pBdr>
              <w:rPr>
                <w:del w:id="1678" w:author="Kanungo, Kalpak (Cognizant)" w:date="2026-05-22T15:26:00Z" w16du:dateUtc="2026-05-22T09:56:00Z"/>
              </w:rPr>
            </w:pPr>
            <w:del w:id="1679" w:author="Kanungo, Kalpak (Cognizant)" w:date="2026-05-22T15:26:00Z" w16du:dateUtc="2026-05-22T09:56:00Z">
              <w:r w:rsidDel="00B74521">
                <w:rPr>
                  <w:rFonts w:eastAsia="Arial" w:cs="Arial"/>
                  <w:color w:val="000000"/>
                  <w:sz w:val="20"/>
                </w:rPr>
                <w:delText>Refer ‘QCM TW_Complaint_Handling_DesignSpec_Reports_Spec’ Section ‘Investigation Detailed Report’</w:delText>
              </w:r>
            </w:del>
          </w:p>
          <w:p w14:paraId="2D6C192A" w14:textId="44478E0F" w:rsidR="004613D1" w:rsidDel="00B74521" w:rsidRDefault="00B42D70">
            <w:pPr>
              <w:pBdr>
                <w:top w:val="nil"/>
                <w:left w:val="nil"/>
                <w:bottom w:val="nil"/>
                <w:right w:val="nil"/>
              </w:pBdr>
              <w:rPr>
                <w:del w:id="1680" w:author="Kanungo, Kalpak (Cognizant)" w:date="2026-05-22T15:26:00Z" w16du:dateUtc="2026-05-22T09:56:00Z"/>
              </w:rPr>
            </w:pPr>
            <w:del w:id="1681" w:author="Kanungo, Kalpak (Cognizant)" w:date="2026-05-22T15:26:00Z" w16du:dateUtc="2026-05-22T09:56:00Z">
              <w:r w:rsidDel="00B74521">
                <w:rPr>
                  <w:rFonts w:eastAsia="Arial" w:cs="Arial"/>
                  <w:color w:val="000000"/>
                  <w:sz w:val="20"/>
                </w:rPr>
                <w:delText> </w:delText>
              </w:r>
            </w:del>
          </w:p>
          <w:p w14:paraId="2D6C192B" w14:textId="0E9683D6" w:rsidR="004613D1" w:rsidDel="00B74521" w:rsidRDefault="00B42D70">
            <w:pPr>
              <w:pBdr>
                <w:top w:val="nil"/>
                <w:left w:val="nil"/>
                <w:bottom w:val="nil"/>
                <w:right w:val="nil"/>
              </w:pBdr>
              <w:rPr>
                <w:del w:id="1682" w:author="Kanungo, Kalpak (Cognizant)" w:date="2026-05-22T15:26:00Z" w16du:dateUtc="2026-05-22T09:56:00Z"/>
              </w:rPr>
            </w:pPr>
            <w:del w:id="1683" w:author="Kanungo, Kalpak (Cognizant)" w:date="2026-05-22T15:26:00Z" w16du:dateUtc="2026-05-22T09:56:00Z">
              <w:r w:rsidDel="00B74521">
                <w:rPr>
                  <w:rFonts w:eastAsia="Arial" w:cs="Arial"/>
                  <w:color w:val="000000"/>
                  <w:sz w:val="20"/>
                </w:rPr>
                <w:lastRenderedPageBreak/>
                <w:delText xml:space="preserve">This implementation is common to CAPA and CH workflow. </w:delText>
              </w:r>
            </w:del>
          </w:p>
          <w:p w14:paraId="2D6C192C" w14:textId="6EB16B11" w:rsidR="004613D1" w:rsidDel="00B74521" w:rsidRDefault="00B42D70">
            <w:pPr>
              <w:pBdr>
                <w:top w:val="nil"/>
                <w:left w:val="nil"/>
                <w:bottom w:val="nil"/>
                <w:right w:val="nil"/>
              </w:pBdr>
              <w:rPr>
                <w:del w:id="1684" w:author="Kanungo, Kalpak (Cognizant)" w:date="2026-05-22T15:26:00Z" w16du:dateUtc="2026-05-22T09:56:00Z"/>
              </w:rPr>
            </w:pPr>
            <w:del w:id="1685" w:author="Kanungo, Kalpak (Cognizant)" w:date="2026-05-22T15:26:00Z" w16du:dateUtc="2026-05-22T09:56:00Z">
              <w:r w:rsidDel="00B74521">
                <w:rPr>
                  <w:rFonts w:eastAsia="Arial" w:cs="Arial"/>
                  <w:color w:val="000000"/>
                  <w:sz w:val="20"/>
                </w:rPr>
                <w:delText>Details are covered in CAPA Design Specification - DS-GL.NPSS.0009-01.08 Section ‘Report Specification’</w:delText>
              </w:r>
            </w:del>
          </w:p>
          <w:p w14:paraId="2D6C192D" w14:textId="7600DA92" w:rsidR="004613D1" w:rsidDel="00B74521" w:rsidRDefault="00B42D70">
            <w:pPr>
              <w:pBdr>
                <w:top w:val="nil"/>
                <w:left w:val="nil"/>
                <w:bottom w:val="nil"/>
                <w:right w:val="nil"/>
              </w:pBdr>
              <w:rPr>
                <w:del w:id="1686" w:author="Kanungo, Kalpak (Cognizant)" w:date="2026-05-22T15:26:00Z" w16du:dateUtc="2026-05-22T09:56:00Z"/>
              </w:rPr>
            </w:pPr>
            <w:del w:id="1687" w:author="Kanungo, Kalpak (Cognizant)" w:date="2026-05-22T15:26:00Z" w16du:dateUtc="2026-05-22T09:56:00Z">
              <w:r w:rsidDel="00B74521">
                <w:rPr>
                  <w:rFonts w:eastAsia="Arial" w:cs="Arial"/>
                  <w:color w:val="000000"/>
                  <w:sz w:val="20"/>
                </w:rPr>
                <w:delText> </w:delText>
              </w:r>
            </w:del>
          </w:p>
          <w:p w14:paraId="2D6C192E" w14:textId="13269371" w:rsidR="004613D1" w:rsidDel="00B74521" w:rsidRDefault="00B42D70">
            <w:pPr>
              <w:pBdr>
                <w:top w:val="nil"/>
                <w:left w:val="nil"/>
                <w:bottom w:val="nil"/>
                <w:right w:val="nil"/>
              </w:pBdr>
              <w:rPr>
                <w:del w:id="1688" w:author="Kanungo, Kalpak (Cognizant)" w:date="2026-05-22T15:26:00Z" w16du:dateUtc="2026-05-22T09:56:00Z"/>
              </w:rPr>
            </w:pPr>
            <w:del w:id="1689" w:author="Kanungo, Kalpak (Cognizant)" w:date="2026-05-22T15:26:00Z" w16du:dateUtc="2026-05-22T09:56:00Z">
              <w:r w:rsidDel="00B74521">
                <w:rPr>
                  <w:rFonts w:eastAsia="Arial" w:cs="Arial"/>
                  <w:color w:val="000000"/>
                  <w:sz w:val="20"/>
                </w:rPr>
                <w:delText>Refer QCM TW_Complaint Handling_DesignSpec_ Appendix – 2 Section ‘Report Class: Investigation</w:delText>
              </w:r>
            </w:del>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690"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92F" w14:textId="0C8D6889" w:rsidR="004613D1" w:rsidDel="00B74521" w:rsidRDefault="00B42D70">
            <w:pPr>
              <w:pBdr>
                <w:top w:val="nil"/>
                <w:left w:val="nil"/>
                <w:bottom w:val="nil"/>
                <w:right w:val="nil"/>
              </w:pBdr>
              <w:jc w:val="center"/>
              <w:rPr>
                <w:del w:id="1691" w:author="Kanungo, Kalpak (Cognizant)" w:date="2026-05-22T15:26:00Z" w16du:dateUtc="2026-05-22T09:56:00Z"/>
              </w:rPr>
            </w:pPr>
            <w:del w:id="1692" w:author="Kanungo, Kalpak (Cognizant)" w:date="2026-05-22T15:26:00Z" w16du:dateUtc="2026-05-22T09:56:00Z">
              <w:r w:rsidDel="00B74521">
                <w:rPr>
                  <w:rFonts w:eastAsia="Arial" w:cs="Arial"/>
                  <w:color w:val="000000"/>
                  <w:sz w:val="20"/>
                </w:rPr>
                <w:lastRenderedPageBreak/>
                <w:delText>N/A*</w:delText>
              </w:r>
            </w:del>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693"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30" w14:textId="3FCD21A2" w:rsidR="004613D1" w:rsidDel="00B74521" w:rsidRDefault="00B42D70">
            <w:pPr>
              <w:pBdr>
                <w:top w:val="nil"/>
                <w:left w:val="nil"/>
                <w:bottom w:val="nil"/>
                <w:right w:val="nil"/>
              </w:pBdr>
              <w:rPr>
                <w:del w:id="1694" w:author="Kanungo, Kalpak (Cognizant)" w:date="2026-05-22T15:26:00Z" w16du:dateUtc="2026-05-22T09:56:00Z"/>
              </w:rPr>
            </w:pPr>
            <w:del w:id="1695" w:author="Kanungo, Kalpak (Cognizant)" w:date="2026-05-22T15:26:00Z" w16du:dateUtc="2026-05-22T09:56:00Z">
              <w:r w:rsidDel="00B74521">
                <w:rPr>
                  <w:rFonts w:eastAsia="Arial" w:cs="Arial"/>
                  <w:color w:val="000000"/>
                  <w:sz w:val="20"/>
                </w:rPr>
                <w:delText>FRS-CH-REP-008-001</w:delText>
              </w:r>
            </w:del>
          </w:p>
        </w:tc>
      </w:tr>
      <w:tr w:rsidR="004613D1" w14:paraId="2D6C193A" w14:textId="77777777" w:rsidTr="00176215">
        <w:trPr>
          <w:trHeight w:val="300"/>
          <w:trPrChange w:id="1696"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697"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32" w14:textId="77777777" w:rsidR="004613D1" w:rsidRDefault="00B42D70">
            <w:pPr>
              <w:pBdr>
                <w:top w:val="nil"/>
                <w:left w:val="nil"/>
                <w:bottom w:val="nil"/>
                <w:right w:val="nil"/>
              </w:pBdr>
            </w:pPr>
            <w:r>
              <w:rPr>
                <w:rFonts w:eastAsia="Arial" w:cs="Arial"/>
                <w:color w:val="000000"/>
                <w:sz w:val="20"/>
              </w:rPr>
              <w:t>DS-CH-RS-DETAIL-027</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698"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933" w14:textId="77777777" w:rsidR="004613D1" w:rsidRDefault="00B42D70">
            <w:pPr>
              <w:pBdr>
                <w:top w:val="nil"/>
                <w:left w:val="nil"/>
                <w:bottom w:val="nil"/>
                <w:right w:val="nil"/>
              </w:pBdr>
            </w:pPr>
            <w:r>
              <w:rPr>
                <w:rFonts w:eastAsia="Arial" w:cs="Arial"/>
                <w:color w:val="000000"/>
                <w:sz w:val="20"/>
              </w:rPr>
              <w:t>The system shall be configured with a single report – ‘Complaint Delta Audit Trail Report’ for all types of regulatory records.</w:t>
            </w:r>
          </w:p>
          <w:p w14:paraId="2D6C1934" w14:textId="77777777" w:rsidR="004613D1" w:rsidRDefault="00B42D70">
            <w:pPr>
              <w:pBdr>
                <w:top w:val="nil"/>
                <w:left w:val="nil"/>
                <w:bottom w:val="nil"/>
                <w:right w:val="nil"/>
              </w:pBdr>
            </w:pPr>
            <w:r>
              <w:rPr>
                <w:rFonts w:eastAsia="Arial" w:cs="Arial"/>
                <w:color w:val="000000"/>
                <w:sz w:val="20"/>
              </w:rPr>
              <w:t> </w:t>
            </w:r>
          </w:p>
          <w:p w14:paraId="2D6C1935" w14:textId="77777777" w:rsidR="004613D1" w:rsidRDefault="00B42D70">
            <w:pPr>
              <w:pBdr>
                <w:top w:val="nil"/>
                <w:left w:val="nil"/>
                <w:bottom w:val="nil"/>
                <w:right w:val="nil"/>
              </w:pBdr>
            </w:pPr>
            <w:r>
              <w:rPr>
                <w:rFonts w:eastAsia="Arial" w:cs="Arial"/>
                <w:color w:val="000000"/>
                <w:sz w:val="20"/>
              </w:rPr>
              <w:t>Refer ‘QCM TW_Complaint_Handling_DesignSpec_Reports_Spec’ Section ‘Complaint Delta Audit Trail Report’</w:t>
            </w:r>
          </w:p>
          <w:p w14:paraId="2D6C1936" w14:textId="77777777" w:rsidR="004613D1" w:rsidRDefault="00B42D70">
            <w:pPr>
              <w:pBdr>
                <w:top w:val="nil"/>
                <w:left w:val="nil"/>
                <w:bottom w:val="nil"/>
                <w:right w:val="nil"/>
              </w:pBdr>
            </w:pPr>
            <w:r>
              <w:rPr>
                <w:rFonts w:eastAsia="Arial" w:cs="Arial"/>
                <w:color w:val="000000"/>
                <w:sz w:val="20"/>
              </w:rPr>
              <w:t> </w:t>
            </w:r>
          </w:p>
          <w:p w14:paraId="2D6C1937" w14:textId="77777777" w:rsidR="004613D1" w:rsidRDefault="00B42D70">
            <w:pPr>
              <w:pBdr>
                <w:top w:val="nil"/>
                <w:left w:val="nil"/>
                <w:bottom w:val="nil"/>
                <w:right w:val="nil"/>
              </w:pBdr>
            </w:pPr>
            <w:r>
              <w:rPr>
                <w:rFonts w:eastAsia="Arial" w:cs="Arial"/>
                <w:color w:val="000000"/>
                <w:sz w:val="20"/>
              </w:rPr>
              <w:t>Refer QCM TW_Complaint Handling_DesignSpec_ Appendix – 2 Section ‘Report Class: Regulatory’</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699"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938"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700"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39" w14:textId="77777777" w:rsidR="004613D1" w:rsidRDefault="00B42D70">
            <w:pPr>
              <w:pBdr>
                <w:top w:val="nil"/>
                <w:left w:val="nil"/>
                <w:bottom w:val="nil"/>
                <w:right w:val="nil"/>
              </w:pBdr>
            </w:pPr>
            <w:r>
              <w:rPr>
                <w:rFonts w:eastAsia="Arial" w:cs="Arial"/>
                <w:color w:val="000000"/>
                <w:sz w:val="20"/>
              </w:rPr>
              <w:t>FRS-CH-REP-009-001</w:t>
            </w:r>
          </w:p>
        </w:tc>
      </w:tr>
      <w:tr w:rsidR="004613D1" w14:paraId="2D6C1944" w14:textId="77777777" w:rsidTr="00176215">
        <w:trPr>
          <w:trHeight w:val="300"/>
          <w:trPrChange w:id="1701"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702"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3B" w14:textId="77777777" w:rsidR="004613D1" w:rsidRDefault="00B42D70">
            <w:pPr>
              <w:pBdr>
                <w:top w:val="nil"/>
                <w:left w:val="nil"/>
                <w:bottom w:val="nil"/>
                <w:right w:val="nil"/>
              </w:pBdr>
            </w:pPr>
            <w:r>
              <w:rPr>
                <w:rFonts w:eastAsia="Arial" w:cs="Arial"/>
                <w:color w:val="000000"/>
                <w:sz w:val="20"/>
              </w:rPr>
              <w:t>DS-CH-RS-DETAIL-028</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703"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93C" w14:textId="77777777" w:rsidR="004613D1" w:rsidRDefault="00B42D70">
            <w:pPr>
              <w:pBdr>
                <w:top w:val="nil"/>
                <w:left w:val="nil"/>
                <w:bottom w:val="nil"/>
                <w:right w:val="nil"/>
              </w:pBdr>
            </w:pPr>
            <w:r>
              <w:rPr>
                <w:rFonts w:eastAsia="Arial" w:cs="Arial"/>
                <w:color w:val="000000"/>
                <w:sz w:val="20"/>
              </w:rPr>
              <w:t>The system shall be configured with a single report – ‘Human Readable XML’ for an eMDR record</w:t>
            </w:r>
          </w:p>
          <w:p w14:paraId="2D6C193D" w14:textId="77777777" w:rsidR="004613D1" w:rsidRDefault="00B42D70">
            <w:pPr>
              <w:pBdr>
                <w:top w:val="nil"/>
                <w:left w:val="nil"/>
                <w:bottom w:val="nil"/>
                <w:right w:val="nil"/>
              </w:pBdr>
            </w:pPr>
            <w:r>
              <w:rPr>
                <w:rFonts w:eastAsia="Arial" w:cs="Arial"/>
                <w:color w:val="000000"/>
                <w:sz w:val="20"/>
              </w:rPr>
              <w:t> </w:t>
            </w:r>
          </w:p>
          <w:p w14:paraId="2D6C193E" w14:textId="77777777" w:rsidR="004613D1" w:rsidRDefault="00B42D70">
            <w:pPr>
              <w:pBdr>
                <w:top w:val="nil"/>
                <w:left w:val="nil"/>
                <w:bottom w:val="nil"/>
                <w:right w:val="nil"/>
              </w:pBdr>
            </w:pPr>
            <w:r>
              <w:rPr>
                <w:rFonts w:eastAsia="Arial" w:cs="Arial"/>
                <w:color w:val="000000"/>
                <w:sz w:val="20"/>
              </w:rPr>
              <w:t>Refer ‘QCM TW_Complaint_Handling_DesignSpec_Reports_Spec’ Section ‘Detailed Report - Human Readable XML’</w:t>
            </w:r>
          </w:p>
          <w:p w14:paraId="2D6C193F" w14:textId="77777777" w:rsidR="004613D1" w:rsidRDefault="00B42D70">
            <w:pPr>
              <w:pBdr>
                <w:top w:val="nil"/>
                <w:left w:val="nil"/>
                <w:bottom w:val="nil"/>
                <w:right w:val="nil"/>
              </w:pBdr>
            </w:pPr>
            <w:r>
              <w:rPr>
                <w:rFonts w:eastAsia="Arial" w:cs="Arial"/>
                <w:color w:val="000000"/>
                <w:sz w:val="20"/>
              </w:rPr>
              <w:t> </w:t>
            </w:r>
          </w:p>
          <w:p w14:paraId="2D6C1940" w14:textId="77777777" w:rsidR="004613D1" w:rsidRDefault="00B42D70">
            <w:pPr>
              <w:pBdr>
                <w:top w:val="nil"/>
                <w:left w:val="nil"/>
                <w:bottom w:val="nil"/>
                <w:right w:val="nil"/>
              </w:pBdr>
            </w:pPr>
            <w:r>
              <w:rPr>
                <w:rFonts w:eastAsia="Arial" w:cs="Arial"/>
                <w:color w:val="000000"/>
                <w:sz w:val="20"/>
              </w:rPr>
              <w:t>Refer QCM TW_Complaint Handling_DesignSpec_ Appendix – 2 Section ‘Report Class: Regulatory’</w:t>
            </w:r>
          </w:p>
          <w:p w14:paraId="2D6C1941" w14:textId="77777777" w:rsidR="004613D1" w:rsidRDefault="00B42D70">
            <w:pPr>
              <w:pBdr>
                <w:top w:val="nil"/>
                <w:left w:val="nil"/>
                <w:bottom w:val="nil"/>
                <w:right w:val="nil"/>
              </w:pBdr>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704"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942" w14:textId="77777777" w:rsidR="004613D1" w:rsidRDefault="00B42D70">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705"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43" w14:textId="77777777" w:rsidR="004613D1" w:rsidRDefault="00B42D70">
            <w:pPr>
              <w:pBdr>
                <w:top w:val="nil"/>
                <w:left w:val="nil"/>
                <w:bottom w:val="nil"/>
                <w:right w:val="nil"/>
              </w:pBdr>
            </w:pPr>
            <w:r>
              <w:rPr>
                <w:rFonts w:eastAsia="Arial" w:cs="Arial"/>
                <w:color w:val="000000"/>
                <w:sz w:val="20"/>
              </w:rPr>
              <w:t>FRS-CH-REG-MDR-021-001</w:t>
            </w:r>
          </w:p>
        </w:tc>
      </w:tr>
      <w:tr w:rsidR="004613D1" w14:paraId="2D6C194E" w14:textId="77777777" w:rsidTr="00176215">
        <w:trPr>
          <w:trHeight w:val="300"/>
          <w:trPrChange w:id="1706"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707"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45" w14:textId="77777777" w:rsidR="004613D1" w:rsidRDefault="00B42D70">
            <w:pPr>
              <w:pBdr>
                <w:top w:val="nil"/>
                <w:left w:val="nil"/>
                <w:bottom w:val="nil"/>
                <w:right w:val="nil"/>
              </w:pBdr>
            </w:pPr>
            <w:r>
              <w:rPr>
                <w:rFonts w:eastAsia="Arial" w:cs="Arial"/>
                <w:color w:val="000000"/>
                <w:sz w:val="20"/>
              </w:rPr>
              <w:t>DS-CH-RS-DETAIL-029</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708"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946" w14:textId="77777777" w:rsidR="004613D1" w:rsidRDefault="00B42D70">
            <w:pPr>
              <w:pBdr>
                <w:top w:val="nil"/>
                <w:left w:val="nil"/>
                <w:bottom w:val="nil"/>
                <w:right w:val="nil"/>
              </w:pBdr>
            </w:pPr>
            <w:r>
              <w:rPr>
                <w:rFonts w:eastAsia="Arial" w:cs="Arial"/>
                <w:color w:val="000000"/>
                <w:sz w:val="20"/>
              </w:rPr>
              <w:t>The system shall be configured with a single report – ‘Human Readable XML’ for eMDR Follow up record</w:t>
            </w:r>
          </w:p>
          <w:p w14:paraId="2D6C1947" w14:textId="77777777" w:rsidR="004613D1" w:rsidRDefault="00B42D70">
            <w:pPr>
              <w:pBdr>
                <w:top w:val="nil"/>
                <w:left w:val="nil"/>
                <w:bottom w:val="nil"/>
                <w:right w:val="nil"/>
              </w:pBdr>
            </w:pPr>
            <w:r>
              <w:rPr>
                <w:rFonts w:eastAsia="Arial" w:cs="Arial"/>
                <w:color w:val="000000"/>
                <w:sz w:val="20"/>
              </w:rPr>
              <w:t> </w:t>
            </w:r>
          </w:p>
          <w:p w14:paraId="2D6C1948" w14:textId="77777777" w:rsidR="004613D1" w:rsidRDefault="00B42D70">
            <w:pPr>
              <w:pBdr>
                <w:top w:val="nil"/>
                <w:left w:val="nil"/>
                <w:bottom w:val="nil"/>
                <w:right w:val="nil"/>
              </w:pBdr>
            </w:pPr>
            <w:r>
              <w:rPr>
                <w:rFonts w:eastAsia="Arial" w:cs="Arial"/>
                <w:color w:val="000000"/>
                <w:sz w:val="20"/>
              </w:rPr>
              <w:t>Refer ‘QCM TW_Complaint_Handling_DesignSpec_Reports_Spec’ Section ‘Detailed Report - Human Readable XML’</w:t>
            </w:r>
          </w:p>
          <w:p w14:paraId="2D6C1949" w14:textId="77777777" w:rsidR="004613D1" w:rsidRDefault="00B42D70">
            <w:pPr>
              <w:pBdr>
                <w:top w:val="nil"/>
                <w:left w:val="nil"/>
                <w:bottom w:val="nil"/>
                <w:right w:val="nil"/>
              </w:pBdr>
            </w:pPr>
            <w:r>
              <w:rPr>
                <w:rFonts w:eastAsia="Arial" w:cs="Arial"/>
                <w:color w:val="000000"/>
                <w:sz w:val="20"/>
              </w:rPr>
              <w:t> </w:t>
            </w:r>
          </w:p>
          <w:p w14:paraId="2D6C194A" w14:textId="77777777" w:rsidR="004613D1" w:rsidRDefault="00B42D70">
            <w:pPr>
              <w:pBdr>
                <w:top w:val="nil"/>
                <w:left w:val="nil"/>
                <w:bottom w:val="nil"/>
                <w:right w:val="nil"/>
              </w:pBdr>
            </w:pPr>
            <w:r>
              <w:rPr>
                <w:rFonts w:eastAsia="Arial" w:cs="Arial"/>
                <w:color w:val="000000"/>
                <w:sz w:val="20"/>
              </w:rPr>
              <w:t>Refer QCM TW_Complaint Handling_DesignSpec_ Appendix – 2 Section ‘Report Class: Regulatory’</w:t>
            </w:r>
          </w:p>
          <w:p w14:paraId="2D6C194B" w14:textId="77777777" w:rsidR="004613D1" w:rsidRDefault="00B42D70">
            <w:pPr>
              <w:pBdr>
                <w:top w:val="nil"/>
                <w:left w:val="nil"/>
                <w:bottom w:val="nil"/>
                <w:right w:val="nil"/>
              </w:pBdr>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709"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94C" w14:textId="77777777" w:rsidR="004613D1" w:rsidRDefault="00B42D70">
            <w:pPr>
              <w:pBdr>
                <w:top w:val="nil"/>
                <w:left w:val="nil"/>
                <w:bottom w:val="nil"/>
                <w:right w:val="nil"/>
              </w:pBdr>
              <w:jc w:val="center"/>
            </w:pPr>
            <w:r>
              <w:rPr>
                <w:rFonts w:eastAsia="Arial" w:cs="Arial"/>
                <w:color w:val="000000"/>
                <w:sz w:val="20"/>
              </w:rPr>
              <w:t>Custom</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710"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4D" w14:textId="77777777" w:rsidR="004613D1" w:rsidRDefault="00B42D70">
            <w:pPr>
              <w:pBdr>
                <w:top w:val="nil"/>
                <w:left w:val="nil"/>
                <w:bottom w:val="nil"/>
                <w:right w:val="nil"/>
              </w:pBdr>
            </w:pPr>
            <w:r>
              <w:rPr>
                <w:rFonts w:eastAsia="Arial" w:cs="Arial"/>
                <w:color w:val="000000"/>
                <w:sz w:val="20"/>
              </w:rPr>
              <w:t>FRS-CH-REG-MDR-022-001</w:t>
            </w:r>
          </w:p>
        </w:tc>
      </w:tr>
      <w:tr w:rsidR="004613D1" w14:paraId="2D6C1957" w14:textId="77777777" w:rsidTr="00176215">
        <w:trPr>
          <w:trHeight w:val="300"/>
          <w:trPrChange w:id="1711"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712"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4F" w14:textId="77777777" w:rsidR="004613D1" w:rsidRDefault="00B42D70">
            <w:pPr>
              <w:pBdr>
                <w:top w:val="nil"/>
                <w:left w:val="nil"/>
                <w:bottom w:val="nil"/>
                <w:right w:val="nil"/>
              </w:pBdr>
            </w:pPr>
            <w:r>
              <w:rPr>
                <w:rFonts w:eastAsia="Arial" w:cs="Arial"/>
                <w:color w:val="000000"/>
                <w:sz w:val="20"/>
              </w:rPr>
              <w:t>DS-CH-RS-DETAIL-030</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713"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950" w14:textId="77777777" w:rsidR="004613D1" w:rsidRDefault="00B42D70">
            <w:pPr>
              <w:pBdr>
                <w:top w:val="nil"/>
                <w:left w:val="nil"/>
                <w:bottom w:val="nil"/>
                <w:right w:val="nil"/>
              </w:pBdr>
            </w:pPr>
            <w:r>
              <w:rPr>
                <w:rFonts w:eastAsia="Arial" w:cs="Arial"/>
                <w:color w:val="000000"/>
                <w:sz w:val="20"/>
              </w:rPr>
              <w:t>The system shall be configured to suppress displaying list of privacy fields on ‘RR-Australia Audit Trail Report'</w:t>
            </w:r>
          </w:p>
          <w:p w14:paraId="2D6C1951" w14:textId="77777777" w:rsidR="004613D1" w:rsidRDefault="00B42D70">
            <w:pPr>
              <w:pBdr>
                <w:top w:val="nil"/>
                <w:left w:val="nil"/>
                <w:bottom w:val="nil"/>
                <w:right w:val="nil"/>
              </w:pBdr>
            </w:pPr>
            <w:r>
              <w:rPr>
                <w:rFonts w:eastAsia="Arial" w:cs="Arial"/>
                <w:color w:val="000000"/>
                <w:sz w:val="20"/>
              </w:rPr>
              <w:t> </w:t>
            </w:r>
          </w:p>
          <w:p w14:paraId="2D6C1952" w14:textId="77777777" w:rsidR="004613D1" w:rsidRDefault="00B42D70">
            <w:pPr>
              <w:pBdr>
                <w:top w:val="nil"/>
                <w:left w:val="nil"/>
                <w:bottom w:val="nil"/>
                <w:right w:val="nil"/>
              </w:pBdr>
            </w:pPr>
            <w:r>
              <w:rPr>
                <w:rFonts w:eastAsia="Arial" w:cs="Arial"/>
                <w:color w:val="000000"/>
                <w:sz w:val="20"/>
              </w:rPr>
              <w:t xml:space="preserve">Refer QCM TW_Complaint Handling_DesignSpec_ Appendix – 6– Tab ‘RR-Australia – Group category – View Only – select blank’ for list of privacy fields </w:t>
            </w:r>
          </w:p>
          <w:p w14:paraId="2D6C1953" w14:textId="77777777" w:rsidR="004613D1" w:rsidRDefault="00B42D70">
            <w:pPr>
              <w:pBdr>
                <w:top w:val="nil"/>
                <w:left w:val="nil"/>
                <w:bottom w:val="nil"/>
                <w:right w:val="nil"/>
              </w:pBdr>
            </w:pPr>
            <w:r>
              <w:rPr>
                <w:rFonts w:eastAsia="Arial" w:cs="Arial"/>
                <w:color w:val="000000"/>
                <w:sz w:val="20"/>
              </w:rPr>
              <w:lastRenderedPageBreak/>
              <w:t> </w:t>
            </w:r>
          </w:p>
          <w:p w14:paraId="2D6C1954" w14:textId="77777777" w:rsidR="004613D1" w:rsidRDefault="00B42D70">
            <w:pPr>
              <w:pBdr>
                <w:top w:val="nil"/>
                <w:left w:val="nil"/>
                <w:bottom w:val="nil"/>
                <w:right w:val="nil"/>
              </w:pBdr>
            </w:pPr>
            <w:r>
              <w:rPr>
                <w:rFonts w:eastAsia="Arial" w:cs="Arial"/>
                <w:color w:val="000000"/>
                <w:sz w:val="20"/>
              </w:rPr>
              <w:t>Refer ‘QCM TW_Complaint_Handling_DesignSpec_Reports_Spec’ Section ‘Audit trail Report’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714"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955" w14:textId="77777777" w:rsidR="004613D1" w:rsidRDefault="00B42D70">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715"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56" w14:textId="77777777" w:rsidR="004613D1" w:rsidRDefault="00B42D70">
            <w:pPr>
              <w:pBdr>
                <w:top w:val="nil"/>
                <w:left w:val="nil"/>
                <w:bottom w:val="nil"/>
                <w:right w:val="nil"/>
              </w:pBdr>
            </w:pPr>
            <w:r>
              <w:rPr>
                <w:rFonts w:eastAsia="Arial" w:cs="Arial"/>
                <w:color w:val="000000"/>
                <w:sz w:val="20"/>
              </w:rPr>
              <w:t>FRS-CH-REG-PRI-010-001</w:t>
            </w:r>
          </w:p>
        </w:tc>
      </w:tr>
      <w:tr w:rsidR="004613D1" w14:paraId="2D6C1960" w14:textId="77777777" w:rsidTr="00176215">
        <w:trPr>
          <w:trHeight w:val="300"/>
          <w:trPrChange w:id="1716"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717"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58" w14:textId="77777777" w:rsidR="004613D1" w:rsidRDefault="00B42D70">
            <w:pPr>
              <w:pBdr>
                <w:top w:val="nil"/>
                <w:left w:val="nil"/>
                <w:bottom w:val="nil"/>
                <w:right w:val="nil"/>
              </w:pBdr>
            </w:pPr>
            <w:r>
              <w:rPr>
                <w:rFonts w:eastAsia="Arial" w:cs="Arial"/>
                <w:color w:val="000000"/>
                <w:sz w:val="20"/>
              </w:rPr>
              <w:t>DS-CH-RS-DETAIL-031</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718"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959" w14:textId="77777777" w:rsidR="004613D1" w:rsidRDefault="00B42D70">
            <w:pPr>
              <w:pBdr>
                <w:top w:val="nil"/>
                <w:left w:val="nil"/>
                <w:bottom w:val="nil"/>
                <w:right w:val="nil"/>
              </w:pBdr>
            </w:pPr>
            <w:r>
              <w:rPr>
                <w:rFonts w:eastAsia="Arial" w:cs="Arial"/>
                <w:color w:val="000000"/>
                <w:sz w:val="20"/>
              </w:rPr>
              <w:t>The system shall be configured to suppress displaying list of privacy fields on ‘RR-China Audit Trail Report'</w:t>
            </w:r>
          </w:p>
          <w:p w14:paraId="2D6C195A" w14:textId="77777777" w:rsidR="004613D1" w:rsidRDefault="00B42D70">
            <w:pPr>
              <w:pBdr>
                <w:top w:val="nil"/>
                <w:left w:val="nil"/>
                <w:bottom w:val="nil"/>
                <w:right w:val="nil"/>
              </w:pBdr>
            </w:pPr>
            <w:r>
              <w:rPr>
                <w:rFonts w:eastAsia="Arial" w:cs="Arial"/>
                <w:color w:val="000000"/>
                <w:sz w:val="20"/>
              </w:rPr>
              <w:t> </w:t>
            </w:r>
          </w:p>
          <w:p w14:paraId="2D6C195B" w14:textId="77777777" w:rsidR="004613D1" w:rsidRDefault="00B42D70">
            <w:pPr>
              <w:pBdr>
                <w:top w:val="nil"/>
                <w:left w:val="nil"/>
                <w:bottom w:val="nil"/>
                <w:right w:val="nil"/>
              </w:pBdr>
            </w:pPr>
            <w:r>
              <w:rPr>
                <w:rFonts w:eastAsia="Arial" w:cs="Arial"/>
                <w:color w:val="000000"/>
                <w:sz w:val="20"/>
              </w:rPr>
              <w:t xml:space="preserve">Refer QCM TW_Complaint Handling_DesignSpec_ Appendix – 6– Tab ‘RR- China – Group category – View Only – select blank’ for list of privacy fields </w:t>
            </w:r>
          </w:p>
          <w:p w14:paraId="2D6C195C" w14:textId="77777777" w:rsidR="004613D1" w:rsidRDefault="00B42D70">
            <w:pPr>
              <w:pBdr>
                <w:top w:val="nil"/>
                <w:left w:val="nil"/>
                <w:bottom w:val="nil"/>
                <w:right w:val="nil"/>
              </w:pBdr>
            </w:pPr>
            <w:r>
              <w:rPr>
                <w:rFonts w:eastAsia="Arial" w:cs="Arial"/>
                <w:color w:val="000000"/>
                <w:sz w:val="20"/>
              </w:rPr>
              <w:t> </w:t>
            </w:r>
          </w:p>
          <w:p w14:paraId="2D6C195D" w14:textId="77777777" w:rsidR="004613D1" w:rsidRDefault="00B42D70">
            <w:pPr>
              <w:pBdr>
                <w:top w:val="nil"/>
                <w:left w:val="nil"/>
                <w:bottom w:val="nil"/>
                <w:right w:val="nil"/>
              </w:pBdr>
            </w:pPr>
            <w:r>
              <w:rPr>
                <w:rFonts w:eastAsia="Arial" w:cs="Arial"/>
                <w:color w:val="000000"/>
                <w:sz w:val="20"/>
              </w:rPr>
              <w:t>Refer ‘QCM TW_Complaint_Handling_DesignSpec_Reports_Spec’ Section ‘Audit trail Report’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719"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95E"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720"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5F" w14:textId="77777777" w:rsidR="004613D1" w:rsidRDefault="00B42D70">
            <w:pPr>
              <w:pBdr>
                <w:top w:val="nil"/>
                <w:left w:val="nil"/>
                <w:bottom w:val="nil"/>
                <w:right w:val="nil"/>
              </w:pBdr>
            </w:pPr>
            <w:r>
              <w:rPr>
                <w:rFonts w:eastAsia="Arial" w:cs="Arial"/>
                <w:color w:val="000000"/>
                <w:sz w:val="20"/>
              </w:rPr>
              <w:t>FRS-CH-REG-PRI-010-002</w:t>
            </w:r>
          </w:p>
        </w:tc>
      </w:tr>
      <w:tr w:rsidR="004613D1" w14:paraId="2D6C1969" w14:textId="77777777" w:rsidTr="00176215">
        <w:trPr>
          <w:trHeight w:val="300"/>
          <w:trPrChange w:id="1721"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722"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61" w14:textId="77777777" w:rsidR="004613D1" w:rsidRDefault="00B42D70">
            <w:pPr>
              <w:pBdr>
                <w:top w:val="nil"/>
                <w:left w:val="nil"/>
                <w:bottom w:val="nil"/>
                <w:right w:val="nil"/>
              </w:pBdr>
            </w:pPr>
            <w:r>
              <w:rPr>
                <w:rFonts w:eastAsia="Arial" w:cs="Arial"/>
                <w:color w:val="000000"/>
                <w:sz w:val="20"/>
              </w:rPr>
              <w:t>DS-CH-RS-DETAIL-032</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723"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962" w14:textId="77777777" w:rsidR="004613D1" w:rsidRDefault="00B42D70">
            <w:pPr>
              <w:pBdr>
                <w:top w:val="nil"/>
                <w:left w:val="nil"/>
                <w:bottom w:val="nil"/>
                <w:right w:val="nil"/>
              </w:pBdr>
            </w:pPr>
            <w:r>
              <w:rPr>
                <w:rFonts w:eastAsia="Arial" w:cs="Arial"/>
                <w:color w:val="000000"/>
                <w:sz w:val="20"/>
              </w:rPr>
              <w:t>The system shall be configured to suppress displaying list of privacy fields on ‘RR-Japan Audit Trail Report'</w:t>
            </w:r>
          </w:p>
          <w:p w14:paraId="2D6C1963" w14:textId="77777777" w:rsidR="004613D1" w:rsidRDefault="00B42D70">
            <w:pPr>
              <w:pBdr>
                <w:top w:val="nil"/>
                <w:left w:val="nil"/>
                <w:bottom w:val="nil"/>
                <w:right w:val="nil"/>
              </w:pBdr>
            </w:pPr>
            <w:r>
              <w:rPr>
                <w:rFonts w:eastAsia="Arial" w:cs="Arial"/>
                <w:color w:val="000000"/>
                <w:sz w:val="20"/>
              </w:rPr>
              <w:t> </w:t>
            </w:r>
          </w:p>
          <w:p w14:paraId="2D6C1964" w14:textId="77777777" w:rsidR="004613D1" w:rsidRDefault="00B42D70">
            <w:pPr>
              <w:pBdr>
                <w:top w:val="nil"/>
                <w:left w:val="nil"/>
                <w:bottom w:val="nil"/>
                <w:right w:val="nil"/>
              </w:pBdr>
            </w:pPr>
            <w:r>
              <w:rPr>
                <w:rFonts w:eastAsia="Arial" w:cs="Arial"/>
                <w:color w:val="000000"/>
                <w:sz w:val="20"/>
              </w:rPr>
              <w:t xml:space="preserve">Refer QCM TW_Complaint Handling_DesignSpec_ Appendix – 6– Tab ‘RR- Japan – Group category – View Only – select blank’ for list of privacy fields </w:t>
            </w:r>
          </w:p>
          <w:p w14:paraId="2D6C1965" w14:textId="77777777" w:rsidR="004613D1" w:rsidRDefault="00B42D70">
            <w:pPr>
              <w:pBdr>
                <w:top w:val="nil"/>
                <w:left w:val="nil"/>
                <w:bottom w:val="nil"/>
                <w:right w:val="nil"/>
              </w:pBdr>
            </w:pPr>
            <w:r>
              <w:rPr>
                <w:rFonts w:eastAsia="Arial" w:cs="Arial"/>
                <w:color w:val="000000"/>
                <w:sz w:val="20"/>
              </w:rPr>
              <w:t> </w:t>
            </w:r>
          </w:p>
          <w:p w14:paraId="2D6C1966" w14:textId="77777777" w:rsidR="004613D1" w:rsidRDefault="00B42D70">
            <w:pPr>
              <w:pBdr>
                <w:top w:val="nil"/>
                <w:left w:val="nil"/>
                <w:bottom w:val="nil"/>
                <w:right w:val="nil"/>
              </w:pBdr>
            </w:pPr>
            <w:r>
              <w:rPr>
                <w:rFonts w:eastAsia="Arial" w:cs="Arial"/>
                <w:color w:val="000000"/>
                <w:sz w:val="20"/>
              </w:rPr>
              <w:t>Refer ‘QCM TW_Complaint_Handling_DesignSpec_Reports_Spec’ Section ‘Audit trail Report’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724"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967"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725"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68" w14:textId="77777777" w:rsidR="004613D1" w:rsidRDefault="00B42D70">
            <w:pPr>
              <w:pBdr>
                <w:top w:val="nil"/>
                <w:left w:val="nil"/>
                <w:bottom w:val="nil"/>
                <w:right w:val="nil"/>
              </w:pBdr>
            </w:pPr>
            <w:r>
              <w:rPr>
                <w:rFonts w:eastAsia="Arial" w:cs="Arial"/>
                <w:color w:val="000000"/>
                <w:sz w:val="20"/>
              </w:rPr>
              <w:t>FRS-CH-REG-PRI-010-003</w:t>
            </w:r>
          </w:p>
        </w:tc>
      </w:tr>
      <w:tr w:rsidR="004613D1" w14:paraId="2D6C1972" w14:textId="77777777" w:rsidTr="00176215">
        <w:trPr>
          <w:trHeight w:val="300"/>
          <w:trPrChange w:id="1726"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727"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6A" w14:textId="77777777" w:rsidR="004613D1" w:rsidRDefault="00B42D70">
            <w:pPr>
              <w:pBdr>
                <w:top w:val="nil"/>
                <w:left w:val="nil"/>
                <w:bottom w:val="nil"/>
                <w:right w:val="nil"/>
              </w:pBdr>
            </w:pPr>
            <w:r>
              <w:rPr>
                <w:rFonts w:eastAsia="Arial" w:cs="Arial"/>
                <w:color w:val="000000"/>
                <w:sz w:val="20"/>
              </w:rPr>
              <w:t>DS-CH-RS-DETAIL-033</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728"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96B" w14:textId="77777777" w:rsidR="004613D1" w:rsidRDefault="00B42D70">
            <w:pPr>
              <w:pBdr>
                <w:top w:val="nil"/>
                <w:left w:val="nil"/>
                <w:bottom w:val="nil"/>
                <w:right w:val="nil"/>
              </w:pBdr>
            </w:pPr>
            <w:r>
              <w:rPr>
                <w:rFonts w:eastAsia="Arial" w:cs="Arial"/>
                <w:color w:val="000000"/>
                <w:sz w:val="20"/>
              </w:rPr>
              <w:t>The system shall be configured to suppress displaying list of privacy fields on ‘RR-Korea Audit Trail Report'</w:t>
            </w:r>
          </w:p>
          <w:p w14:paraId="2D6C196C" w14:textId="77777777" w:rsidR="004613D1" w:rsidRDefault="00B42D70">
            <w:pPr>
              <w:pBdr>
                <w:top w:val="nil"/>
                <w:left w:val="nil"/>
                <w:bottom w:val="nil"/>
                <w:right w:val="nil"/>
              </w:pBdr>
            </w:pPr>
            <w:r>
              <w:rPr>
                <w:rFonts w:eastAsia="Arial" w:cs="Arial"/>
                <w:color w:val="000000"/>
                <w:sz w:val="20"/>
              </w:rPr>
              <w:t> </w:t>
            </w:r>
          </w:p>
          <w:p w14:paraId="2D6C196D" w14:textId="77777777" w:rsidR="004613D1" w:rsidRDefault="00B42D70">
            <w:pPr>
              <w:pBdr>
                <w:top w:val="nil"/>
                <w:left w:val="nil"/>
                <w:bottom w:val="nil"/>
                <w:right w:val="nil"/>
              </w:pBdr>
            </w:pPr>
            <w:r>
              <w:rPr>
                <w:rFonts w:eastAsia="Arial" w:cs="Arial"/>
                <w:color w:val="000000"/>
                <w:sz w:val="20"/>
              </w:rPr>
              <w:t xml:space="preserve">Refer QCM TW_Complaint Handling_DesignSpec_ Appendix – 6– Tab ‘RR- Korea – Group category – View Only – select blank’ for list of privacy fields </w:t>
            </w:r>
          </w:p>
          <w:p w14:paraId="2D6C196E" w14:textId="77777777" w:rsidR="004613D1" w:rsidRDefault="00B42D70">
            <w:pPr>
              <w:pBdr>
                <w:top w:val="nil"/>
                <w:left w:val="nil"/>
                <w:bottom w:val="nil"/>
                <w:right w:val="nil"/>
              </w:pBdr>
            </w:pPr>
            <w:r>
              <w:rPr>
                <w:rFonts w:eastAsia="Arial" w:cs="Arial"/>
                <w:color w:val="000000"/>
                <w:sz w:val="20"/>
              </w:rPr>
              <w:t> </w:t>
            </w:r>
          </w:p>
          <w:p w14:paraId="2D6C196F" w14:textId="77777777" w:rsidR="004613D1" w:rsidRDefault="00B42D70">
            <w:pPr>
              <w:pBdr>
                <w:top w:val="nil"/>
                <w:left w:val="nil"/>
                <w:bottom w:val="nil"/>
                <w:right w:val="nil"/>
              </w:pBdr>
            </w:pPr>
            <w:r>
              <w:rPr>
                <w:rFonts w:eastAsia="Arial" w:cs="Arial"/>
                <w:color w:val="000000"/>
                <w:sz w:val="20"/>
              </w:rPr>
              <w:t>Refer ‘QCM TW_Complaint_Handling_DesignSpec_Reports_Spec’ Section ‘Audit trail Report’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729"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970"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730"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71" w14:textId="77777777" w:rsidR="004613D1" w:rsidRDefault="00B42D70">
            <w:pPr>
              <w:pBdr>
                <w:top w:val="nil"/>
                <w:left w:val="nil"/>
                <w:bottom w:val="nil"/>
                <w:right w:val="nil"/>
              </w:pBdr>
            </w:pPr>
            <w:r>
              <w:rPr>
                <w:rFonts w:eastAsia="Arial" w:cs="Arial"/>
                <w:color w:val="000000"/>
                <w:sz w:val="20"/>
              </w:rPr>
              <w:t>FRS-CH-REG-PRI-010-004</w:t>
            </w:r>
          </w:p>
        </w:tc>
      </w:tr>
      <w:tr w:rsidR="004613D1" w14:paraId="2D6C197B" w14:textId="77777777" w:rsidTr="00176215">
        <w:trPr>
          <w:trHeight w:val="300"/>
          <w:trPrChange w:id="1731"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732"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73" w14:textId="77777777" w:rsidR="004613D1" w:rsidRDefault="00B42D70">
            <w:pPr>
              <w:pBdr>
                <w:top w:val="nil"/>
                <w:left w:val="nil"/>
                <w:bottom w:val="nil"/>
                <w:right w:val="nil"/>
              </w:pBdr>
            </w:pPr>
            <w:r>
              <w:rPr>
                <w:rFonts w:eastAsia="Arial" w:cs="Arial"/>
                <w:color w:val="000000"/>
                <w:sz w:val="20"/>
              </w:rPr>
              <w:t>DS-CH-RS-DETAIL-034</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733"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974" w14:textId="77777777" w:rsidR="004613D1" w:rsidRDefault="00B42D70">
            <w:pPr>
              <w:pBdr>
                <w:top w:val="nil"/>
                <w:left w:val="nil"/>
                <w:bottom w:val="nil"/>
                <w:right w:val="nil"/>
              </w:pBdr>
            </w:pPr>
            <w:r>
              <w:rPr>
                <w:rFonts w:eastAsia="Arial" w:cs="Arial"/>
                <w:color w:val="000000"/>
                <w:sz w:val="20"/>
              </w:rPr>
              <w:t>The system shall be configured to suppress displaying list of privacy fields on ‘RR-Singapore Audit Trail Report'</w:t>
            </w:r>
          </w:p>
          <w:p w14:paraId="2D6C1975" w14:textId="77777777" w:rsidR="004613D1" w:rsidRDefault="00B42D70">
            <w:pPr>
              <w:pBdr>
                <w:top w:val="nil"/>
                <w:left w:val="nil"/>
                <w:bottom w:val="nil"/>
                <w:right w:val="nil"/>
              </w:pBdr>
            </w:pPr>
            <w:r>
              <w:rPr>
                <w:rFonts w:eastAsia="Arial" w:cs="Arial"/>
                <w:color w:val="000000"/>
                <w:sz w:val="20"/>
              </w:rPr>
              <w:t> </w:t>
            </w:r>
          </w:p>
          <w:p w14:paraId="2D6C1976" w14:textId="77777777" w:rsidR="004613D1" w:rsidRDefault="00B42D70">
            <w:pPr>
              <w:pBdr>
                <w:top w:val="nil"/>
                <w:left w:val="nil"/>
                <w:bottom w:val="nil"/>
                <w:right w:val="nil"/>
              </w:pBdr>
            </w:pPr>
            <w:r>
              <w:rPr>
                <w:rFonts w:eastAsia="Arial" w:cs="Arial"/>
                <w:color w:val="000000"/>
                <w:sz w:val="20"/>
              </w:rPr>
              <w:t xml:space="preserve">Refer QCM TW_Complaint Handling_DesignSpec_ Appendix – 6– Tab ‘RR- Singapore – Group category – View Only – select blank’ for list of privacy fields </w:t>
            </w:r>
          </w:p>
          <w:p w14:paraId="2D6C1977" w14:textId="77777777" w:rsidR="004613D1" w:rsidRDefault="00B42D70">
            <w:pPr>
              <w:pBdr>
                <w:top w:val="nil"/>
                <w:left w:val="nil"/>
                <w:bottom w:val="nil"/>
                <w:right w:val="nil"/>
              </w:pBdr>
            </w:pPr>
            <w:r>
              <w:rPr>
                <w:rFonts w:eastAsia="Arial" w:cs="Arial"/>
                <w:color w:val="000000"/>
                <w:sz w:val="20"/>
              </w:rPr>
              <w:t> </w:t>
            </w:r>
          </w:p>
          <w:p w14:paraId="2D6C1978" w14:textId="77777777" w:rsidR="004613D1" w:rsidRDefault="00B42D70">
            <w:pPr>
              <w:pBdr>
                <w:top w:val="nil"/>
                <w:left w:val="nil"/>
                <w:bottom w:val="nil"/>
                <w:right w:val="nil"/>
              </w:pBdr>
            </w:pPr>
            <w:r>
              <w:rPr>
                <w:rFonts w:eastAsia="Arial" w:cs="Arial"/>
                <w:color w:val="000000"/>
                <w:sz w:val="20"/>
              </w:rPr>
              <w:t>Refer ‘QCM TW_Complaint_Handling_DesignSpec_Reports_Spec’ Section ‘Audit trail Report’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734"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979"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735"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7A" w14:textId="77777777" w:rsidR="004613D1" w:rsidRDefault="00B42D70">
            <w:pPr>
              <w:pBdr>
                <w:top w:val="nil"/>
                <w:left w:val="nil"/>
                <w:bottom w:val="nil"/>
                <w:right w:val="nil"/>
              </w:pBdr>
            </w:pPr>
            <w:r>
              <w:rPr>
                <w:rFonts w:eastAsia="Arial" w:cs="Arial"/>
                <w:color w:val="000000"/>
                <w:sz w:val="20"/>
              </w:rPr>
              <w:t>FRS-CH-REG-PRI-010-005</w:t>
            </w:r>
          </w:p>
        </w:tc>
      </w:tr>
      <w:tr w:rsidR="004613D1" w14:paraId="2D6C1984" w14:textId="77777777" w:rsidTr="00176215">
        <w:trPr>
          <w:trHeight w:val="300"/>
          <w:trPrChange w:id="1736"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737"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7C" w14:textId="77777777" w:rsidR="004613D1" w:rsidRDefault="00B42D70">
            <w:pPr>
              <w:pBdr>
                <w:top w:val="nil"/>
                <w:left w:val="nil"/>
                <w:bottom w:val="nil"/>
                <w:right w:val="nil"/>
              </w:pBdr>
            </w:pPr>
            <w:r>
              <w:rPr>
                <w:rFonts w:eastAsia="Arial" w:cs="Arial"/>
                <w:color w:val="000000"/>
                <w:sz w:val="20"/>
              </w:rPr>
              <w:t>DS-CH-RS-DETAIL-035</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738"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97D" w14:textId="77777777" w:rsidR="004613D1" w:rsidRDefault="00B42D70">
            <w:pPr>
              <w:pBdr>
                <w:top w:val="nil"/>
                <w:left w:val="nil"/>
                <w:bottom w:val="nil"/>
                <w:right w:val="nil"/>
              </w:pBdr>
            </w:pPr>
            <w:r>
              <w:rPr>
                <w:rFonts w:eastAsia="Arial" w:cs="Arial"/>
                <w:color w:val="000000"/>
                <w:sz w:val="20"/>
              </w:rPr>
              <w:t>The system shall be configured to suppress displaying list of privacy fields on ‘RR-Taiwan Audit Trail Report'</w:t>
            </w:r>
          </w:p>
          <w:p w14:paraId="2D6C197E" w14:textId="77777777" w:rsidR="004613D1" w:rsidRDefault="00B42D70">
            <w:pPr>
              <w:pBdr>
                <w:top w:val="nil"/>
                <w:left w:val="nil"/>
                <w:bottom w:val="nil"/>
                <w:right w:val="nil"/>
              </w:pBdr>
            </w:pPr>
            <w:r>
              <w:rPr>
                <w:rFonts w:eastAsia="Arial" w:cs="Arial"/>
                <w:color w:val="000000"/>
                <w:sz w:val="20"/>
              </w:rPr>
              <w:lastRenderedPageBreak/>
              <w:t> </w:t>
            </w:r>
          </w:p>
          <w:p w14:paraId="2D6C197F" w14:textId="77777777" w:rsidR="004613D1" w:rsidRDefault="00B42D70">
            <w:pPr>
              <w:pBdr>
                <w:top w:val="nil"/>
                <w:left w:val="nil"/>
                <w:bottom w:val="nil"/>
                <w:right w:val="nil"/>
              </w:pBdr>
            </w:pPr>
            <w:r>
              <w:rPr>
                <w:rFonts w:eastAsia="Arial" w:cs="Arial"/>
                <w:color w:val="000000"/>
                <w:sz w:val="20"/>
              </w:rPr>
              <w:t xml:space="preserve">Refer QCM TW_Complaint Handling_DesignSpec_ Appendix – 6– Tab ‘RR- Taiwan – Group category – View Only – select blank’ for list of privacy fields </w:t>
            </w:r>
          </w:p>
          <w:p w14:paraId="2D6C1980" w14:textId="77777777" w:rsidR="004613D1" w:rsidRDefault="00B42D70">
            <w:pPr>
              <w:pBdr>
                <w:top w:val="nil"/>
                <w:left w:val="nil"/>
                <w:bottom w:val="nil"/>
                <w:right w:val="nil"/>
              </w:pBdr>
            </w:pPr>
            <w:r>
              <w:rPr>
                <w:rFonts w:eastAsia="Arial" w:cs="Arial"/>
                <w:color w:val="000000"/>
                <w:sz w:val="20"/>
              </w:rPr>
              <w:t> </w:t>
            </w:r>
          </w:p>
          <w:p w14:paraId="2D6C1981" w14:textId="77777777" w:rsidR="004613D1" w:rsidRDefault="00B42D70">
            <w:pPr>
              <w:pBdr>
                <w:top w:val="nil"/>
                <w:left w:val="nil"/>
                <w:bottom w:val="nil"/>
                <w:right w:val="nil"/>
              </w:pBdr>
            </w:pPr>
            <w:r>
              <w:rPr>
                <w:rFonts w:eastAsia="Arial" w:cs="Arial"/>
                <w:color w:val="000000"/>
                <w:sz w:val="20"/>
              </w:rPr>
              <w:t>Refer ‘QCM TW_Complaint_Handling_DesignSpec_Reports_Spec’ Section ‘Audit trail Report’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739"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982" w14:textId="77777777" w:rsidR="004613D1" w:rsidRDefault="00B42D70">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740"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83" w14:textId="77777777" w:rsidR="004613D1" w:rsidRDefault="00B42D70">
            <w:pPr>
              <w:pBdr>
                <w:top w:val="nil"/>
                <w:left w:val="nil"/>
                <w:bottom w:val="nil"/>
                <w:right w:val="nil"/>
              </w:pBdr>
            </w:pPr>
            <w:r>
              <w:rPr>
                <w:rFonts w:eastAsia="Arial" w:cs="Arial"/>
                <w:color w:val="000000"/>
                <w:sz w:val="20"/>
              </w:rPr>
              <w:t>FRS-CH-REG-PRI-010-006</w:t>
            </w:r>
          </w:p>
        </w:tc>
      </w:tr>
      <w:tr w:rsidR="004613D1" w14:paraId="2D6C198D" w14:textId="77777777" w:rsidTr="00176215">
        <w:trPr>
          <w:trHeight w:val="300"/>
          <w:trPrChange w:id="1741"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742"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85" w14:textId="77777777" w:rsidR="004613D1" w:rsidRDefault="00B42D70">
            <w:pPr>
              <w:pBdr>
                <w:top w:val="nil"/>
                <w:left w:val="nil"/>
                <w:bottom w:val="nil"/>
                <w:right w:val="nil"/>
              </w:pBdr>
            </w:pPr>
            <w:r>
              <w:rPr>
                <w:rFonts w:eastAsia="Arial" w:cs="Arial"/>
                <w:color w:val="000000"/>
                <w:sz w:val="20"/>
              </w:rPr>
              <w:t>DS-CH-RS-DETAIL-036</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743"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986" w14:textId="77777777" w:rsidR="004613D1" w:rsidRDefault="00B42D70">
            <w:pPr>
              <w:pBdr>
                <w:top w:val="nil"/>
                <w:left w:val="nil"/>
                <w:bottom w:val="nil"/>
                <w:right w:val="nil"/>
              </w:pBdr>
            </w:pPr>
            <w:r>
              <w:rPr>
                <w:rFonts w:eastAsia="Arial" w:cs="Arial"/>
                <w:color w:val="000000"/>
                <w:sz w:val="20"/>
              </w:rPr>
              <w:t>The system shall be configured to suppress displaying list of privacy fields on ‘‘Australia Detailed Report’ for RR-Australia record.</w:t>
            </w:r>
          </w:p>
          <w:p w14:paraId="2D6C1987" w14:textId="77777777" w:rsidR="004613D1" w:rsidRDefault="00B42D70">
            <w:pPr>
              <w:pBdr>
                <w:top w:val="nil"/>
                <w:left w:val="nil"/>
                <w:bottom w:val="nil"/>
                <w:right w:val="nil"/>
              </w:pBdr>
            </w:pPr>
            <w:r>
              <w:rPr>
                <w:rFonts w:eastAsia="Arial" w:cs="Arial"/>
                <w:color w:val="000000"/>
                <w:sz w:val="20"/>
              </w:rPr>
              <w:t> </w:t>
            </w:r>
          </w:p>
          <w:p w14:paraId="2D6C1988" w14:textId="77777777" w:rsidR="004613D1" w:rsidRDefault="00B42D70">
            <w:pPr>
              <w:pBdr>
                <w:top w:val="nil"/>
                <w:left w:val="nil"/>
                <w:bottom w:val="nil"/>
                <w:right w:val="nil"/>
              </w:pBdr>
            </w:pPr>
            <w:r>
              <w:rPr>
                <w:rFonts w:eastAsia="Arial" w:cs="Arial"/>
                <w:color w:val="000000"/>
                <w:sz w:val="20"/>
              </w:rPr>
              <w:t xml:space="preserve">Refer QCM TW_Complaint Handling_DesignSpec_ Appendix – 6– Tab ‘RR-Australia – Group category – View Only – select blank’ for list of privacy fields </w:t>
            </w:r>
          </w:p>
          <w:p w14:paraId="2D6C1989" w14:textId="77777777" w:rsidR="004613D1" w:rsidRDefault="00B42D70">
            <w:pPr>
              <w:pBdr>
                <w:top w:val="nil"/>
                <w:left w:val="nil"/>
                <w:bottom w:val="nil"/>
                <w:right w:val="nil"/>
              </w:pBdr>
            </w:pPr>
            <w:r>
              <w:rPr>
                <w:rFonts w:eastAsia="Arial" w:cs="Arial"/>
                <w:color w:val="000000"/>
                <w:sz w:val="20"/>
              </w:rPr>
              <w:t> </w:t>
            </w:r>
          </w:p>
          <w:p w14:paraId="2D6C198A" w14:textId="77777777" w:rsidR="004613D1" w:rsidRDefault="00B42D70">
            <w:pPr>
              <w:pBdr>
                <w:top w:val="nil"/>
                <w:left w:val="nil"/>
                <w:bottom w:val="nil"/>
                <w:right w:val="nil"/>
              </w:pBdr>
            </w:pPr>
            <w:r>
              <w:rPr>
                <w:rFonts w:eastAsia="Arial" w:cs="Arial"/>
                <w:color w:val="000000"/>
                <w:sz w:val="20"/>
              </w:rPr>
              <w:t>Refer ‘QCM TW_Complaint_Handling_DesignSpec_Reports_Spec’ Section ‘Australia Detailed Report’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744"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98B"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745"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8C" w14:textId="77777777" w:rsidR="004613D1" w:rsidRDefault="00B42D70">
            <w:pPr>
              <w:pBdr>
                <w:top w:val="nil"/>
                <w:left w:val="nil"/>
                <w:bottom w:val="nil"/>
                <w:right w:val="nil"/>
              </w:pBdr>
            </w:pPr>
            <w:r>
              <w:rPr>
                <w:rFonts w:eastAsia="Arial" w:cs="Arial"/>
                <w:color w:val="000000"/>
                <w:sz w:val="20"/>
              </w:rPr>
              <w:t>FRS-CH-REG-PRI-011-001</w:t>
            </w:r>
          </w:p>
        </w:tc>
      </w:tr>
      <w:tr w:rsidR="004613D1" w14:paraId="2D6C1997" w14:textId="77777777" w:rsidTr="00176215">
        <w:trPr>
          <w:trHeight w:val="300"/>
          <w:trPrChange w:id="1746"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747"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8E" w14:textId="77777777" w:rsidR="004613D1" w:rsidRDefault="00B42D70">
            <w:pPr>
              <w:pBdr>
                <w:top w:val="nil"/>
                <w:left w:val="nil"/>
                <w:bottom w:val="nil"/>
                <w:right w:val="nil"/>
              </w:pBdr>
            </w:pPr>
            <w:r>
              <w:rPr>
                <w:rFonts w:eastAsia="Arial" w:cs="Arial"/>
                <w:color w:val="000000"/>
                <w:sz w:val="20"/>
              </w:rPr>
              <w:t>DS-CH-RS-DETAIL-037</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748"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98F" w14:textId="77777777" w:rsidR="004613D1" w:rsidRDefault="00B42D70">
            <w:pPr>
              <w:pBdr>
                <w:top w:val="nil"/>
                <w:left w:val="nil"/>
                <w:bottom w:val="nil"/>
                <w:right w:val="nil"/>
              </w:pBdr>
            </w:pPr>
            <w:r>
              <w:rPr>
                <w:rFonts w:eastAsia="Arial" w:cs="Arial"/>
                <w:color w:val="000000"/>
                <w:sz w:val="20"/>
              </w:rPr>
              <w:t>The system shall be configured to suppress displaying list of privacy fields on ‘‘China Detailed Report’ for RR-China record.</w:t>
            </w:r>
          </w:p>
          <w:p w14:paraId="2D6C1990" w14:textId="77777777" w:rsidR="004613D1" w:rsidRDefault="00B42D70">
            <w:pPr>
              <w:pBdr>
                <w:top w:val="nil"/>
                <w:left w:val="nil"/>
                <w:bottom w:val="nil"/>
                <w:right w:val="nil"/>
              </w:pBdr>
            </w:pPr>
            <w:r>
              <w:rPr>
                <w:rFonts w:eastAsia="Arial" w:cs="Arial"/>
                <w:color w:val="000000"/>
                <w:sz w:val="20"/>
              </w:rPr>
              <w:t> </w:t>
            </w:r>
          </w:p>
          <w:p w14:paraId="2D6C1991" w14:textId="77777777" w:rsidR="004613D1" w:rsidRDefault="00B42D70">
            <w:pPr>
              <w:pBdr>
                <w:top w:val="nil"/>
                <w:left w:val="nil"/>
                <w:bottom w:val="nil"/>
                <w:right w:val="nil"/>
              </w:pBdr>
            </w:pPr>
            <w:r>
              <w:rPr>
                <w:rFonts w:eastAsia="Arial" w:cs="Arial"/>
                <w:color w:val="000000"/>
                <w:sz w:val="20"/>
              </w:rPr>
              <w:t xml:space="preserve">Refer QCM TW_Complaint Handling_DesignSpec_ Appendix – 6– Tab ‘RR-China – Group category – View Only – select blank’ for list of privacy fields </w:t>
            </w:r>
          </w:p>
          <w:p w14:paraId="2D6C1992" w14:textId="77777777" w:rsidR="004613D1" w:rsidRDefault="00B42D70">
            <w:pPr>
              <w:pBdr>
                <w:top w:val="nil"/>
                <w:left w:val="nil"/>
                <w:bottom w:val="nil"/>
                <w:right w:val="nil"/>
              </w:pBdr>
            </w:pPr>
            <w:r>
              <w:rPr>
                <w:rFonts w:eastAsia="Arial" w:cs="Arial"/>
                <w:color w:val="000000"/>
                <w:sz w:val="20"/>
              </w:rPr>
              <w:t> </w:t>
            </w:r>
          </w:p>
          <w:p w14:paraId="2D6C1993" w14:textId="77777777" w:rsidR="004613D1" w:rsidRDefault="00B42D70">
            <w:pPr>
              <w:pBdr>
                <w:top w:val="nil"/>
                <w:left w:val="nil"/>
                <w:bottom w:val="nil"/>
                <w:right w:val="nil"/>
              </w:pBdr>
            </w:pPr>
            <w:r>
              <w:rPr>
                <w:rFonts w:eastAsia="Arial" w:cs="Arial"/>
                <w:color w:val="000000"/>
                <w:sz w:val="20"/>
              </w:rPr>
              <w:t>Refer ‘QCM TW_Complaint_Handling_DesignSpec_Reports_Spec’ Section ‘China Detailed Report’</w:t>
            </w:r>
          </w:p>
          <w:p w14:paraId="2D6C1994" w14:textId="77777777" w:rsidR="004613D1" w:rsidRDefault="00B42D70">
            <w:pPr>
              <w:pBdr>
                <w:top w:val="nil"/>
                <w:left w:val="nil"/>
                <w:bottom w:val="nil"/>
                <w:right w:val="nil"/>
              </w:pBdr>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749"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995"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750"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96" w14:textId="77777777" w:rsidR="004613D1" w:rsidRDefault="00B42D70">
            <w:pPr>
              <w:pBdr>
                <w:top w:val="nil"/>
                <w:left w:val="nil"/>
                <w:bottom w:val="nil"/>
                <w:right w:val="nil"/>
              </w:pBdr>
            </w:pPr>
            <w:r>
              <w:rPr>
                <w:rFonts w:eastAsia="Arial" w:cs="Arial"/>
                <w:color w:val="000000"/>
                <w:sz w:val="20"/>
              </w:rPr>
              <w:t>FRS-CH-REG-PRI-011-002</w:t>
            </w:r>
          </w:p>
        </w:tc>
      </w:tr>
      <w:tr w:rsidR="004613D1" w14:paraId="2D6C19A1" w14:textId="77777777" w:rsidTr="00176215">
        <w:trPr>
          <w:trHeight w:val="300"/>
          <w:trPrChange w:id="1751"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752"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98" w14:textId="77777777" w:rsidR="004613D1" w:rsidRDefault="00B42D70">
            <w:pPr>
              <w:pBdr>
                <w:top w:val="nil"/>
                <w:left w:val="nil"/>
                <w:bottom w:val="nil"/>
                <w:right w:val="nil"/>
              </w:pBdr>
            </w:pPr>
            <w:r>
              <w:rPr>
                <w:rFonts w:eastAsia="Arial" w:cs="Arial"/>
                <w:color w:val="000000"/>
                <w:sz w:val="20"/>
              </w:rPr>
              <w:t>DS-CH-RS-DETAIL-038</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753"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999" w14:textId="77777777" w:rsidR="004613D1" w:rsidRDefault="00B42D70">
            <w:pPr>
              <w:pBdr>
                <w:top w:val="nil"/>
                <w:left w:val="nil"/>
                <w:bottom w:val="nil"/>
                <w:right w:val="nil"/>
              </w:pBdr>
            </w:pPr>
            <w:r>
              <w:rPr>
                <w:rFonts w:eastAsia="Arial" w:cs="Arial"/>
                <w:color w:val="000000"/>
                <w:sz w:val="20"/>
              </w:rPr>
              <w:t>The system shall be configured to suppress displaying list of privacy fields on ‘‘Japan Detailed Report’ for RR-Japan record.</w:t>
            </w:r>
          </w:p>
          <w:p w14:paraId="2D6C199A" w14:textId="77777777" w:rsidR="004613D1" w:rsidRDefault="00B42D70">
            <w:pPr>
              <w:pBdr>
                <w:top w:val="nil"/>
                <w:left w:val="nil"/>
                <w:bottom w:val="nil"/>
                <w:right w:val="nil"/>
              </w:pBdr>
            </w:pPr>
            <w:r>
              <w:rPr>
                <w:rFonts w:eastAsia="Arial" w:cs="Arial"/>
                <w:color w:val="000000"/>
                <w:sz w:val="20"/>
              </w:rPr>
              <w:t> </w:t>
            </w:r>
          </w:p>
          <w:p w14:paraId="2D6C199B" w14:textId="77777777" w:rsidR="004613D1" w:rsidRDefault="00B42D70">
            <w:pPr>
              <w:pBdr>
                <w:top w:val="nil"/>
                <w:left w:val="nil"/>
                <w:bottom w:val="nil"/>
                <w:right w:val="nil"/>
              </w:pBdr>
            </w:pPr>
            <w:r>
              <w:rPr>
                <w:rFonts w:eastAsia="Arial" w:cs="Arial"/>
                <w:color w:val="000000"/>
                <w:sz w:val="20"/>
              </w:rPr>
              <w:t xml:space="preserve">Refer QCM TW_Complaint Handling_DesignSpec_ Appendix – 6– Tab ‘RR-Japan – Group category – View Only – select blank’ for list of privacy fields </w:t>
            </w:r>
          </w:p>
          <w:p w14:paraId="2D6C199C" w14:textId="77777777" w:rsidR="004613D1" w:rsidRDefault="00B42D70">
            <w:pPr>
              <w:pBdr>
                <w:top w:val="nil"/>
                <w:left w:val="nil"/>
                <w:bottom w:val="nil"/>
                <w:right w:val="nil"/>
              </w:pBdr>
            </w:pPr>
            <w:r>
              <w:rPr>
                <w:rFonts w:eastAsia="Arial" w:cs="Arial"/>
                <w:color w:val="000000"/>
                <w:sz w:val="20"/>
              </w:rPr>
              <w:t> </w:t>
            </w:r>
          </w:p>
          <w:p w14:paraId="2D6C199D" w14:textId="77777777" w:rsidR="004613D1" w:rsidRDefault="00B42D70">
            <w:pPr>
              <w:pBdr>
                <w:top w:val="nil"/>
                <w:left w:val="nil"/>
                <w:bottom w:val="nil"/>
                <w:right w:val="nil"/>
              </w:pBdr>
            </w:pPr>
            <w:r>
              <w:rPr>
                <w:rFonts w:eastAsia="Arial" w:cs="Arial"/>
                <w:color w:val="000000"/>
                <w:sz w:val="20"/>
              </w:rPr>
              <w:t>Refer ‘QCM TW_Complaint_Handling_DesignSpec_Reports_Spec’ Section ‘Japan Detailed Report’</w:t>
            </w:r>
          </w:p>
          <w:p w14:paraId="2D6C199E" w14:textId="77777777" w:rsidR="004613D1" w:rsidRDefault="00B42D70">
            <w:pPr>
              <w:pBdr>
                <w:top w:val="nil"/>
                <w:left w:val="nil"/>
                <w:bottom w:val="nil"/>
                <w:right w:val="nil"/>
              </w:pBdr>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754"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99F"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755"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A0" w14:textId="77777777" w:rsidR="004613D1" w:rsidRDefault="00B42D70">
            <w:pPr>
              <w:pBdr>
                <w:top w:val="nil"/>
                <w:left w:val="nil"/>
                <w:bottom w:val="nil"/>
                <w:right w:val="nil"/>
              </w:pBdr>
            </w:pPr>
            <w:r>
              <w:rPr>
                <w:rFonts w:eastAsia="Arial" w:cs="Arial"/>
                <w:color w:val="000000"/>
                <w:sz w:val="20"/>
              </w:rPr>
              <w:t>FRS-CH-REG-PRI-011-003</w:t>
            </w:r>
          </w:p>
        </w:tc>
      </w:tr>
      <w:tr w:rsidR="004613D1" w14:paraId="2D6C19AB" w14:textId="77777777" w:rsidTr="00176215">
        <w:trPr>
          <w:trHeight w:val="300"/>
          <w:trPrChange w:id="1756"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757"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A2" w14:textId="77777777" w:rsidR="004613D1" w:rsidRDefault="00B42D70">
            <w:pPr>
              <w:pBdr>
                <w:top w:val="nil"/>
                <w:left w:val="nil"/>
                <w:bottom w:val="nil"/>
                <w:right w:val="nil"/>
              </w:pBdr>
            </w:pPr>
            <w:r>
              <w:rPr>
                <w:rFonts w:eastAsia="Arial" w:cs="Arial"/>
                <w:color w:val="000000"/>
                <w:sz w:val="20"/>
              </w:rPr>
              <w:t>DS-CH-RS-DETAIL-039</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758"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9A3" w14:textId="77777777" w:rsidR="004613D1" w:rsidRDefault="00B42D70">
            <w:pPr>
              <w:pBdr>
                <w:top w:val="nil"/>
                <w:left w:val="nil"/>
                <w:bottom w:val="nil"/>
                <w:right w:val="nil"/>
              </w:pBdr>
            </w:pPr>
            <w:r>
              <w:rPr>
                <w:rFonts w:eastAsia="Arial" w:cs="Arial"/>
                <w:color w:val="000000"/>
                <w:sz w:val="20"/>
              </w:rPr>
              <w:t>The system shall be configured to suppress displaying list of privacy fields on ‘‘Korea Detailed Report’ for RR-Korea record.</w:t>
            </w:r>
          </w:p>
          <w:p w14:paraId="2D6C19A4" w14:textId="77777777" w:rsidR="004613D1" w:rsidRDefault="00B42D70">
            <w:pPr>
              <w:pBdr>
                <w:top w:val="nil"/>
                <w:left w:val="nil"/>
                <w:bottom w:val="nil"/>
                <w:right w:val="nil"/>
              </w:pBdr>
            </w:pPr>
            <w:r>
              <w:rPr>
                <w:rFonts w:eastAsia="Arial" w:cs="Arial"/>
                <w:color w:val="000000"/>
                <w:sz w:val="20"/>
              </w:rPr>
              <w:t> </w:t>
            </w:r>
          </w:p>
          <w:p w14:paraId="2D6C19A5" w14:textId="77777777" w:rsidR="004613D1" w:rsidRDefault="00B42D70">
            <w:pPr>
              <w:pBdr>
                <w:top w:val="nil"/>
                <w:left w:val="nil"/>
                <w:bottom w:val="nil"/>
                <w:right w:val="nil"/>
              </w:pBdr>
            </w:pPr>
            <w:r>
              <w:rPr>
                <w:rFonts w:eastAsia="Arial" w:cs="Arial"/>
                <w:color w:val="000000"/>
                <w:sz w:val="20"/>
              </w:rPr>
              <w:t xml:space="preserve">Refer QCM TW_Complaint Handling_DesignSpec_ Appendix – 6– Tab ‘RR-Korea – Group category – View Only – select blank’ for list of privacy fields </w:t>
            </w:r>
          </w:p>
          <w:p w14:paraId="2D6C19A6" w14:textId="77777777" w:rsidR="004613D1" w:rsidRDefault="00B42D70">
            <w:pPr>
              <w:pBdr>
                <w:top w:val="nil"/>
                <w:left w:val="nil"/>
                <w:bottom w:val="nil"/>
                <w:right w:val="nil"/>
              </w:pBdr>
            </w:pPr>
            <w:r>
              <w:rPr>
                <w:rFonts w:eastAsia="Arial" w:cs="Arial"/>
                <w:color w:val="000000"/>
                <w:sz w:val="20"/>
              </w:rPr>
              <w:lastRenderedPageBreak/>
              <w:t> </w:t>
            </w:r>
          </w:p>
          <w:p w14:paraId="2D6C19A7" w14:textId="77777777" w:rsidR="004613D1" w:rsidRDefault="00B42D70">
            <w:pPr>
              <w:pBdr>
                <w:top w:val="nil"/>
                <w:left w:val="nil"/>
                <w:bottom w:val="nil"/>
                <w:right w:val="nil"/>
              </w:pBdr>
            </w:pPr>
            <w:r>
              <w:rPr>
                <w:rFonts w:eastAsia="Arial" w:cs="Arial"/>
                <w:color w:val="000000"/>
                <w:sz w:val="20"/>
              </w:rPr>
              <w:t>Refer ‘QCM TW_Complaint_Handling_DesignSpec_Reports_Spec’ Section ‘Korea Detailed Report’</w:t>
            </w:r>
          </w:p>
          <w:p w14:paraId="2D6C19A8" w14:textId="77777777" w:rsidR="004613D1" w:rsidRDefault="00B42D70">
            <w:pPr>
              <w:pBdr>
                <w:top w:val="nil"/>
                <w:left w:val="nil"/>
                <w:bottom w:val="nil"/>
                <w:right w:val="nil"/>
              </w:pBdr>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759"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9A9" w14:textId="77777777" w:rsidR="004613D1" w:rsidRDefault="00B42D70">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760"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AA" w14:textId="77777777" w:rsidR="004613D1" w:rsidRDefault="00B42D70">
            <w:pPr>
              <w:pBdr>
                <w:top w:val="nil"/>
                <w:left w:val="nil"/>
                <w:bottom w:val="nil"/>
                <w:right w:val="nil"/>
              </w:pBdr>
            </w:pPr>
            <w:r>
              <w:rPr>
                <w:rFonts w:eastAsia="Arial" w:cs="Arial"/>
                <w:color w:val="000000"/>
                <w:sz w:val="20"/>
              </w:rPr>
              <w:t>FRS-CH-REG-PRI-011-004</w:t>
            </w:r>
          </w:p>
        </w:tc>
      </w:tr>
      <w:tr w:rsidR="004613D1" w14:paraId="2D6C19B5" w14:textId="77777777" w:rsidTr="00176215">
        <w:trPr>
          <w:trHeight w:val="300"/>
          <w:trPrChange w:id="1761"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762"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AC" w14:textId="77777777" w:rsidR="004613D1" w:rsidRDefault="00B42D70">
            <w:pPr>
              <w:pBdr>
                <w:top w:val="nil"/>
                <w:left w:val="nil"/>
                <w:bottom w:val="nil"/>
                <w:right w:val="nil"/>
              </w:pBdr>
            </w:pPr>
            <w:r>
              <w:rPr>
                <w:rFonts w:eastAsia="Arial" w:cs="Arial"/>
                <w:color w:val="000000"/>
                <w:sz w:val="20"/>
              </w:rPr>
              <w:t>DS-CH-RS-DETAIL-040</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763"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9AD" w14:textId="77777777" w:rsidR="004613D1" w:rsidRDefault="00B42D70">
            <w:pPr>
              <w:pBdr>
                <w:top w:val="nil"/>
                <w:left w:val="nil"/>
                <w:bottom w:val="nil"/>
                <w:right w:val="nil"/>
              </w:pBdr>
            </w:pPr>
            <w:r>
              <w:rPr>
                <w:rFonts w:eastAsia="Arial" w:cs="Arial"/>
                <w:color w:val="000000"/>
                <w:sz w:val="20"/>
              </w:rPr>
              <w:t>The system shall be configured to suppress displaying list of privacy fields on ‘‘Singapore Detailed Report’ for RR-Singapore record.</w:t>
            </w:r>
          </w:p>
          <w:p w14:paraId="2D6C19AE" w14:textId="77777777" w:rsidR="004613D1" w:rsidRDefault="00B42D70">
            <w:pPr>
              <w:pBdr>
                <w:top w:val="nil"/>
                <w:left w:val="nil"/>
                <w:bottom w:val="nil"/>
                <w:right w:val="nil"/>
              </w:pBdr>
            </w:pPr>
            <w:r>
              <w:rPr>
                <w:rFonts w:eastAsia="Arial" w:cs="Arial"/>
                <w:color w:val="000000"/>
                <w:sz w:val="20"/>
              </w:rPr>
              <w:t> </w:t>
            </w:r>
          </w:p>
          <w:p w14:paraId="2D6C19AF" w14:textId="77777777" w:rsidR="004613D1" w:rsidRDefault="00B42D70">
            <w:pPr>
              <w:pBdr>
                <w:top w:val="nil"/>
                <w:left w:val="nil"/>
                <w:bottom w:val="nil"/>
                <w:right w:val="nil"/>
              </w:pBdr>
            </w:pPr>
            <w:r>
              <w:rPr>
                <w:rFonts w:eastAsia="Arial" w:cs="Arial"/>
                <w:color w:val="000000"/>
                <w:sz w:val="20"/>
              </w:rPr>
              <w:t xml:space="preserve">Refer QCM TW_Complaint Handling_DesignSpec_ Appendix – 6– Tab ‘RR-Singapore – Group category – View Only – select blank’ for list of privacy fields </w:t>
            </w:r>
          </w:p>
          <w:p w14:paraId="2D6C19B0" w14:textId="77777777" w:rsidR="004613D1" w:rsidRDefault="00B42D70">
            <w:pPr>
              <w:pBdr>
                <w:top w:val="nil"/>
                <w:left w:val="nil"/>
                <w:bottom w:val="nil"/>
                <w:right w:val="nil"/>
              </w:pBdr>
            </w:pPr>
            <w:r>
              <w:rPr>
                <w:rFonts w:eastAsia="Arial" w:cs="Arial"/>
                <w:color w:val="000000"/>
                <w:sz w:val="20"/>
              </w:rPr>
              <w:t> </w:t>
            </w:r>
          </w:p>
          <w:p w14:paraId="2D6C19B1" w14:textId="77777777" w:rsidR="004613D1" w:rsidRDefault="00B42D70">
            <w:pPr>
              <w:pBdr>
                <w:top w:val="nil"/>
                <w:left w:val="nil"/>
                <w:bottom w:val="nil"/>
                <w:right w:val="nil"/>
              </w:pBdr>
            </w:pPr>
            <w:r>
              <w:rPr>
                <w:rFonts w:eastAsia="Arial" w:cs="Arial"/>
                <w:color w:val="000000"/>
                <w:sz w:val="20"/>
              </w:rPr>
              <w:t>Refer ‘QCM TW_Complaint_Handling_DesignSpec_Reports_Spec’ Section ‘Singapore Detailed Report’</w:t>
            </w:r>
          </w:p>
          <w:p w14:paraId="2D6C19B2" w14:textId="77777777" w:rsidR="004613D1" w:rsidRDefault="00B42D70">
            <w:pPr>
              <w:pBdr>
                <w:top w:val="nil"/>
                <w:left w:val="nil"/>
                <w:bottom w:val="nil"/>
                <w:right w:val="nil"/>
              </w:pBdr>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764"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9B3"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765"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B4" w14:textId="77777777" w:rsidR="004613D1" w:rsidRDefault="00B42D70">
            <w:pPr>
              <w:pBdr>
                <w:top w:val="nil"/>
                <w:left w:val="nil"/>
                <w:bottom w:val="nil"/>
                <w:right w:val="nil"/>
              </w:pBdr>
            </w:pPr>
            <w:r>
              <w:rPr>
                <w:rFonts w:eastAsia="Arial" w:cs="Arial"/>
                <w:color w:val="000000"/>
                <w:sz w:val="20"/>
              </w:rPr>
              <w:t>FRS-CH-REG-PRI-011-005</w:t>
            </w:r>
          </w:p>
        </w:tc>
      </w:tr>
      <w:tr w:rsidR="004613D1" w14:paraId="2D6C19BF" w14:textId="77777777" w:rsidTr="00176215">
        <w:trPr>
          <w:trHeight w:val="300"/>
          <w:trPrChange w:id="1766"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767"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B6" w14:textId="77777777" w:rsidR="004613D1" w:rsidRDefault="00B42D70">
            <w:pPr>
              <w:pBdr>
                <w:top w:val="nil"/>
                <w:left w:val="nil"/>
                <w:bottom w:val="nil"/>
                <w:right w:val="nil"/>
              </w:pBdr>
            </w:pPr>
            <w:r>
              <w:rPr>
                <w:rFonts w:eastAsia="Arial" w:cs="Arial"/>
                <w:color w:val="000000"/>
                <w:sz w:val="20"/>
              </w:rPr>
              <w:t>DS-CH-RS-DETAIL-041</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768"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9B7" w14:textId="77777777" w:rsidR="004613D1" w:rsidRDefault="00B42D70">
            <w:pPr>
              <w:pBdr>
                <w:top w:val="nil"/>
                <w:left w:val="nil"/>
                <w:bottom w:val="nil"/>
                <w:right w:val="nil"/>
              </w:pBdr>
            </w:pPr>
            <w:r>
              <w:rPr>
                <w:rFonts w:eastAsia="Arial" w:cs="Arial"/>
                <w:color w:val="000000"/>
                <w:sz w:val="20"/>
              </w:rPr>
              <w:t>The system shall be configured to suppress displaying list of privacy fields on ‘‘Taiwan Detailed Report’ for RR-Taiwan record.</w:t>
            </w:r>
          </w:p>
          <w:p w14:paraId="2D6C19B8" w14:textId="77777777" w:rsidR="004613D1" w:rsidRDefault="00B42D70">
            <w:pPr>
              <w:pBdr>
                <w:top w:val="nil"/>
                <w:left w:val="nil"/>
                <w:bottom w:val="nil"/>
                <w:right w:val="nil"/>
              </w:pBdr>
            </w:pPr>
            <w:r>
              <w:rPr>
                <w:rFonts w:eastAsia="Arial" w:cs="Arial"/>
                <w:color w:val="000000"/>
                <w:sz w:val="20"/>
              </w:rPr>
              <w:t> </w:t>
            </w:r>
          </w:p>
          <w:p w14:paraId="2D6C19B9" w14:textId="77777777" w:rsidR="004613D1" w:rsidRDefault="00B42D70">
            <w:pPr>
              <w:pBdr>
                <w:top w:val="nil"/>
                <w:left w:val="nil"/>
                <w:bottom w:val="nil"/>
                <w:right w:val="nil"/>
              </w:pBdr>
            </w:pPr>
            <w:r>
              <w:rPr>
                <w:rFonts w:eastAsia="Arial" w:cs="Arial"/>
                <w:color w:val="000000"/>
                <w:sz w:val="20"/>
              </w:rPr>
              <w:t xml:space="preserve">Refer QCM TW_Complaint Handling_DesignSpec_ Appendix – 6– Tab ‘RR-Taiwan – Group category – View Only – select blank’ for list of privacy fields </w:t>
            </w:r>
          </w:p>
          <w:p w14:paraId="2D6C19BA" w14:textId="77777777" w:rsidR="004613D1" w:rsidRDefault="00B42D70">
            <w:pPr>
              <w:pBdr>
                <w:top w:val="nil"/>
                <w:left w:val="nil"/>
                <w:bottom w:val="nil"/>
                <w:right w:val="nil"/>
              </w:pBdr>
            </w:pPr>
            <w:r>
              <w:rPr>
                <w:rFonts w:eastAsia="Arial" w:cs="Arial"/>
                <w:color w:val="000000"/>
                <w:sz w:val="20"/>
              </w:rPr>
              <w:t> </w:t>
            </w:r>
          </w:p>
          <w:p w14:paraId="2D6C19BB" w14:textId="77777777" w:rsidR="004613D1" w:rsidRDefault="00B42D70">
            <w:pPr>
              <w:pBdr>
                <w:top w:val="nil"/>
                <w:left w:val="nil"/>
                <w:bottom w:val="nil"/>
                <w:right w:val="nil"/>
              </w:pBdr>
            </w:pPr>
            <w:r>
              <w:rPr>
                <w:rFonts w:eastAsia="Arial" w:cs="Arial"/>
                <w:color w:val="000000"/>
                <w:sz w:val="20"/>
              </w:rPr>
              <w:t>Refer ‘QCM TW_Complaint_Handling_DesignSpec_Reports_Spec’ Section ‘Taiwan Detailed Report’</w:t>
            </w:r>
          </w:p>
          <w:p w14:paraId="2D6C19BC" w14:textId="77777777" w:rsidR="004613D1" w:rsidRDefault="00B42D70">
            <w:pPr>
              <w:pBdr>
                <w:top w:val="nil"/>
                <w:left w:val="nil"/>
                <w:bottom w:val="nil"/>
                <w:right w:val="nil"/>
              </w:pBdr>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769"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9BD"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770"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BE" w14:textId="77777777" w:rsidR="004613D1" w:rsidRDefault="00B42D70">
            <w:pPr>
              <w:pBdr>
                <w:top w:val="nil"/>
                <w:left w:val="nil"/>
                <w:bottom w:val="nil"/>
                <w:right w:val="nil"/>
              </w:pBdr>
            </w:pPr>
            <w:r>
              <w:rPr>
                <w:rFonts w:eastAsia="Arial" w:cs="Arial"/>
                <w:color w:val="000000"/>
                <w:sz w:val="20"/>
              </w:rPr>
              <w:t>FRS-CH-REG-PRI-011-006</w:t>
            </w:r>
          </w:p>
        </w:tc>
      </w:tr>
      <w:tr w:rsidR="004613D1" w14:paraId="2D6C19C9" w14:textId="77777777" w:rsidTr="00176215">
        <w:trPr>
          <w:trHeight w:val="300"/>
          <w:trPrChange w:id="1771"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772"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C0" w14:textId="77777777" w:rsidR="004613D1" w:rsidRDefault="00B42D70">
            <w:pPr>
              <w:pBdr>
                <w:top w:val="nil"/>
                <w:left w:val="nil"/>
                <w:bottom w:val="nil"/>
                <w:right w:val="nil"/>
              </w:pBdr>
            </w:pPr>
            <w:r>
              <w:rPr>
                <w:rFonts w:eastAsia="Arial" w:cs="Arial"/>
                <w:color w:val="000000"/>
                <w:sz w:val="20"/>
              </w:rPr>
              <w:t>DS-CH-RS-DETAIL-042</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773"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9C1" w14:textId="77777777" w:rsidR="004613D1" w:rsidRDefault="00B42D70">
            <w:pPr>
              <w:pBdr>
                <w:top w:val="nil"/>
                <w:left w:val="nil"/>
                <w:bottom w:val="nil"/>
                <w:right w:val="nil"/>
              </w:pBdr>
            </w:pPr>
            <w:r>
              <w:rPr>
                <w:rFonts w:eastAsia="Arial" w:cs="Arial"/>
                <w:color w:val="000000"/>
                <w:sz w:val="20"/>
              </w:rPr>
              <w:t>The system shall be configured to suppress displaying list of privacy fields on ‘‘General Detailed Report’ for Generic record.</w:t>
            </w:r>
          </w:p>
          <w:p w14:paraId="2D6C19C2" w14:textId="77777777" w:rsidR="004613D1" w:rsidRDefault="00B42D70">
            <w:pPr>
              <w:pBdr>
                <w:top w:val="nil"/>
                <w:left w:val="nil"/>
                <w:bottom w:val="nil"/>
                <w:right w:val="nil"/>
              </w:pBdr>
            </w:pPr>
            <w:r>
              <w:rPr>
                <w:rFonts w:eastAsia="Arial" w:cs="Arial"/>
                <w:color w:val="000000"/>
                <w:sz w:val="20"/>
              </w:rPr>
              <w:t> </w:t>
            </w:r>
          </w:p>
          <w:p w14:paraId="2D6C19C3" w14:textId="77777777" w:rsidR="004613D1" w:rsidRDefault="00B42D70">
            <w:pPr>
              <w:pBdr>
                <w:top w:val="nil"/>
                <w:left w:val="nil"/>
                <w:bottom w:val="nil"/>
                <w:right w:val="nil"/>
              </w:pBdr>
            </w:pPr>
            <w:r>
              <w:rPr>
                <w:rFonts w:eastAsia="Arial" w:cs="Arial"/>
                <w:color w:val="000000"/>
                <w:sz w:val="20"/>
              </w:rPr>
              <w:t xml:space="preserve">Refer QCM TW_Complaint Handling_DesignSpec_ Appendix – 6– Tab ‘Generic Reg. Reporting – Group category – View Only – select blank’ for list of privacy fields </w:t>
            </w:r>
          </w:p>
          <w:p w14:paraId="2D6C19C4" w14:textId="77777777" w:rsidR="004613D1" w:rsidRDefault="00B42D70">
            <w:pPr>
              <w:pBdr>
                <w:top w:val="nil"/>
                <w:left w:val="nil"/>
                <w:bottom w:val="nil"/>
                <w:right w:val="nil"/>
              </w:pBdr>
            </w:pPr>
            <w:r>
              <w:rPr>
                <w:rFonts w:eastAsia="Arial" w:cs="Arial"/>
                <w:color w:val="000000"/>
                <w:sz w:val="20"/>
              </w:rPr>
              <w:t> </w:t>
            </w:r>
          </w:p>
          <w:p w14:paraId="2D6C19C5" w14:textId="77777777" w:rsidR="004613D1" w:rsidRDefault="00B42D70">
            <w:pPr>
              <w:pBdr>
                <w:top w:val="nil"/>
                <w:left w:val="nil"/>
                <w:bottom w:val="nil"/>
                <w:right w:val="nil"/>
              </w:pBdr>
            </w:pPr>
            <w:r>
              <w:rPr>
                <w:rFonts w:eastAsia="Arial" w:cs="Arial"/>
                <w:color w:val="000000"/>
                <w:sz w:val="20"/>
              </w:rPr>
              <w:t>Refer ‘QCM TW_Complaint_Handling_DesignSpec_Reports_Spec’ Section ‘General Detailed Report’</w:t>
            </w:r>
          </w:p>
          <w:p w14:paraId="2D6C19C6" w14:textId="77777777" w:rsidR="004613D1" w:rsidRDefault="00B42D70">
            <w:pPr>
              <w:pBdr>
                <w:top w:val="nil"/>
                <w:left w:val="nil"/>
                <w:bottom w:val="nil"/>
                <w:right w:val="nil"/>
              </w:pBdr>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774"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9C7"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775"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C8" w14:textId="77777777" w:rsidR="004613D1" w:rsidRDefault="00B42D70">
            <w:pPr>
              <w:pBdr>
                <w:top w:val="nil"/>
                <w:left w:val="nil"/>
                <w:bottom w:val="nil"/>
                <w:right w:val="nil"/>
              </w:pBdr>
            </w:pPr>
            <w:r>
              <w:rPr>
                <w:rFonts w:eastAsia="Arial" w:cs="Arial"/>
                <w:color w:val="000000"/>
                <w:sz w:val="20"/>
              </w:rPr>
              <w:t>FRS-CH-REG-PRI-011-007</w:t>
            </w:r>
          </w:p>
        </w:tc>
      </w:tr>
      <w:tr w:rsidR="004613D1" w14:paraId="2D6C19D3" w14:textId="77777777" w:rsidTr="00176215">
        <w:trPr>
          <w:trHeight w:val="300"/>
          <w:trPrChange w:id="1776"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777"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CA" w14:textId="77777777" w:rsidR="004613D1" w:rsidRDefault="00B42D70">
            <w:pPr>
              <w:pBdr>
                <w:top w:val="nil"/>
                <w:left w:val="nil"/>
                <w:bottom w:val="nil"/>
                <w:right w:val="nil"/>
              </w:pBdr>
            </w:pPr>
            <w:r>
              <w:rPr>
                <w:rFonts w:eastAsia="Arial" w:cs="Arial"/>
                <w:color w:val="000000"/>
                <w:sz w:val="20"/>
              </w:rPr>
              <w:t>DS-CH-RS-DETAIL-043</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778"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9CB" w14:textId="77777777" w:rsidR="004613D1" w:rsidRDefault="00B42D70">
            <w:pPr>
              <w:pBdr>
                <w:top w:val="nil"/>
                <w:left w:val="nil"/>
                <w:bottom w:val="nil"/>
                <w:right w:val="nil"/>
              </w:pBdr>
            </w:pPr>
            <w:r>
              <w:rPr>
                <w:rFonts w:eastAsia="Arial" w:cs="Arial"/>
                <w:color w:val="000000"/>
                <w:sz w:val="20"/>
              </w:rPr>
              <w:t>The system shall be configured to suppress displaying list of privacy fields on ‘‘MIR Detailed Report’ for MIR record.</w:t>
            </w:r>
          </w:p>
          <w:p w14:paraId="2D6C19CC" w14:textId="77777777" w:rsidR="004613D1" w:rsidRDefault="00B42D70">
            <w:pPr>
              <w:pBdr>
                <w:top w:val="nil"/>
                <w:left w:val="nil"/>
                <w:bottom w:val="nil"/>
                <w:right w:val="nil"/>
              </w:pBdr>
            </w:pPr>
            <w:r>
              <w:rPr>
                <w:rFonts w:eastAsia="Arial" w:cs="Arial"/>
                <w:color w:val="000000"/>
                <w:sz w:val="20"/>
              </w:rPr>
              <w:t> </w:t>
            </w:r>
          </w:p>
          <w:p w14:paraId="2D6C19CD" w14:textId="77777777" w:rsidR="004613D1" w:rsidRDefault="00B42D70">
            <w:pPr>
              <w:pBdr>
                <w:top w:val="nil"/>
                <w:left w:val="nil"/>
                <w:bottom w:val="nil"/>
                <w:right w:val="nil"/>
              </w:pBdr>
            </w:pPr>
            <w:r>
              <w:rPr>
                <w:rFonts w:eastAsia="Arial" w:cs="Arial"/>
                <w:color w:val="000000"/>
                <w:sz w:val="20"/>
              </w:rPr>
              <w:t xml:space="preserve">Refer QCM TW_Complaint Handling_DesignSpec_ Appendix – 6– Tab ‘MIR – Group category – View Only – select blank’ for list of privacy fields </w:t>
            </w:r>
          </w:p>
          <w:p w14:paraId="2D6C19CE" w14:textId="77777777" w:rsidR="004613D1" w:rsidRDefault="00B42D70">
            <w:pPr>
              <w:pBdr>
                <w:top w:val="nil"/>
                <w:left w:val="nil"/>
                <w:bottom w:val="nil"/>
                <w:right w:val="nil"/>
              </w:pBdr>
            </w:pPr>
            <w:r>
              <w:rPr>
                <w:rFonts w:eastAsia="Arial" w:cs="Arial"/>
                <w:color w:val="000000"/>
                <w:sz w:val="20"/>
              </w:rPr>
              <w:lastRenderedPageBreak/>
              <w:t> </w:t>
            </w:r>
          </w:p>
          <w:p w14:paraId="2D6C19CF" w14:textId="77777777" w:rsidR="004613D1" w:rsidRDefault="00B42D70">
            <w:pPr>
              <w:pBdr>
                <w:top w:val="nil"/>
                <w:left w:val="nil"/>
                <w:bottom w:val="nil"/>
                <w:right w:val="nil"/>
              </w:pBdr>
            </w:pPr>
            <w:r>
              <w:rPr>
                <w:rFonts w:eastAsia="Arial" w:cs="Arial"/>
                <w:color w:val="000000"/>
                <w:sz w:val="20"/>
              </w:rPr>
              <w:t>Refer ‘QCM TW_Complaint_Handling_DesignSpec_Reports_Spec’ Section ‘MIR Detailed Report’</w:t>
            </w:r>
          </w:p>
          <w:p w14:paraId="2D6C19D0" w14:textId="77777777" w:rsidR="004613D1" w:rsidRDefault="00B42D70">
            <w:pPr>
              <w:pBdr>
                <w:top w:val="nil"/>
                <w:left w:val="nil"/>
                <w:bottom w:val="nil"/>
                <w:right w:val="nil"/>
              </w:pBdr>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779"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9D1" w14:textId="77777777" w:rsidR="004613D1" w:rsidRDefault="00B42D70">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780"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D2" w14:textId="77777777" w:rsidR="004613D1" w:rsidRDefault="00B42D70">
            <w:pPr>
              <w:pBdr>
                <w:top w:val="nil"/>
                <w:left w:val="nil"/>
                <w:bottom w:val="nil"/>
                <w:right w:val="nil"/>
              </w:pBdr>
            </w:pPr>
            <w:r>
              <w:rPr>
                <w:rFonts w:eastAsia="Arial" w:cs="Arial"/>
                <w:color w:val="000000"/>
                <w:sz w:val="20"/>
              </w:rPr>
              <w:t>FRS-CH-REG-PRI-011-008</w:t>
            </w:r>
          </w:p>
        </w:tc>
      </w:tr>
      <w:tr w:rsidR="004613D1" w14:paraId="2D6C19DD" w14:textId="77777777" w:rsidTr="00176215">
        <w:trPr>
          <w:trHeight w:val="300"/>
          <w:trPrChange w:id="1781"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782"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D4" w14:textId="77777777" w:rsidR="004613D1" w:rsidRDefault="00B42D70">
            <w:pPr>
              <w:pBdr>
                <w:top w:val="nil"/>
                <w:left w:val="nil"/>
                <w:bottom w:val="nil"/>
                <w:right w:val="nil"/>
              </w:pBdr>
            </w:pPr>
            <w:r>
              <w:rPr>
                <w:rFonts w:eastAsia="Arial" w:cs="Arial"/>
                <w:color w:val="000000"/>
                <w:sz w:val="20"/>
              </w:rPr>
              <w:t>DS-CH-RS-DETAIL-044</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783"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9D5" w14:textId="77777777" w:rsidR="004613D1" w:rsidRDefault="00B42D70">
            <w:pPr>
              <w:pBdr>
                <w:top w:val="nil"/>
                <w:left w:val="nil"/>
                <w:bottom w:val="nil"/>
                <w:right w:val="nil"/>
              </w:pBdr>
            </w:pPr>
            <w:r>
              <w:rPr>
                <w:rFonts w:eastAsia="Arial" w:cs="Arial"/>
                <w:color w:val="000000"/>
                <w:sz w:val="20"/>
              </w:rPr>
              <w:t>The system shall be configured to suppress displaying list of privacy fields on ‘‘eMDR Detailed Report’ for eMDR record.</w:t>
            </w:r>
          </w:p>
          <w:p w14:paraId="2D6C19D6" w14:textId="77777777" w:rsidR="004613D1" w:rsidRDefault="00B42D70">
            <w:pPr>
              <w:pBdr>
                <w:top w:val="nil"/>
                <w:left w:val="nil"/>
                <w:bottom w:val="nil"/>
                <w:right w:val="nil"/>
              </w:pBdr>
            </w:pPr>
            <w:r>
              <w:rPr>
                <w:rFonts w:eastAsia="Arial" w:cs="Arial"/>
                <w:color w:val="000000"/>
                <w:sz w:val="20"/>
              </w:rPr>
              <w:t> </w:t>
            </w:r>
          </w:p>
          <w:p w14:paraId="2D6C19D7" w14:textId="77777777" w:rsidR="004613D1" w:rsidRDefault="00B42D70">
            <w:pPr>
              <w:pBdr>
                <w:top w:val="nil"/>
                <w:left w:val="nil"/>
                <w:bottom w:val="nil"/>
                <w:right w:val="nil"/>
              </w:pBdr>
            </w:pPr>
            <w:r>
              <w:rPr>
                <w:rFonts w:eastAsia="Arial" w:cs="Arial"/>
                <w:color w:val="000000"/>
                <w:sz w:val="20"/>
              </w:rPr>
              <w:t xml:space="preserve">Refer QCM TW_Complaint Handling_DesignSpec_ Appendix – 6– Tab ‘eMDR – Group category – View Only – select blank’ for list of privacy fields </w:t>
            </w:r>
          </w:p>
          <w:p w14:paraId="2D6C19D8" w14:textId="77777777" w:rsidR="004613D1" w:rsidRDefault="00B42D70">
            <w:pPr>
              <w:pBdr>
                <w:top w:val="nil"/>
                <w:left w:val="nil"/>
                <w:bottom w:val="nil"/>
                <w:right w:val="nil"/>
              </w:pBdr>
            </w:pPr>
            <w:r>
              <w:rPr>
                <w:rFonts w:eastAsia="Arial" w:cs="Arial"/>
                <w:color w:val="000000"/>
                <w:sz w:val="20"/>
              </w:rPr>
              <w:t> </w:t>
            </w:r>
          </w:p>
          <w:p w14:paraId="2D6C19D9" w14:textId="77777777" w:rsidR="004613D1" w:rsidRDefault="00B42D70">
            <w:pPr>
              <w:pBdr>
                <w:top w:val="nil"/>
                <w:left w:val="nil"/>
                <w:bottom w:val="nil"/>
                <w:right w:val="nil"/>
              </w:pBdr>
            </w:pPr>
            <w:r>
              <w:rPr>
                <w:rFonts w:eastAsia="Arial" w:cs="Arial"/>
                <w:color w:val="000000"/>
                <w:sz w:val="20"/>
              </w:rPr>
              <w:t>Refer ‘QCM TW_Complaint_Handling_DesignSpec_Reports_Spec’ Section ‘eMDR Detailed Report’</w:t>
            </w:r>
          </w:p>
          <w:p w14:paraId="2D6C19DA" w14:textId="77777777" w:rsidR="004613D1" w:rsidRDefault="00B42D70">
            <w:pPr>
              <w:pBdr>
                <w:top w:val="nil"/>
                <w:left w:val="nil"/>
                <w:bottom w:val="nil"/>
                <w:right w:val="nil"/>
              </w:pBdr>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784"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9DB"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785"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DC" w14:textId="77777777" w:rsidR="004613D1" w:rsidRDefault="00B42D70">
            <w:pPr>
              <w:pBdr>
                <w:top w:val="nil"/>
                <w:left w:val="nil"/>
                <w:bottom w:val="nil"/>
                <w:right w:val="nil"/>
              </w:pBdr>
            </w:pPr>
            <w:r>
              <w:rPr>
                <w:rFonts w:eastAsia="Arial" w:cs="Arial"/>
                <w:color w:val="000000"/>
                <w:sz w:val="20"/>
              </w:rPr>
              <w:t>FRS-CH-REG-PRI-011-009</w:t>
            </w:r>
          </w:p>
        </w:tc>
      </w:tr>
      <w:tr w:rsidR="004613D1" w14:paraId="2D6C19E6" w14:textId="77777777" w:rsidTr="00176215">
        <w:trPr>
          <w:trHeight w:val="300"/>
          <w:trPrChange w:id="1786"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787"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DE" w14:textId="77777777" w:rsidR="004613D1" w:rsidRDefault="00B42D70">
            <w:pPr>
              <w:pBdr>
                <w:top w:val="nil"/>
                <w:left w:val="nil"/>
                <w:bottom w:val="nil"/>
                <w:right w:val="nil"/>
              </w:pBdr>
            </w:pPr>
            <w:r>
              <w:rPr>
                <w:rFonts w:eastAsia="Arial" w:cs="Arial"/>
                <w:color w:val="000000"/>
                <w:sz w:val="20"/>
              </w:rPr>
              <w:t>DS-CH-RS-DETAIL-045</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788"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9DF" w14:textId="77777777" w:rsidR="004613D1" w:rsidRDefault="00B42D70">
            <w:pPr>
              <w:pBdr>
                <w:top w:val="nil"/>
                <w:left w:val="nil"/>
                <w:bottom w:val="nil"/>
                <w:right w:val="nil"/>
              </w:pBdr>
            </w:pPr>
            <w:r>
              <w:rPr>
                <w:rFonts w:eastAsia="Arial" w:cs="Arial"/>
                <w:color w:val="000000"/>
                <w:sz w:val="20"/>
              </w:rPr>
              <w:t>The system shall be configured to suppress displaying list of privacy fields on ‘Complaint Delta Audit Trail Report' for RR-Australia record.</w:t>
            </w:r>
          </w:p>
          <w:p w14:paraId="2D6C19E0" w14:textId="77777777" w:rsidR="004613D1" w:rsidRDefault="00B42D70">
            <w:pPr>
              <w:pBdr>
                <w:top w:val="nil"/>
                <w:left w:val="nil"/>
                <w:bottom w:val="nil"/>
                <w:right w:val="nil"/>
              </w:pBdr>
            </w:pPr>
            <w:r>
              <w:rPr>
                <w:rFonts w:eastAsia="Arial" w:cs="Arial"/>
                <w:color w:val="000000"/>
                <w:sz w:val="20"/>
              </w:rPr>
              <w:t> </w:t>
            </w:r>
          </w:p>
          <w:p w14:paraId="2D6C19E1" w14:textId="77777777" w:rsidR="004613D1" w:rsidRDefault="00B42D70">
            <w:pPr>
              <w:pBdr>
                <w:top w:val="nil"/>
                <w:left w:val="nil"/>
                <w:bottom w:val="nil"/>
                <w:right w:val="nil"/>
              </w:pBdr>
            </w:pPr>
            <w:r>
              <w:rPr>
                <w:rFonts w:eastAsia="Arial" w:cs="Arial"/>
                <w:color w:val="000000"/>
                <w:sz w:val="20"/>
              </w:rPr>
              <w:t xml:space="preserve">Refer QCM TW_Complaint Handling_DesignSpec_ Appendix – 6– Tab ‘RR-Australia – Group category – View Only – select blank’ for list of privacy fields </w:t>
            </w:r>
          </w:p>
          <w:p w14:paraId="2D6C19E2" w14:textId="77777777" w:rsidR="004613D1" w:rsidRDefault="00B42D70">
            <w:pPr>
              <w:pBdr>
                <w:top w:val="nil"/>
                <w:left w:val="nil"/>
                <w:bottom w:val="nil"/>
                <w:right w:val="nil"/>
              </w:pBdr>
            </w:pPr>
            <w:r>
              <w:rPr>
                <w:rFonts w:eastAsia="Arial" w:cs="Arial"/>
                <w:color w:val="000000"/>
                <w:sz w:val="20"/>
              </w:rPr>
              <w:t> </w:t>
            </w:r>
          </w:p>
          <w:p w14:paraId="2D6C19E3" w14:textId="77777777" w:rsidR="004613D1" w:rsidRDefault="00B42D70">
            <w:pPr>
              <w:pBdr>
                <w:top w:val="nil"/>
                <w:left w:val="nil"/>
                <w:bottom w:val="nil"/>
                <w:right w:val="nil"/>
              </w:pBdr>
            </w:pPr>
            <w:r>
              <w:rPr>
                <w:rFonts w:eastAsia="Arial" w:cs="Arial"/>
                <w:color w:val="000000"/>
                <w:sz w:val="20"/>
              </w:rPr>
              <w:t>Refer ‘QCM TW_Complaint_Handling_DesignSpec_Reports_Spec’ Section ‘Complaint Delta Audit Trail Report’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789"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9E4"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790"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E5" w14:textId="77777777" w:rsidR="004613D1" w:rsidRDefault="00B42D70">
            <w:pPr>
              <w:pBdr>
                <w:top w:val="nil"/>
                <w:left w:val="nil"/>
                <w:bottom w:val="nil"/>
                <w:right w:val="nil"/>
              </w:pBdr>
            </w:pPr>
            <w:r>
              <w:rPr>
                <w:rFonts w:eastAsia="Arial" w:cs="Arial"/>
                <w:color w:val="000000"/>
                <w:sz w:val="20"/>
              </w:rPr>
              <w:t>FRS-CH-REG-PRI-009-001</w:t>
            </w:r>
          </w:p>
        </w:tc>
      </w:tr>
      <w:tr w:rsidR="004613D1" w14:paraId="2D6C19EF" w14:textId="77777777" w:rsidTr="00176215">
        <w:trPr>
          <w:trHeight w:val="300"/>
          <w:trPrChange w:id="1791"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792"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E7" w14:textId="77777777" w:rsidR="004613D1" w:rsidRDefault="00B42D70">
            <w:pPr>
              <w:pBdr>
                <w:top w:val="nil"/>
                <w:left w:val="nil"/>
                <w:bottom w:val="nil"/>
                <w:right w:val="nil"/>
              </w:pBdr>
            </w:pPr>
            <w:r>
              <w:rPr>
                <w:rFonts w:eastAsia="Arial" w:cs="Arial"/>
                <w:color w:val="000000"/>
                <w:sz w:val="20"/>
              </w:rPr>
              <w:t>DS-CH-RS-DETAIL-046</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793"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9E8" w14:textId="77777777" w:rsidR="004613D1" w:rsidRDefault="00B42D70">
            <w:pPr>
              <w:pBdr>
                <w:top w:val="nil"/>
                <w:left w:val="nil"/>
                <w:bottom w:val="nil"/>
                <w:right w:val="nil"/>
              </w:pBdr>
            </w:pPr>
            <w:r>
              <w:rPr>
                <w:rFonts w:eastAsia="Arial" w:cs="Arial"/>
                <w:color w:val="000000"/>
                <w:sz w:val="20"/>
              </w:rPr>
              <w:t>The system shall be configured to suppress displaying list of privacy fields on ‘Complaint Delta Audit Trail Report' for RR-China record.</w:t>
            </w:r>
          </w:p>
          <w:p w14:paraId="2D6C19E9" w14:textId="77777777" w:rsidR="004613D1" w:rsidRDefault="00B42D70">
            <w:pPr>
              <w:pBdr>
                <w:top w:val="nil"/>
                <w:left w:val="nil"/>
                <w:bottom w:val="nil"/>
                <w:right w:val="nil"/>
              </w:pBdr>
            </w:pPr>
            <w:r>
              <w:rPr>
                <w:rFonts w:eastAsia="Arial" w:cs="Arial"/>
                <w:color w:val="000000"/>
                <w:sz w:val="20"/>
              </w:rPr>
              <w:t> </w:t>
            </w:r>
          </w:p>
          <w:p w14:paraId="2D6C19EA" w14:textId="77777777" w:rsidR="004613D1" w:rsidRDefault="00B42D70">
            <w:pPr>
              <w:pBdr>
                <w:top w:val="nil"/>
                <w:left w:val="nil"/>
                <w:bottom w:val="nil"/>
                <w:right w:val="nil"/>
              </w:pBdr>
            </w:pPr>
            <w:r>
              <w:rPr>
                <w:rFonts w:eastAsia="Arial" w:cs="Arial"/>
                <w:color w:val="000000"/>
                <w:sz w:val="20"/>
              </w:rPr>
              <w:t xml:space="preserve">Refer QCM TW_Complaint Handling_DesignSpec_ Appendix – 6– Tab ‘RR- China – Group category – View Only – select blank’ for list of privacy fields </w:t>
            </w:r>
          </w:p>
          <w:p w14:paraId="2D6C19EB" w14:textId="77777777" w:rsidR="004613D1" w:rsidRDefault="00B42D70">
            <w:pPr>
              <w:pBdr>
                <w:top w:val="nil"/>
                <w:left w:val="nil"/>
                <w:bottom w:val="nil"/>
                <w:right w:val="nil"/>
              </w:pBdr>
            </w:pPr>
            <w:r>
              <w:rPr>
                <w:rFonts w:eastAsia="Arial" w:cs="Arial"/>
                <w:color w:val="000000"/>
                <w:sz w:val="20"/>
              </w:rPr>
              <w:t> </w:t>
            </w:r>
          </w:p>
          <w:p w14:paraId="2D6C19EC" w14:textId="77777777" w:rsidR="004613D1" w:rsidRDefault="00B42D70">
            <w:pPr>
              <w:pBdr>
                <w:top w:val="nil"/>
                <w:left w:val="nil"/>
                <w:bottom w:val="nil"/>
                <w:right w:val="nil"/>
              </w:pBdr>
            </w:pPr>
            <w:r>
              <w:rPr>
                <w:rFonts w:eastAsia="Arial" w:cs="Arial"/>
                <w:color w:val="000000"/>
                <w:sz w:val="20"/>
              </w:rPr>
              <w:t>Refer ‘QCM TW_Complaint_Handling_DesignSpec_Reports_Spec’ Section ‘Complaint Delta Audit Trail Report’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794"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9ED"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795"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EE" w14:textId="77777777" w:rsidR="004613D1" w:rsidRDefault="00B42D70">
            <w:pPr>
              <w:pBdr>
                <w:top w:val="nil"/>
                <w:left w:val="nil"/>
                <w:bottom w:val="nil"/>
                <w:right w:val="nil"/>
              </w:pBdr>
            </w:pPr>
            <w:r>
              <w:rPr>
                <w:rFonts w:eastAsia="Arial" w:cs="Arial"/>
                <w:color w:val="000000"/>
                <w:sz w:val="20"/>
              </w:rPr>
              <w:t>FRS-CH-REG-PRI-009-002</w:t>
            </w:r>
          </w:p>
        </w:tc>
      </w:tr>
      <w:tr w:rsidR="004613D1" w14:paraId="2D6C19F8" w14:textId="77777777" w:rsidTr="00176215">
        <w:trPr>
          <w:trHeight w:val="300"/>
          <w:trPrChange w:id="1796"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797"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F0" w14:textId="77777777" w:rsidR="004613D1" w:rsidRDefault="00B42D70">
            <w:pPr>
              <w:pBdr>
                <w:top w:val="nil"/>
                <w:left w:val="nil"/>
                <w:bottom w:val="nil"/>
                <w:right w:val="nil"/>
              </w:pBdr>
            </w:pPr>
            <w:r>
              <w:rPr>
                <w:rFonts w:eastAsia="Arial" w:cs="Arial"/>
                <w:color w:val="000000"/>
                <w:sz w:val="20"/>
              </w:rPr>
              <w:t>DS-CH-RS-DETAIL-047</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798"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9F1" w14:textId="77777777" w:rsidR="004613D1" w:rsidRDefault="00B42D70">
            <w:pPr>
              <w:pBdr>
                <w:top w:val="nil"/>
                <w:left w:val="nil"/>
                <w:bottom w:val="nil"/>
                <w:right w:val="nil"/>
              </w:pBdr>
            </w:pPr>
            <w:r>
              <w:rPr>
                <w:rFonts w:eastAsia="Arial" w:cs="Arial"/>
                <w:color w:val="000000"/>
                <w:sz w:val="20"/>
              </w:rPr>
              <w:t>The system shall be configured to suppress displaying list of privacy fields on ‘Complaint Delta Audit Trail Report' for RR-Japan record.</w:t>
            </w:r>
          </w:p>
          <w:p w14:paraId="2D6C19F2" w14:textId="77777777" w:rsidR="004613D1" w:rsidRDefault="00B42D70">
            <w:pPr>
              <w:pBdr>
                <w:top w:val="nil"/>
                <w:left w:val="nil"/>
                <w:bottom w:val="nil"/>
                <w:right w:val="nil"/>
              </w:pBdr>
            </w:pPr>
            <w:r>
              <w:rPr>
                <w:rFonts w:eastAsia="Arial" w:cs="Arial"/>
                <w:color w:val="000000"/>
                <w:sz w:val="20"/>
              </w:rPr>
              <w:t> </w:t>
            </w:r>
          </w:p>
          <w:p w14:paraId="2D6C19F3" w14:textId="77777777" w:rsidR="004613D1" w:rsidRDefault="00B42D70">
            <w:pPr>
              <w:pBdr>
                <w:top w:val="nil"/>
                <w:left w:val="nil"/>
                <w:bottom w:val="nil"/>
                <w:right w:val="nil"/>
              </w:pBdr>
            </w:pPr>
            <w:r>
              <w:rPr>
                <w:rFonts w:eastAsia="Arial" w:cs="Arial"/>
                <w:color w:val="000000"/>
                <w:sz w:val="20"/>
              </w:rPr>
              <w:t xml:space="preserve">Refer QCM TW_Complaint Handling_DesignSpec_ Appendix – 6– Tab ‘RR- Japan – Group category – View Only – select blank’ for list of privacy fields </w:t>
            </w:r>
          </w:p>
          <w:p w14:paraId="2D6C19F4" w14:textId="77777777" w:rsidR="004613D1" w:rsidRDefault="00B42D70">
            <w:pPr>
              <w:pBdr>
                <w:top w:val="nil"/>
                <w:left w:val="nil"/>
                <w:bottom w:val="nil"/>
                <w:right w:val="nil"/>
              </w:pBdr>
            </w:pPr>
            <w:r>
              <w:rPr>
                <w:rFonts w:eastAsia="Arial" w:cs="Arial"/>
                <w:color w:val="000000"/>
                <w:sz w:val="20"/>
              </w:rPr>
              <w:t> </w:t>
            </w:r>
          </w:p>
          <w:p w14:paraId="2D6C19F5" w14:textId="77777777" w:rsidR="004613D1" w:rsidRDefault="00B42D70">
            <w:pPr>
              <w:pBdr>
                <w:top w:val="nil"/>
                <w:left w:val="nil"/>
                <w:bottom w:val="nil"/>
                <w:right w:val="nil"/>
              </w:pBdr>
            </w:pPr>
            <w:r>
              <w:rPr>
                <w:rFonts w:eastAsia="Arial" w:cs="Arial"/>
                <w:color w:val="000000"/>
                <w:sz w:val="20"/>
              </w:rPr>
              <w:t>Refer ‘QCM TW_Complaint_Handling_DesignSpec_Reports_Spec’ Section ‘Complaint Delta Audit Trail Report’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799"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9F6"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800"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F7" w14:textId="77777777" w:rsidR="004613D1" w:rsidRDefault="00B42D70">
            <w:pPr>
              <w:pBdr>
                <w:top w:val="nil"/>
                <w:left w:val="nil"/>
                <w:bottom w:val="nil"/>
                <w:right w:val="nil"/>
              </w:pBdr>
            </w:pPr>
            <w:r>
              <w:rPr>
                <w:rFonts w:eastAsia="Arial" w:cs="Arial"/>
                <w:color w:val="000000"/>
                <w:sz w:val="20"/>
              </w:rPr>
              <w:t>FRS-CH-REG-PRI-009-003</w:t>
            </w:r>
          </w:p>
        </w:tc>
      </w:tr>
      <w:tr w:rsidR="004613D1" w14:paraId="2D6C1A01" w14:textId="77777777" w:rsidTr="00176215">
        <w:trPr>
          <w:trHeight w:val="300"/>
          <w:trPrChange w:id="1801"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802"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9F9" w14:textId="77777777" w:rsidR="004613D1" w:rsidRDefault="00B42D70">
            <w:pPr>
              <w:pBdr>
                <w:top w:val="nil"/>
                <w:left w:val="nil"/>
                <w:bottom w:val="nil"/>
                <w:right w:val="nil"/>
              </w:pBdr>
            </w:pPr>
            <w:r>
              <w:rPr>
                <w:rFonts w:eastAsia="Arial" w:cs="Arial"/>
                <w:color w:val="000000"/>
                <w:sz w:val="20"/>
              </w:rPr>
              <w:lastRenderedPageBreak/>
              <w:t>DS-CH-RS-DETAIL-048</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803"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9FA" w14:textId="77777777" w:rsidR="004613D1" w:rsidRDefault="00B42D70">
            <w:pPr>
              <w:pBdr>
                <w:top w:val="nil"/>
                <w:left w:val="nil"/>
                <w:bottom w:val="nil"/>
                <w:right w:val="nil"/>
              </w:pBdr>
            </w:pPr>
            <w:r>
              <w:rPr>
                <w:rFonts w:eastAsia="Arial" w:cs="Arial"/>
                <w:color w:val="000000"/>
                <w:sz w:val="20"/>
              </w:rPr>
              <w:t>The system shall be configured to suppress displaying list of privacy fields on ‘Complaint Delta Audit Trail Report' for RR-Korea record.</w:t>
            </w:r>
          </w:p>
          <w:p w14:paraId="2D6C19FB" w14:textId="77777777" w:rsidR="004613D1" w:rsidRDefault="00B42D70">
            <w:pPr>
              <w:pBdr>
                <w:top w:val="nil"/>
                <w:left w:val="nil"/>
                <w:bottom w:val="nil"/>
                <w:right w:val="nil"/>
              </w:pBdr>
            </w:pPr>
            <w:r>
              <w:rPr>
                <w:rFonts w:eastAsia="Arial" w:cs="Arial"/>
                <w:color w:val="000000"/>
                <w:sz w:val="20"/>
              </w:rPr>
              <w:t> </w:t>
            </w:r>
          </w:p>
          <w:p w14:paraId="2D6C19FC" w14:textId="77777777" w:rsidR="004613D1" w:rsidRDefault="00B42D70">
            <w:pPr>
              <w:pBdr>
                <w:top w:val="nil"/>
                <w:left w:val="nil"/>
                <w:bottom w:val="nil"/>
                <w:right w:val="nil"/>
              </w:pBdr>
            </w:pPr>
            <w:r>
              <w:rPr>
                <w:rFonts w:eastAsia="Arial" w:cs="Arial"/>
                <w:color w:val="000000"/>
                <w:sz w:val="20"/>
              </w:rPr>
              <w:t xml:space="preserve">Refer QCM TW_Complaint Handling_DesignSpec_ Appendix – 6– Tab ‘RR- Korea – Group category – View Only – select blank’ for list of privacy fields </w:t>
            </w:r>
          </w:p>
          <w:p w14:paraId="2D6C19FD" w14:textId="77777777" w:rsidR="004613D1" w:rsidRDefault="00B42D70">
            <w:pPr>
              <w:pBdr>
                <w:top w:val="nil"/>
                <w:left w:val="nil"/>
                <w:bottom w:val="nil"/>
                <w:right w:val="nil"/>
              </w:pBdr>
            </w:pPr>
            <w:r>
              <w:rPr>
                <w:rFonts w:eastAsia="Arial" w:cs="Arial"/>
                <w:color w:val="000000"/>
                <w:sz w:val="20"/>
              </w:rPr>
              <w:t> </w:t>
            </w:r>
          </w:p>
          <w:p w14:paraId="2D6C19FE" w14:textId="77777777" w:rsidR="004613D1" w:rsidRDefault="00B42D70">
            <w:pPr>
              <w:pBdr>
                <w:top w:val="nil"/>
                <w:left w:val="nil"/>
                <w:bottom w:val="nil"/>
                <w:right w:val="nil"/>
              </w:pBdr>
            </w:pPr>
            <w:r>
              <w:rPr>
                <w:rFonts w:eastAsia="Arial" w:cs="Arial"/>
                <w:color w:val="000000"/>
                <w:sz w:val="20"/>
              </w:rPr>
              <w:t>Refer ‘QCM TW_Complaint_Handling_DesignSpec_Reports_Spec’ Section ‘Complaint Delta Audit Trail Report’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804"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9FF"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805"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A00" w14:textId="77777777" w:rsidR="004613D1" w:rsidRDefault="00B42D70">
            <w:pPr>
              <w:pBdr>
                <w:top w:val="nil"/>
                <w:left w:val="nil"/>
                <w:bottom w:val="nil"/>
                <w:right w:val="nil"/>
              </w:pBdr>
            </w:pPr>
            <w:r>
              <w:rPr>
                <w:rFonts w:eastAsia="Arial" w:cs="Arial"/>
                <w:color w:val="000000"/>
                <w:sz w:val="20"/>
              </w:rPr>
              <w:t>FRS-CH-REG-PRI-009-004</w:t>
            </w:r>
          </w:p>
        </w:tc>
      </w:tr>
      <w:tr w:rsidR="004613D1" w14:paraId="2D6C1A0A" w14:textId="77777777" w:rsidTr="00176215">
        <w:trPr>
          <w:trHeight w:val="300"/>
          <w:trPrChange w:id="1806"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807"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A02" w14:textId="77777777" w:rsidR="004613D1" w:rsidRDefault="00B42D70">
            <w:pPr>
              <w:pBdr>
                <w:top w:val="nil"/>
                <w:left w:val="nil"/>
                <w:bottom w:val="nil"/>
                <w:right w:val="nil"/>
              </w:pBdr>
            </w:pPr>
            <w:r>
              <w:rPr>
                <w:rFonts w:eastAsia="Arial" w:cs="Arial"/>
                <w:color w:val="000000"/>
                <w:sz w:val="20"/>
              </w:rPr>
              <w:t>DS-CH-RS-DETAIL-049</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808"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A03" w14:textId="77777777" w:rsidR="004613D1" w:rsidRDefault="00B42D70">
            <w:pPr>
              <w:pBdr>
                <w:top w:val="nil"/>
                <w:left w:val="nil"/>
                <w:bottom w:val="nil"/>
                <w:right w:val="nil"/>
              </w:pBdr>
            </w:pPr>
            <w:r>
              <w:rPr>
                <w:rFonts w:eastAsia="Arial" w:cs="Arial"/>
                <w:color w:val="000000"/>
                <w:sz w:val="20"/>
              </w:rPr>
              <w:t>The system shall be configured to suppress displaying list of privacy fields on ‘Complaint Delta Audit Trail Report' for RR-Singapore record.</w:t>
            </w:r>
          </w:p>
          <w:p w14:paraId="2D6C1A04" w14:textId="77777777" w:rsidR="004613D1" w:rsidRDefault="00B42D70">
            <w:pPr>
              <w:pBdr>
                <w:top w:val="nil"/>
                <w:left w:val="nil"/>
                <w:bottom w:val="nil"/>
                <w:right w:val="nil"/>
              </w:pBdr>
            </w:pPr>
            <w:r>
              <w:rPr>
                <w:rFonts w:eastAsia="Arial" w:cs="Arial"/>
                <w:color w:val="000000"/>
                <w:sz w:val="20"/>
              </w:rPr>
              <w:t> </w:t>
            </w:r>
          </w:p>
          <w:p w14:paraId="2D6C1A05" w14:textId="77777777" w:rsidR="004613D1" w:rsidRDefault="00B42D70">
            <w:pPr>
              <w:pBdr>
                <w:top w:val="nil"/>
                <w:left w:val="nil"/>
                <w:bottom w:val="nil"/>
                <w:right w:val="nil"/>
              </w:pBdr>
            </w:pPr>
            <w:r>
              <w:rPr>
                <w:rFonts w:eastAsia="Arial" w:cs="Arial"/>
                <w:color w:val="000000"/>
                <w:sz w:val="20"/>
              </w:rPr>
              <w:t xml:space="preserve">Refer QCM TW_Complaint Handling_DesignSpec_ Appendix – 6– Tab ‘RR- Singapore – Group category – View Only – select blank’ for list of privacy fields </w:t>
            </w:r>
          </w:p>
          <w:p w14:paraId="2D6C1A06" w14:textId="77777777" w:rsidR="004613D1" w:rsidRDefault="00B42D70">
            <w:pPr>
              <w:pBdr>
                <w:top w:val="nil"/>
                <w:left w:val="nil"/>
                <w:bottom w:val="nil"/>
                <w:right w:val="nil"/>
              </w:pBdr>
            </w:pPr>
            <w:r>
              <w:rPr>
                <w:rFonts w:eastAsia="Arial" w:cs="Arial"/>
                <w:color w:val="000000"/>
                <w:sz w:val="20"/>
              </w:rPr>
              <w:t> </w:t>
            </w:r>
          </w:p>
          <w:p w14:paraId="2D6C1A07" w14:textId="77777777" w:rsidR="004613D1" w:rsidRDefault="00B42D70">
            <w:pPr>
              <w:pBdr>
                <w:top w:val="nil"/>
                <w:left w:val="nil"/>
                <w:bottom w:val="nil"/>
                <w:right w:val="nil"/>
              </w:pBdr>
            </w:pPr>
            <w:r>
              <w:rPr>
                <w:rFonts w:eastAsia="Arial" w:cs="Arial"/>
                <w:color w:val="000000"/>
                <w:sz w:val="20"/>
              </w:rPr>
              <w:t>Refer ‘QCM TW_Complaint_Handling_DesignSpec_Reports_Spec’ Section ‘Complaint Delta Audit Trail Report’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809"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A08"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810"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A09" w14:textId="77777777" w:rsidR="004613D1" w:rsidRDefault="00B42D70">
            <w:pPr>
              <w:pBdr>
                <w:top w:val="nil"/>
                <w:left w:val="nil"/>
                <w:bottom w:val="nil"/>
                <w:right w:val="nil"/>
              </w:pBdr>
            </w:pPr>
            <w:r>
              <w:rPr>
                <w:rFonts w:eastAsia="Arial" w:cs="Arial"/>
                <w:color w:val="000000"/>
                <w:sz w:val="20"/>
              </w:rPr>
              <w:t>FRS-CH-REG-PRI-009-005</w:t>
            </w:r>
          </w:p>
        </w:tc>
      </w:tr>
      <w:tr w:rsidR="004613D1" w14:paraId="2D6C1A13" w14:textId="77777777" w:rsidTr="00176215">
        <w:trPr>
          <w:trHeight w:val="300"/>
          <w:trPrChange w:id="1811"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812"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A0B" w14:textId="77777777" w:rsidR="004613D1" w:rsidRDefault="00B42D70">
            <w:pPr>
              <w:pBdr>
                <w:top w:val="nil"/>
                <w:left w:val="nil"/>
                <w:bottom w:val="nil"/>
                <w:right w:val="nil"/>
              </w:pBdr>
            </w:pPr>
            <w:r>
              <w:rPr>
                <w:rFonts w:eastAsia="Arial" w:cs="Arial"/>
                <w:color w:val="000000"/>
                <w:sz w:val="20"/>
              </w:rPr>
              <w:t>DS-CH-RS-DETAIL-050</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813"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A0C" w14:textId="77777777" w:rsidR="004613D1" w:rsidRDefault="00B42D70">
            <w:pPr>
              <w:pBdr>
                <w:top w:val="nil"/>
                <w:left w:val="nil"/>
                <w:bottom w:val="nil"/>
                <w:right w:val="nil"/>
              </w:pBdr>
            </w:pPr>
            <w:r>
              <w:rPr>
                <w:rFonts w:eastAsia="Arial" w:cs="Arial"/>
                <w:color w:val="000000"/>
                <w:sz w:val="20"/>
              </w:rPr>
              <w:t>The system shall be configured to suppress displaying list of privacy fields on ‘Complaint Delta Audit Trail Report' for RR-Taiwan record.</w:t>
            </w:r>
          </w:p>
          <w:p w14:paraId="2D6C1A0D" w14:textId="77777777" w:rsidR="004613D1" w:rsidRDefault="00B42D70">
            <w:pPr>
              <w:pBdr>
                <w:top w:val="nil"/>
                <w:left w:val="nil"/>
                <w:bottom w:val="nil"/>
                <w:right w:val="nil"/>
              </w:pBdr>
            </w:pPr>
            <w:r>
              <w:rPr>
                <w:rFonts w:eastAsia="Arial" w:cs="Arial"/>
                <w:color w:val="000000"/>
                <w:sz w:val="20"/>
              </w:rPr>
              <w:t> </w:t>
            </w:r>
          </w:p>
          <w:p w14:paraId="2D6C1A0E" w14:textId="77777777" w:rsidR="004613D1" w:rsidRDefault="00B42D70">
            <w:pPr>
              <w:pBdr>
                <w:top w:val="nil"/>
                <w:left w:val="nil"/>
                <w:bottom w:val="nil"/>
                <w:right w:val="nil"/>
              </w:pBdr>
            </w:pPr>
            <w:r>
              <w:rPr>
                <w:rFonts w:eastAsia="Arial" w:cs="Arial"/>
                <w:color w:val="000000"/>
                <w:sz w:val="20"/>
              </w:rPr>
              <w:t xml:space="preserve">Refer QCM TW_Complaint Handling_DesignSpec_ Appendix – 6– Tab ‘RR- Taiwan – Group category – View Only – select blank’ for list of privacy fields </w:t>
            </w:r>
          </w:p>
          <w:p w14:paraId="2D6C1A0F" w14:textId="77777777" w:rsidR="004613D1" w:rsidRDefault="00B42D70">
            <w:pPr>
              <w:pBdr>
                <w:top w:val="nil"/>
                <w:left w:val="nil"/>
                <w:bottom w:val="nil"/>
                <w:right w:val="nil"/>
              </w:pBdr>
            </w:pPr>
            <w:r>
              <w:rPr>
                <w:rFonts w:eastAsia="Arial" w:cs="Arial"/>
                <w:color w:val="000000"/>
                <w:sz w:val="20"/>
              </w:rPr>
              <w:t> </w:t>
            </w:r>
          </w:p>
          <w:p w14:paraId="2D6C1A10" w14:textId="77777777" w:rsidR="004613D1" w:rsidRDefault="00B42D70">
            <w:pPr>
              <w:pBdr>
                <w:top w:val="nil"/>
                <w:left w:val="nil"/>
                <w:bottom w:val="nil"/>
                <w:right w:val="nil"/>
              </w:pBdr>
            </w:pPr>
            <w:r>
              <w:rPr>
                <w:rFonts w:eastAsia="Arial" w:cs="Arial"/>
                <w:color w:val="000000"/>
                <w:sz w:val="20"/>
              </w:rPr>
              <w:t>Refer ‘QCM TW_Complaint_Handling_DesignSpec_Reports_Spec’ Section ‘Complaint Delta Audit Trail Report’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814"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A11"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815"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A12" w14:textId="77777777" w:rsidR="004613D1" w:rsidRDefault="00B42D70">
            <w:pPr>
              <w:pBdr>
                <w:top w:val="nil"/>
                <w:left w:val="nil"/>
                <w:bottom w:val="nil"/>
                <w:right w:val="nil"/>
              </w:pBdr>
            </w:pPr>
            <w:r>
              <w:rPr>
                <w:rFonts w:eastAsia="Arial" w:cs="Arial"/>
                <w:color w:val="000000"/>
                <w:sz w:val="20"/>
              </w:rPr>
              <w:t>FRS-CH-REG-PRI-009-006</w:t>
            </w:r>
          </w:p>
        </w:tc>
      </w:tr>
      <w:tr w:rsidR="004613D1" w14:paraId="2D6C1A1C" w14:textId="77777777" w:rsidTr="00176215">
        <w:trPr>
          <w:trHeight w:val="300"/>
          <w:trPrChange w:id="1816"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817"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A14" w14:textId="77777777" w:rsidR="004613D1" w:rsidRDefault="00B42D70">
            <w:pPr>
              <w:pBdr>
                <w:top w:val="nil"/>
                <w:left w:val="nil"/>
                <w:bottom w:val="nil"/>
                <w:right w:val="nil"/>
              </w:pBdr>
            </w:pPr>
            <w:r>
              <w:rPr>
                <w:rFonts w:eastAsia="Arial" w:cs="Arial"/>
                <w:color w:val="000000"/>
                <w:sz w:val="20"/>
              </w:rPr>
              <w:t>DS-CH-RS-DETAIL-051</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818"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A15" w14:textId="77777777" w:rsidR="004613D1" w:rsidRDefault="00B42D70">
            <w:pPr>
              <w:pBdr>
                <w:top w:val="nil"/>
                <w:left w:val="nil"/>
                <w:bottom w:val="nil"/>
                <w:right w:val="nil"/>
              </w:pBdr>
            </w:pPr>
            <w:r>
              <w:rPr>
                <w:rFonts w:eastAsia="Arial" w:cs="Arial"/>
                <w:color w:val="000000"/>
                <w:sz w:val="20"/>
              </w:rPr>
              <w:t>The system shall be configured to suppress displaying list of privacy fields on ‘Complaint Delta Audit Trail Report' for Genieric record.</w:t>
            </w:r>
          </w:p>
          <w:p w14:paraId="2D6C1A16" w14:textId="77777777" w:rsidR="004613D1" w:rsidRDefault="00B42D70">
            <w:pPr>
              <w:pBdr>
                <w:top w:val="nil"/>
                <w:left w:val="nil"/>
                <w:bottom w:val="nil"/>
                <w:right w:val="nil"/>
              </w:pBdr>
            </w:pPr>
            <w:r>
              <w:rPr>
                <w:rFonts w:eastAsia="Arial" w:cs="Arial"/>
                <w:color w:val="000000"/>
                <w:sz w:val="20"/>
              </w:rPr>
              <w:t> </w:t>
            </w:r>
          </w:p>
          <w:p w14:paraId="2D6C1A17" w14:textId="77777777" w:rsidR="004613D1" w:rsidRDefault="00B42D70">
            <w:pPr>
              <w:pBdr>
                <w:top w:val="nil"/>
                <w:left w:val="nil"/>
                <w:bottom w:val="nil"/>
                <w:right w:val="nil"/>
              </w:pBdr>
            </w:pPr>
            <w:r>
              <w:rPr>
                <w:rFonts w:eastAsia="Arial" w:cs="Arial"/>
                <w:color w:val="000000"/>
                <w:sz w:val="20"/>
              </w:rPr>
              <w:t xml:space="preserve">Refer QCM TW_Complaint Handling_DesignSpec_ Appendix – 6– Tab ‘RR- General – Group category – View Only – select blank’ for list of privacy fields </w:t>
            </w:r>
          </w:p>
          <w:p w14:paraId="2D6C1A18" w14:textId="77777777" w:rsidR="004613D1" w:rsidRDefault="00B42D70">
            <w:pPr>
              <w:pBdr>
                <w:top w:val="nil"/>
                <w:left w:val="nil"/>
                <w:bottom w:val="nil"/>
                <w:right w:val="nil"/>
              </w:pBdr>
            </w:pPr>
            <w:r>
              <w:rPr>
                <w:rFonts w:eastAsia="Arial" w:cs="Arial"/>
                <w:color w:val="000000"/>
                <w:sz w:val="20"/>
              </w:rPr>
              <w:t> </w:t>
            </w:r>
          </w:p>
          <w:p w14:paraId="2D6C1A19" w14:textId="77777777" w:rsidR="004613D1" w:rsidRDefault="00B42D70">
            <w:pPr>
              <w:pBdr>
                <w:top w:val="nil"/>
                <w:left w:val="nil"/>
                <w:bottom w:val="nil"/>
                <w:right w:val="nil"/>
              </w:pBdr>
            </w:pPr>
            <w:r>
              <w:rPr>
                <w:rFonts w:eastAsia="Arial" w:cs="Arial"/>
                <w:color w:val="000000"/>
                <w:sz w:val="20"/>
              </w:rPr>
              <w:t>Refer ‘QCM TW_Complaint_Handling_DesignSpec_Reports_Spec’ Section ‘Complaint Delta Audit Trail Report’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819"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A1A"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820"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A1B" w14:textId="77777777" w:rsidR="004613D1" w:rsidRDefault="00B42D70">
            <w:pPr>
              <w:pBdr>
                <w:top w:val="nil"/>
                <w:left w:val="nil"/>
                <w:bottom w:val="nil"/>
                <w:right w:val="nil"/>
              </w:pBdr>
            </w:pPr>
            <w:r>
              <w:rPr>
                <w:rFonts w:eastAsia="Arial" w:cs="Arial"/>
                <w:color w:val="000000"/>
                <w:sz w:val="20"/>
              </w:rPr>
              <w:t>FRS-CH-REG-PRI-009-007</w:t>
            </w:r>
          </w:p>
        </w:tc>
      </w:tr>
      <w:tr w:rsidR="004613D1" w14:paraId="2D6C1A25" w14:textId="77777777" w:rsidTr="00176215">
        <w:trPr>
          <w:trHeight w:val="300"/>
          <w:trPrChange w:id="1821"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822"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A1D" w14:textId="77777777" w:rsidR="004613D1" w:rsidRDefault="00B42D70">
            <w:pPr>
              <w:pBdr>
                <w:top w:val="nil"/>
                <w:left w:val="nil"/>
                <w:bottom w:val="nil"/>
                <w:right w:val="nil"/>
              </w:pBdr>
            </w:pPr>
            <w:r>
              <w:rPr>
                <w:rFonts w:eastAsia="Arial" w:cs="Arial"/>
                <w:color w:val="000000"/>
                <w:sz w:val="20"/>
              </w:rPr>
              <w:t>DS-CH-RS-DETAIL-052</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823"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A1E" w14:textId="77777777" w:rsidR="004613D1" w:rsidRDefault="00B42D70">
            <w:pPr>
              <w:pBdr>
                <w:top w:val="nil"/>
                <w:left w:val="nil"/>
                <w:bottom w:val="nil"/>
                <w:right w:val="nil"/>
              </w:pBdr>
            </w:pPr>
            <w:r>
              <w:rPr>
                <w:rFonts w:eastAsia="Arial" w:cs="Arial"/>
                <w:color w:val="000000"/>
                <w:sz w:val="20"/>
              </w:rPr>
              <w:t>The system shall be configured to suppress displaying list of privacy fields on ‘Complaint Delta Audit Trail Report' for MIR record.</w:t>
            </w:r>
          </w:p>
          <w:p w14:paraId="2D6C1A1F" w14:textId="77777777" w:rsidR="004613D1" w:rsidRDefault="00B42D70">
            <w:pPr>
              <w:pBdr>
                <w:top w:val="nil"/>
                <w:left w:val="nil"/>
                <w:bottom w:val="nil"/>
                <w:right w:val="nil"/>
              </w:pBdr>
            </w:pPr>
            <w:r>
              <w:rPr>
                <w:rFonts w:eastAsia="Arial" w:cs="Arial"/>
                <w:color w:val="000000"/>
                <w:sz w:val="20"/>
              </w:rPr>
              <w:t> </w:t>
            </w:r>
          </w:p>
          <w:p w14:paraId="2D6C1A20" w14:textId="77777777" w:rsidR="004613D1" w:rsidRDefault="00B42D70">
            <w:pPr>
              <w:pBdr>
                <w:top w:val="nil"/>
                <w:left w:val="nil"/>
                <w:bottom w:val="nil"/>
                <w:right w:val="nil"/>
              </w:pBdr>
            </w:pPr>
            <w:r>
              <w:rPr>
                <w:rFonts w:eastAsia="Arial" w:cs="Arial"/>
                <w:color w:val="000000"/>
                <w:sz w:val="20"/>
              </w:rPr>
              <w:lastRenderedPageBreak/>
              <w:t xml:space="preserve">Refer QCM TW_Complaint Handling_DesignSpec_ Appendix – 6– Tab ‘MIR– Group category – View Only – select blank’ for list of privacy fields </w:t>
            </w:r>
          </w:p>
          <w:p w14:paraId="2D6C1A21" w14:textId="77777777" w:rsidR="004613D1" w:rsidRDefault="00B42D70">
            <w:pPr>
              <w:pBdr>
                <w:top w:val="nil"/>
                <w:left w:val="nil"/>
                <w:bottom w:val="nil"/>
                <w:right w:val="nil"/>
              </w:pBdr>
            </w:pPr>
            <w:r>
              <w:rPr>
                <w:rFonts w:eastAsia="Arial" w:cs="Arial"/>
                <w:color w:val="000000"/>
                <w:sz w:val="20"/>
              </w:rPr>
              <w:t> </w:t>
            </w:r>
          </w:p>
          <w:p w14:paraId="2D6C1A22" w14:textId="77777777" w:rsidR="004613D1" w:rsidRDefault="00B42D70">
            <w:pPr>
              <w:pBdr>
                <w:top w:val="nil"/>
                <w:left w:val="nil"/>
                <w:bottom w:val="nil"/>
                <w:right w:val="nil"/>
              </w:pBdr>
            </w:pPr>
            <w:r>
              <w:rPr>
                <w:rFonts w:eastAsia="Arial" w:cs="Arial"/>
                <w:color w:val="000000"/>
                <w:sz w:val="20"/>
              </w:rPr>
              <w:t>Refer ‘QCM TW_Complaint_Handling_DesignSpec_Reports_Spec’ Section ‘Complaint Delta Audit Trail Report’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824"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A23" w14:textId="77777777" w:rsidR="004613D1" w:rsidRDefault="00B42D70">
            <w:pPr>
              <w:pBdr>
                <w:top w:val="nil"/>
                <w:left w:val="nil"/>
                <w:bottom w:val="nil"/>
                <w:right w:val="nil"/>
              </w:pBdr>
              <w:jc w:val="center"/>
            </w:pPr>
            <w:r>
              <w:rPr>
                <w:rFonts w:eastAsia="Arial" w:cs="Arial"/>
                <w:color w:val="000000"/>
                <w:sz w:val="20"/>
              </w:rPr>
              <w:lastRenderedPageBreak/>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825"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A24" w14:textId="77777777" w:rsidR="004613D1" w:rsidRDefault="00B42D70">
            <w:pPr>
              <w:pBdr>
                <w:top w:val="nil"/>
                <w:left w:val="nil"/>
                <w:bottom w:val="nil"/>
                <w:right w:val="nil"/>
              </w:pBdr>
            </w:pPr>
            <w:r>
              <w:rPr>
                <w:rFonts w:eastAsia="Arial" w:cs="Arial"/>
                <w:color w:val="000000"/>
                <w:sz w:val="20"/>
              </w:rPr>
              <w:t>FRS-CH-REG-PRI-009-008</w:t>
            </w:r>
          </w:p>
        </w:tc>
      </w:tr>
      <w:tr w:rsidR="004613D1" w14:paraId="2D6C1A2E" w14:textId="77777777" w:rsidTr="00176215">
        <w:trPr>
          <w:trHeight w:val="300"/>
          <w:trPrChange w:id="1826"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827"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A26" w14:textId="77777777" w:rsidR="004613D1" w:rsidRDefault="00B42D70">
            <w:pPr>
              <w:pBdr>
                <w:top w:val="nil"/>
                <w:left w:val="nil"/>
                <w:bottom w:val="nil"/>
                <w:right w:val="nil"/>
              </w:pBdr>
            </w:pPr>
            <w:r>
              <w:rPr>
                <w:rFonts w:eastAsia="Arial" w:cs="Arial"/>
                <w:color w:val="000000"/>
                <w:sz w:val="20"/>
              </w:rPr>
              <w:t>DS-CH-RS-DETAIL-053</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828"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A27" w14:textId="77777777" w:rsidR="004613D1" w:rsidRDefault="00B42D70">
            <w:pPr>
              <w:pBdr>
                <w:top w:val="nil"/>
                <w:left w:val="nil"/>
                <w:bottom w:val="nil"/>
                <w:right w:val="nil"/>
              </w:pBdr>
            </w:pPr>
            <w:r>
              <w:rPr>
                <w:rFonts w:eastAsia="Arial" w:cs="Arial"/>
                <w:color w:val="000000"/>
                <w:sz w:val="20"/>
              </w:rPr>
              <w:t>The system shall be configured to suppress displaying list of privacy fields on ‘Complaint Delta Audit Trail Report' for eMDR record.</w:t>
            </w:r>
          </w:p>
          <w:p w14:paraId="2D6C1A28" w14:textId="77777777" w:rsidR="004613D1" w:rsidRDefault="00B42D70">
            <w:pPr>
              <w:pBdr>
                <w:top w:val="nil"/>
                <w:left w:val="nil"/>
                <w:bottom w:val="nil"/>
                <w:right w:val="nil"/>
              </w:pBdr>
            </w:pPr>
            <w:r>
              <w:rPr>
                <w:rFonts w:eastAsia="Arial" w:cs="Arial"/>
                <w:color w:val="000000"/>
                <w:sz w:val="20"/>
              </w:rPr>
              <w:t> </w:t>
            </w:r>
          </w:p>
          <w:p w14:paraId="2D6C1A29" w14:textId="77777777" w:rsidR="004613D1" w:rsidRDefault="00B42D70">
            <w:pPr>
              <w:pBdr>
                <w:top w:val="nil"/>
                <w:left w:val="nil"/>
                <w:bottom w:val="nil"/>
                <w:right w:val="nil"/>
              </w:pBdr>
            </w:pPr>
            <w:r>
              <w:rPr>
                <w:rFonts w:eastAsia="Arial" w:cs="Arial"/>
                <w:color w:val="000000"/>
                <w:sz w:val="20"/>
              </w:rPr>
              <w:t xml:space="preserve">Refer QCM TW_Complaint Handling_DesignSpec_ Appendix – 6– Tab ‘eMDR– Group category – View Only – select blank’ for list of privacy fields </w:t>
            </w:r>
          </w:p>
          <w:p w14:paraId="2D6C1A2A" w14:textId="77777777" w:rsidR="004613D1" w:rsidRDefault="00B42D70">
            <w:pPr>
              <w:pBdr>
                <w:top w:val="nil"/>
                <w:left w:val="nil"/>
                <w:bottom w:val="nil"/>
                <w:right w:val="nil"/>
              </w:pBdr>
            </w:pPr>
            <w:r>
              <w:rPr>
                <w:rFonts w:eastAsia="Arial" w:cs="Arial"/>
                <w:color w:val="000000"/>
                <w:sz w:val="20"/>
              </w:rPr>
              <w:t> </w:t>
            </w:r>
          </w:p>
          <w:p w14:paraId="2D6C1A2B" w14:textId="77777777" w:rsidR="004613D1" w:rsidRDefault="00B42D70">
            <w:pPr>
              <w:pBdr>
                <w:top w:val="nil"/>
                <w:left w:val="nil"/>
                <w:bottom w:val="nil"/>
                <w:right w:val="nil"/>
              </w:pBdr>
            </w:pPr>
            <w:r>
              <w:rPr>
                <w:rFonts w:eastAsia="Arial" w:cs="Arial"/>
                <w:color w:val="000000"/>
                <w:sz w:val="20"/>
              </w:rPr>
              <w:t>Refer ‘QCM TW_Complaint_Handling_DesignSpec_Reports_Spec’ Section ‘Complaint Delta Audit Trail Report’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829"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A2C"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830"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A2D" w14:textId="77777777" w:rsidR="004613D1" w:rsidRDefault="00B42D70">
            <w:pPr>
              <w:pBdr>
                <w:top w:val="nil"/>
                <w:left w:val="nil"/>
                <w:bottom w:val="nil"/>
                <w:right w:val="nil"/>
              </w:pBdr>
            </w:pPr>
            <w:r>
              <w:rPr>
                <w:rFonts w:eastAsia="Arial" w:cs="Arial"/>
                <w:color w:val="000000"/>
                <w:sz w:val="20"/>
              </w:rPr>
              <w:t>FRS-CH-REG-PRI-009-009</w:t>
            </w:r>
          </w:p>
        </w:tc>
      </w:tr>
      <w:tr w:rsidR="004613D1" w14:paraId="2D6C1A37" w14:textId="77777777" w:rsidTr="00176215">
        <w:trPr>
          <w:trHeight w:val="300"/>
          <w:trPrChange w:id="1831"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832"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A2F" w14:textId="77777777" w:rsidR="004613D1" w:rsidRDefault="00B42D70">
            <w:pPr>
              <w:pBdr>
                <w:top w:val="nil"/>
                <w:left w:val="nil"/>
                <w:bottom w:val="nil"/>
                <w:right w:val="nil"/>
              </w:pBdr>
            </w:pPr>
            <w:r>
              <w:rPr>
                <w:rFonts w:eastAsia="Arial" w:cs="Arial"/>
                <w:color w:val="000000"/>
                <w:sz w:val="20"/>
              </w:rPr>
              <w:t>DS-CH-RS-DETAIL-054</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833"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A30" w14:textId="77777777" w:rsidR="004613D1" w:rsidRDefault="00B42D70">
            <w:pPr>
              <w:pBdr>
                <w:top w:val="nil"/>
                <w:left w:val="nil"/>
                <w:bottom w:val="nil"/>
                <w:right w:val="nil"/>
              </w:pBdr>
            </w:pPr>
            <w:r>
              <w:rPr>
                <w:rFonts w:eastAsia="Arial" w:cs="Arial"/>
                <w:color w:val="000000"/>
                <w:sz w:val="20"/>
              </w:rPr>
              <w:t>The system shall be configured to suppress displaying list of privacy fields on ‘MIR Audit Trail Report'</w:t>
            </w:r>
          </w:p>
          <w:p w14:paraId="2D6C1A31" w14:textId="77777777" w:rsidR="004613D1" w:rsidRDefault="00B42D70">
            <w:pPr>
              <w:pBdr>
                <w:top w:val="nil"/>
                <w:left w:val="nil"/>
                <w:bottom w:val="nil"/>
                <w:right w:val="nil"/>
              </w:pBdr>
            </w:pPr>
            <w:r>
              <w:rPr>
                <w:rFonts w:eastAsia="Arial" w:cs="Arial"/>
                <w:color w:val="000000"/>
                <w:sz w:val="20"/>
              </w:rPr>
              <w:t> </w:t>
            </w:r>
          </w:p>
          <w:p w14:paraId="2D6C1A32" w14:textId="77777777" w:rsidR="004613D1" w:rsidRDefault="00B42D70">
            <w:pPr>
              <w:pBdr>
                <w:top w:val="nil"/>
                <w:left w:val="nil"/>
                <w:bottom w:val="nil"/>
                <w:right w:val="nil"/>
              </w:pBdr>
            </w:pPr>
            <w:r>
              <w:rPr>
                <w:rFonts w:eastAsia="Arial" w:cs="Arial"/>
                <w:color w:val="000000"/>
                <w:sz w:val="20"/>
              </w:rPr>
              <w:t xml:space="preserve">Refer QCM TW_Complaint Handling_DesignSpec_ Appendix – 6– Tab ‘MIR – Group category – View Only – select blank’ for list of privacy fields </w:t>
            </w:r>
          </w:p>
          <w:p w14:paraId="2D6C1A33" w14:textId="77777777" w:rsidR="004613D1" w:rsidRDefault="00B42D70">
            <w:pPr>
              <w:pBdr>
                <w:top w:val="nil"/>
                <w:left w:val="nil"/>
                <w:bottom w:val="nil"/>
                <w:right w:val="nil"/>
              </w:pBdr>
            </w:pPr>
            <w:r>
              <w:rPr>
                <w:rFonts w:eastAsia="Arial" w:cs="Arial"/>
                <w:color w:val="000000"/>
                <w:sz w:val="20"/>
              </w:rPr>
              <w:t> </w:t>
            </w:r>
          </w:p>
          <w:p w14:paraId="2D6C1A34" w14:textId="77777777" w:rsidR="004613D1" w:rsidRDefault="00B42D70">
            <w:pPr>
              <w:pBdr>
                <w:top w:val="nil"/>
                <w:left w:val="nil"/>
                <w:bottom w:val="nil"/>
                <w:right w:val="nil"/>
              </w:pBdr>
            </w:pPr>
            <w:r>
              <w:rPr>
                <w:rFonts w:eastAsia="Arial" w:cs="Arial"/>
                <w:color w:val="000000"/>
                <w:sz w:val="20"/>
              </w:rPr>
              <w:t>Refer ‘QCM TW_Complaint_Handling_DesignSpec_Reports_Spec’ Section ‘Audit trail Report’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834"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A35"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835"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A36" w14:textId="77777777" w:rsidR="004613D1" w:rsidRDefault="00B42D70">
            <w:pPr>
              <w:pBdr>
                <w:top w:val="nil"/>
                <w:left w:val="nil"/>
                <w:bottom w:val="nil"/>
                <w:right w:val="nil"/>
              </w:pBdr>
            </w:pPr>
            <w:r>
              <w:rPr>
                <w:rFonts w:eastAsia="Arial" w:cs="Arial"/>
                <w:color w:val="000000"/>
                <w:sz w:val="20"/>
              </w:rPr>
              <w:t>FRS-CH-REG-PRI-010-008</w:t>
            </w:r>
          </w:p>
        </w:tc>
      </w:tr>
      <w:tr w:rsidR="004613D1" w14:paraId="2D6C1A40" w14:textId="77777777" w:rsidTr="00176215">
        <w:trPr>
          <w:trHeight w:val="300"/>
          <w:trPrChange w:id="1836"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837"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A38" w14:textId="77777777" w:rsidR="004613D1" w:rsidRDefault="00B42D70">
            <w:pPr>
              <w:pBdr>
                <w:top w:val="nil"/>
                <w:left w:val="nil"/>
                <w:bottom w:val="nil"/>
                <w:right w:val="nil"/>
              </w:pBdr>
            </w:pPr>
            <w:r>
              <w:rPr>
                <w:rFonts w:eastAsia="Arial" w:cs="Arial"/>
                <w:color w:val="000000"/>
                <w:sz w:val="20"/>
              </w:rPr>
              <w:t>DS-CH-RS-DETAIL-055</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838"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A39" w14:textId="77777777" w:rsidR="004613D1" w:rsidRDefault="00B42D70">
            <w:pPr>
              <w:pBdr>
                <w:top w:val="nil"/>
                <w:left w:val="nil"/>
                <w:bottom w:val="nil"/>
                <w:right w:val="nil"/>
              </w:pBdr>
            </w:pPr>
            <w:r>
              <w:rPr>
                <w:rFonts w:eastAsia="Arial" w:cs="Arial"/>
                <w:color w:val="000000"/>
                <w:sz w:val="20"/>
              </w:rPr>
              <w:t>The system shall be configured to suppress displaying list of privacy fields on ‘eMDR Audit Trail Report'</w:t>
            </w:r>
          </w:p>
          <w:p w14:paraId="2D6C1A3A" w14:textId="77777777" w:rsidR="004613D1" w:rsidRDefault="00B42D70">
            <w:pPr>
              <w:pBdr>
                <w:top w:val="nil"/>
                <w:left w:val="nil"/>
                <w:bottom w:val="nil"/>
                <w:right w:val="nil"/>
              </w:pBdr>
            </w:pPr>
            <w:r>
              <w:rPr>
                <w:rFonts w:eastAsia="Arial" w:cs="Arial"/>
                <w:color w:val="000000"/>
                <w:sz w:val="20"/>
              </w:rPr>
              <w:t> </w:t>
            </w:r>
          </w:p>
          <w:p w14:paraId="2D6C1A3B" w14:textId="77777777" w:rsidR="004613D1" w:rsidRDefault="00B42D70">
            <w:pPr>
              <w:pBdr>
                <w:top w:val="nil"/>
                <w:left w:val="nil"/>
                <w:bottom w:val="nil"/>
                <w:right w:val="nil"/>
              </w:pBdr>
            </w:pPr>
            <w:r>
              <w:rPr>
                <w:rFonts w:eastAsia="Arial" w:cs="Arial"/>
                <w:color w:val="000000"/>
                <w:sz w:val="20"/>
              </w:rPr>
              <w:t xml:space="preserve">Refer QCM TW_Complaint Handling_DesignSpec_ Appendix – 6– Tab ‘eMDR – Group category – View Only – select blank’ for list of privacy fields </w:t>
            </w:r>
          </w:p>
          <w:p w14:paraId="2D6C1A3C" w14:textId="77777777" w:rsidR="004613D1" w:rsidRDefault="00B42D70">
            <w:pPr>
              <w:pBdr>
                <w:top w:val="nil"/>
                <w:left w:val="nil"/>
                <w:bottom w:val="nil"/>
                <w:right w:val="nil"/>
              </w:pBdr>
            </w:pPr>
            <w:r>
              <w:rPr>
                <w:rFonts w:eastAsia="Arial" w:cs="Arial"/>
                <w:color w:val="000000"/>
                <w:sz w:val="20"/>
              </w:rPr>
              <w:t> </w:t>
            </w:r>
          </w:p>
          <w:p w14:paraId="2D6C1A3D" w14:textId="77777777" w:rsidR="004613D1" w:rsidRDefault="00B42D70">
            <w:pPr>
              <w:pBdr>
                <w:top w:val="nil"/>
                <w:left w:val="nil"/>
                <w:bottom w:val="nil"/>
                <w:right w:val="nil"/>
              </w:pBdr>
            </w:pPr>
            <w:r>
              <w:rPr>
                <w:rFonts w:eastAsia="Arial" w:cs="Arial"/>
                <w:color w:val="000000"/>
                <w:sz w:val="20"/>
              </w:rPr>
              <w:t>Refer ‘QCM TW_Complaint_Handling_DesignSpec_Reports_Spec’ Section ‘Audit trail Report’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839"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A3E"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840"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A3F" w14:textId="77777777" w:rsidR="004613D1" w:rsidRDefault="00B42D70">
            <w:pPr>
              <w:pBdr>
                <w:top w:val="nil"/>
                <w:left w:val="nil"/>
                <w:bottom w:val="nil"/>
                <w:right w:val="nil"/>
              </w:pBdr>
            </w:pPr>
            <w:r>
              <w:rPr>
                <w:rFonts w:eastAsia="Arial" w:cs="Arial"/>
                <w:color w:val="000000"/>
                <w:sz w:val="20"/>
              </w:rPr>
              <w:t>FRS-CH-REG-PRI-010-009</w:t>
            </w:r>
          </w:p>
        </w:tc>
      </w:tr>
      <w:tr w:rsidR="004613D1" w14:paraId="2D6C1A49" w14:textId="77777777" w:rsidTr="00176215">
        <w:trPr>
          <w:trHeight w:val="300"/>
          <w:trPrChange w:id="1841"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842"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A41" w14:textId="77777777" w:rsidR="004613D1" w:rsidRDefault="00B42D70">
            <w:pPr>
              <w:pBdr>
                <w:top w:val="nil"/>
                <w:left w:val="nil"/>
                <w:bottom w:val="nil"/>
                <w:right w:val="nil"/>
              </w:pBdr>
            </w:pPr>
            <w:r>
              <w:rPr>
                <w:rFonts w:eastAsia="Arial" w:cs="Arial"/>
                <w:color w:val="000000"/>
                <w:sz w:val="20"/>
              </w:rPr>
              <w:t>DS-CH-RS-DETAIL-056</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843"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A42" w14:textId="77777777" w:rsidR="004613D1" w:rsidRDefault="00B42D70">
            <w:pPr>
              <w:pBdr>
                <w:top w:val="nil"/>
                <w:left w:val="nil"/>
                <w:bottom w:val="nil"/>
                <w:right w:val="nil"/>
              </w:pBdr>
            </w:pPr>
            <w:r>
              <w:rPr>
                <w:rFonts w:eastAsia="Arial" w:cs="Arial"/>
                <w:color w:val="000000"/>
                <w:sz w:val="20"/>
              </w:rPr>
              <w:t>The system shall be configured to suppress displaying list of privacy fields on ‘Generic Audit Trail Report'</w:t>
            </w:r>
          </w:p>
          <w:p w14:paraId="2D6C1A43" w14:textId="77777777" w:rsidR="004613D1" w:rsidRDefault="00B42D70">
            <w:pPr>
              <w:pBdr>
                <w:top w:val="nil"/>
                <w:left w:val="nil"/>
                <w:bottom w:val="nil"/>
                <w:right w:val="nil"/>
              </w:pBdr>
            </w:pPr>
            <w:r>
              <w:rPr>
                <w:rFonts w:eastAsia="Arial" w:cs="Arial"/>
                <w:color w:val="000000"/>
                <w:sz w:val="20"/>
              </w:rPr>
              <w:t> </w:t>
            </w:r>
          </w:p>
          <w:p w14:paraId="2D6C1A44" w14:textId="77777777" w:rsidR="004613D1" w:rsidRDefault="00B42D70">
            <w:pPr>
              <w:pBdr>
                <w:top w:val="nil"/>
                <w:left w:val="nil"/>
                <w:bottom w:val="nil"/>
                <w:right w:val="nil"/>
              </w:pBdr>
            </w:pPr>
            <w:r>
              <w:rPr>
                <w:rFonts w:eastAsia="Arial" w:cs="Arial"/>
                <w:color w:val="000000"/>
                <w:sz w:val="20"/>
              </w:rPr>
              <w:t xml:space="preserve">Refer QCM TW_Complaint Handling_DesignSpec_ Appendix – 6– Tab ‘Generic Reg. Reporting– Group category – View Only – select blank’ for list of privacy fields </w:t>
            </w:r>
          </w:p>
          <w:p w14:paraId="2D6C1A45" w14:textId="77777777" w:rsidR="004613D1" w:rsidRDefault="00B42D70">
            <w:pPr>
              <w:pBdr>
                <w:top w:val="nil"/>
                <w:left w:val="nil"/>
                <w:bottom w:val="nil"/>
                <w:right w:val="nil"/>
              </w:pBdr>
            </w:pPr>
            <w:r>
              <w:rPr>
                <w:rFonts w:eastAsia="Arial" w:cs="Arial"/>
                <w:color w:val="000000"/>
                <w:sz w:val="20"/>
              </w:rPr>
              <w:t> </w:t>
            </w:r>
          </w:p>
          <w:p w14:paraId="2D6C1A46" w14:textId="77777777" w:rsidR="004613D1" w:rsidRDefault="00B42D70">
            <w:pPr>
              <w:pBdr>
                <w:top w:val="nil"/>
                <w:left w:val="nil"/>
                <w:bottom w:val="nil"/>
                <w:right w:val="nil"/>
              </w:pBdr>
            </w:pPr>
            <w:r>
              <w:rPr>
                <w:rFonts w:eastAsia="Arial" w:cs="Arial"/>
                <w:color w:val="000000"/>
                <w:sz w:val="20"/>
              </w:rPr>
              <w:t>Refer ‘QCM TW_Complaint_Handling_DesignSpec_Reports_Spec’ Section ‘Audit trail Report’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844"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A47"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845"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A48" w14:textId="77777777" w:rsidR="004613D1" w:rsidRDefault="00B42D70">
            <w:pPr>
              <w:pBdr>
                <w:top w:val="nil"/>
                <w:left w:val="nil"/>
                <w:bottom w:val="nil"/>
                <w:right w:val="nil"/>
              </w:pBdr>
            </w:pPr>
            <w:r>
              <w:rPr>
                <w:rFonts w:eastAsia="Arial" w:cs="Arial"/>
                <w:color w:val="000000"/>
                <w:sz w:val="20"/>
              </w:rPr>
              <w:t>FRS-CH-REG-PRI-010-007</w:t>
            </w:r>
          </w:p>
        </w:tc>
      </w:tr>
      <w:tr w:rsidR="004613D1" w14:paraId="2D6C1A52" w14:textId="77777777" w:rsidTr="00176215">
        <w:trPr>
          <w:trHeight w:val="300"/>
          <w:trPrChange w:id="1846"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847"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A4A" w14:textId="77777777" w:rsidR="004613D1" w:rsidRDefault="00B42D70">
            <w:pPr>
              <w:pBdr>
                <w:top w:val="nil"/>
                <w:left w:val="nil"/>
                <w:bottom w:val="nil"/>
                <w:right w:val="nil"/>
              </w:pBdr>
            </w:pPr>
            <w:r>
              <w:rPr>
                <w:rFonts w:eastAsia="Arial" w:cs="Arial"/>
                <w:color w:val="000000"/>
                <w:sz w:val="20"/>
              </w:rPr>
              <w:lastRenderedPageBreak/>
              <w:t>DS-CH-RS-DETAIL-057</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848"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A4B" w14:textId="77777777" w:rsidR="004613D1" w:rsidRDefault="00B42D70">
            <w:pPr>
              <w:pBdr>
                <w:top w:val="nil"/>
                <w:left w:val="nil"/>
                <w:bottom w:val="nil"/>
                <w:right w:val="nil"/>
              </w:pBdr>
            </w:pPr>
            <w:r>
              <w:rPr>
                <w:rFonts w:eastAsia="Arial" w:cs="Arial"/>
                <w:color w:val="000000"/>
                <w:sz w:val="20"/>
              </w:rPr>
              <w:t>The system shall be configured to suppress displaying list of privacy fields for following regulatory reports</w:t>
            </w:r>
          </w:p>
          <w:p w14:paraId="2D6C1A4C" w14:textId="77777777" w:rsidR="004613D1" w:rsidRDefault="00B42D70">
            <w:pPr>
              <w:pBdr>
                <w:top w:val="nil"/>
                <w:left w:val="nil"/>
                <w:bottom w:val="nil"/>
                <w:right w:val="nil"/>
              </w:pBdr>
            </w:pPr>
            <w:r>
              <w:rPr>
                <w:rFonts w:eastAsia="Arial" w:cs="Arial"/>
                <w:color w:val="000000"/>
                <w:sz w:val="20"/>
              </w:rPr>
              <w:t> </w:t>
            </w:r>
          </w:p>
          <w:p w14:paraId="2D6C1A4D" w14:textId="77777777" w:rsidR="004613D1" w:rsidRDefault="00B42D70">
            <w:pPr>
              <w:numPr>
                <w:ilvl w:val="0"/>
                <w:numId w:val="37"/>
              </w:numPr>
              <w:pBdr>
                <w:top w:val="nil"/>
                <w:left w:val="nil"/>
                <w:bottom w:val="nil"/>
                <w:right w:val="nil"/>
              </w:pBdr>
              <w:tabs>
                <w:tab w:val="left" w:pos="720"/>
              </w:tabs>
            </w:pPr>
            <w:r>
              <w:rPr>
                <w:rFonts w:eastAsia="Arial" w:cs="Arial"/>
                <w:color w:val="000000"/>
                <w:sz w:val="20"/>
              </w:rPr>
              <w:t>Human Readable XML’ (eMDR)</w:t>
            </w:r>
          </w:p>
          <w:p w14:paraId="2D6C1A4E" w14:textId="77777777" w:rsidR="004613D1" w:rsidRDefault="00B42D70">
            <w:pPr>
              <w:pBdr>
                <w:top w:val="nil"/>
                <w:left w:val="nil"/>
                <w:bottom w:val="nil"/>
                <w:right w:val="nil"/>
              </w:pBdr>
            </w:pPr>
            <w:r>
              <w:rPr>
                <w:rFonts w:eastAsia="Arial" w:cs="Arial"/>
                <w:color w:val="000000"/>
                <w:sz w:val="20"/>
              </w:rPr>
              <w:t> </w:t>
            </w:r>
          </w:p>
          <w:p w14:paraId="2D6C1A4F" w14:textId="77777777" w:rsidR="004613D1" w:rsidRDefault="00B42D70">
            <w:pPr>
              <w:pBdr>
                <w:top w:val="nil"/>
                <w:left w:val="nil"/>
                <w:bottom w:val="nil"/>
                <w:right w:val="nil"/>
              </w:pBdr>
            </w:pPr>
            <w:r>
              <w:rPr>
                <w:rFonts w:eastAsia="Arial" w:cs="Arial"/>
                <w:color w:val="000000"/>
                <w:sz w:val="20"/>
              </w:rPr>
              <w:t xml:space="preserve">Refer QCM TW_Complaint Handling_DesignSpec_ Appendix – 6– Tab ‘eMDR – Group category – View Only – select blank’ for list of privacy fields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849"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A50"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850"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A51" w14:textId="77777777" w:rsidR="004613D1" w:rsidRDefault="00B42D70">
            <w:pPr>
              <w:pBdr>
                <w:top w:val="nil"/>
                <w:left w:val="nil"/>
                <w:bottom w:val="nil"/>
                <w:right w:val="nil"/>
              </w:pBdr>
            </w:pPr>
            <w:r>
              <w:rPr>
                <w:rFonts w:eastAsia="Arial" w:cs="Arial"/>
                <w:color w:val="000000"/>
                <w:sz w:val="20"/>
              </w:rPr>
              <w:t>FRS-CH-REG-PRI-012-001</w:t>
            </w:r>
          </w:p>
        </w:tc>
      </w:tr>
      <w:tr w:rsidR="004613D1" w14:paraId="2D6C1A5C" w14:textId="77777777" w:rsidTr="00176215">
        <w:trPr>
          <w:trHeight w:val="300"/>
          <w:trPrChange w:id="1851"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852"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A53" w14:textId="77777777" w:rsidR="004613D1" w:rsidRDefault="00B42D70">
            <w:pPr>
              <w:pBdr>
                <w:top w:val="nil"/>
                <w:left w:val="nil"/>
                <w:bottom w:val="nil"/>
                <w:right w:val="nil"/>
              </w:pBdr>
            </w:pPr>
            <w:r>
              <w:rPr>
                <w:rFonts w:eastAsia="Arial" w:cs="Arial"/>
                <w:color w:val="000000"/>
                <w:sz w:val="20"/>
              </w:rPr>
              <w:t>DS-CH-RS-DETAIL-058</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853"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A54" w14:textId="77777777" w:rsidR="004613D1" w:rsidRDefault="00B42D70">
            <w:pPr>
              <w:pBdr>
                <w:top w:val="nil"/>
                <w:left w:val="nil"/>
                <w:bottom w:val="nil"/>
                <w:right w:val="nil"/>
              </w:pBdr>
            </w:pPr>
            <w:r>
              <w:rPr>
                <w:rFonts w:eastAsia="Arial" w:cs="Arial"/>
                <w:color w:val="000000"/>
                <w:sz w:val="20"/>
              </w:rPr>
              <w:t>The system shall be configured with a single report – ‘Suspected Incident Detailed Report’ for Complaint record</w:t>
            </w:r>
          </w:p>
          <w:p w14:paraId="2D6C1A55" w14:textId="77777777" w:rsidR="004613D1" w:rsidRDefault="00B42D70">
            <w:pPr>
              <w:pBdr>
                <w:top w:val="nil"/>
                <w:left w:val="nil"/>
                <w:bottom w:val="nil"/>
                <w:right w:val="nil"/>
              </w:pBdr>
            </w:pPr>
            <w:r>
              <w:rPr>
                <w:rFonts w:eastAsia="Arial" w:cs="Arial"/>
                <w:color w:val="000000"/>
                <w:sz w:val="20"/>
              </w:rPr>
              <w:t> </w:t>
            </w:r>
          </w:p>
          <w:p w14:paraId="2D6C1A56" w14:textId="77777777" w:rsidR="004613D1" w:rsidRDefault="00B42D70">
            <w:pPr>
              <w:pBdr>
                <w:top w:val="nil"/>
                <w:left w:val="nil"/>
                <w:bottom w:val="nil"/>
                <w:right w:val="nil"/>
              </w:pBdr>
            </w:pPr>
            <w:r>
              <w:rPr>
                <w:rFonts w:eastAsia="Arial" w:cs="Arial"/>
                <w:color w:val="000000"/>
                <w:sz w:val="20"/>
              </w:rPr>
              <w:t>Refer ‘QCM TW_Complaint_Handling_DesignSpec_Reports_Spec’ Section ‘Detailed Report – Suspected Incident Detailed Report’</w:t>
            </w:r>
          </w:p>
          <w:p w14:paraId="2D6C1A57" w14:textId="77777777" w:rsidR="004613D1" w:rsidRDefault="00B42D70">
            <w:pPr>
              <w:pBdr>
                <w:top w:val="nil"/>
                <w:left w:val="nil"/>
                <w:bottom w:val="nil"/>
                <w:right w:val="nil"/>
              </w:pBdr>
            </w:pPr>
            <w:r>
              <w:rPr>
                <w:rFonts w:eastAsia="Arial" w:cs="Arial"/>
                <w:color w:val="000000"/>
                <w:sz w:val="20"/>
              </w:rPr>
              <w:t> </w:t>
            </w:r>
          </w:p>
          <w:p w14:paraId="2D6C1A58" w14:textId="77777777" w:rsidR="004613D1" w:rsidRDefault="00B42D70">
            <w:pPr>
              <w:pBdr>
                <w:top w:val="nil"/>
                <w:left w:val="nil"/>
                <w:bottom w:val="nil"/>
                <w:right w:val="nil"/>
              </w:pBdr>
            </w:pPr>
            <w:r>
              <w:rPr>
                <w:rFonts w:eastAsia="Arial" w:cs="Arial"/>
                <w:color w:val="000000"/>
                <w:sz w:val="20"/>
              </w:rPr>
              <w:t>Refer QCM TW_Complaint Handling_DesignSpec_ Appendix – 2 Section ‘Report Class: Complaint’</w:t>
            </w:r>
          </w:p>
          <w:p w14:paraId="2D6C1A59" w14:textId="77777777" w:rsidR="004613D1" w:rsidRDefault="00B42D70">
            <w:pPr>
              <w:pBdr>
                <w:top w:val="nil"/>
                <w:left w:val="nil"/>
                <w:bottom w:val="nil"/>
                <w:right w:val="nil"/>
              </w:pBdr>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854"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A5A"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855"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A5B" w14:textId="77777777" w:rsidR="004613D1" w:rsidRDefault="00B42D70">
            <w:pPr>
              <w:pBdr>
                <w:top w:val="nil"/>
                <w:left w:val="nil"/>
                <w:bottom w:val="nil"/>
                <w:right w:val="nil"/>
              </w:pBdr>
            </w:pPr>
            <w:r>
              <w:rPr>
                <w:rFonts w:eastAsia="Arial" w:cs="Arial"/>
                <w:color w:val="000000"/>
                <w:sz w:val="20"/>
              </w:rPr>
              <w:t>FRS-CH-SF-EVAL-086-01</w:t>
            </w:r>
          </w:p>
        </w:tc>
      </w:tr>
      <w:tr w:rsidR="004613D1" w14:paraId="2D6C1A66" w14:textId="77777777" w:rsidTr="00176215">
        <w:trPr>
          <w:trHeight w:val="300"/>
          <w:trPrChange w:id="1856"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857"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A5D" w14:textId="77777777" w:rsidR="004613D1" w:rsidRDefault="00B42D70">
            <w:pPr>
              <w:pBdr>
                <w:top w:val="nil"/>
                <w:left w:val="nil"/>
                <w:bottom w:val="nil"/>
                <w:right w:val="nil"/>
              </w:pBdr>
            </w:pPr>
            <w:r>
              <w:rPr>
                <w:rFonts w:eastAsia="Arial" w:cs="Arial"/>
                <w:color w:val="000000"/>
                <w:sz w:val="20"/>
              </w:rPr>
              <w:t>DS-CH-RS-DETAIL-059</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858"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A5E" w14:textId="77777777" w:rsidR="004613D1" w:rsidRDefault="00B42D70">
            <w:pPr>
              <w:pBdr>
                <w:top w:val="nil"/>
                <w:left w:val="nil"/>
                <w:bottom w:val="nil"/>
                <w:right w:val="nil"/>
              </w:pBdr>
            </w:pPr>
            <w:r>
              <w:rPr>
                <w:rFonts w:eastAsia="Arial" w:cs="Arial"/>
                <w:color w:val="000000"/>
                <w:sz w:val="20"/>
              </w:rPr>
              <w:t>The system shall be configured with a single report – ‘Customer Communication Detailed Report’ for Customer Communication record</w:t>
            </w:r>
          </w:p>
          <w:p w14:paraId="2D6C1A5F" w14:textId="77777777" w:rsidR="004613D1" w:rsidRDefault="00B42D70">
            <w:pPr>
              <w:pBdr>
                <w:top w:val="nil"/>
                <w:left w:val="nil"/>
                <w:bottom w:val="nil"/>
                <w:right w:val="nil"/>
              </w:pBdr>
            </w:pPr>
            <w:r>
              <w:rPr>
                <w:rFonts w:eastAsia="Arial" w:cs="Arial"/>
                <w:color w:val="000000"/>
                <w:sz w:val="20"/>
              </w:rPr>
              <w:t> </w:t>
            </w:r>
          </w:p>
          <w:p w14:paraId="2D6C1A60" w14:textId="77777777" w:rsidR="004613D1" w:rsidRDefault="00B42D70">
            <w:pPr>
              <w:pBdr>
                <w:top w:val="nil"/>
                <w:left w:val="nil"/>
                <w:bottom w:val="nil"/>
                <w:right w:val="nil"/>
              </w:pBdr>
            </w:pPr>
            <w:r>
              <w:rPr>
                <w:rFonts w:eastAsia="Arial" w:cs="Arial"/>
                <w:color w:val="000000"/>
                <w:sz w:val="20"/>
              </w:rPr>
              <w:t>Refer ‘QCM TW_Complaint_Handling_DesignSpec_Reports_Spec’ Section ‘Detailed Report – Customer Communication Detailed Report</w:t>
            </w:r>
          </w:p>
          <w:p w14:paraId="2D6C1A61" w14:textId="77777777" w:rsidR="004613D1" w:rsidRDefault="00B42D70">
            <w:pPr>
              <w:pBdr>
                <w:top w:val="nil"/>
                <w:left w:val="nil"/>
                <w:bottom w:val="nil"/>
                <w:right w:val="nil"/>
              </w:pBdr>
            </w:pPr>
            <w:r>
              <w:rPr>
                <w:rFonts w:eastAsia="Arial" w:cs="Arial"/>
                <w:color w:val="000000"/>
                <w:sz w:val="20"/>
              </w:rPr>
              <w:t> </w:t>
            </w:r>
          </w:p>
          <w:p w14:paraId="2D6C1A62" w14:textId="77777777" w:rsidR="004613D1" w:rsidRDefault="00B42D70">
            <w:pPr>
              <w:pBdr>
                <w:top w:val="nil"/>
                <w:left w:val="nil"/>
                <w:bottom w:val="nil"/>
                <w:right w:val="nil"/>
              </w:pBdr>
            </w:pPr>
            <w:r>
              <w:rPr>
                <w:rFonts w:eastAsia="Arial" w:cs="Arial"/>
                <w:color w:val="000000"/>
                <w:sz w:val="20"/>
              </w:rPr>
              <w:t>Refer QCM TW_Complaint Handling_DesignSpec_ Appendix – 2 Section ‘Report Class: Complaint’</w:t>
            </w:r>
          </w:p>
          <w:p w14:paraId="2D6C1A63" w14:textId="77777777" w:rsidR="004613D1" w:rsidRDefault="00B42D70">
            <w:pPr>
              <w:pBdr>
                <w:top w:val="nil"/>
                <w:left w:val="nil"/>
                <w:bottom w:val="nil"/>
                <w:right w:val="nil"/>
              </w:pBdr>
            </w:pPr>
            <w:r>
              <w:rPr>
                <w:rFonts w:eastAsia="Arial" w:cs="Arial"/>
                <w:color w:val="000000"/>
                <w:sz w:val="20"/>
              </w:rPr>
              <w:t> </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859"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A64"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860"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A65" w14:textId="77777777" w:rsidR="004613D1" w:rsidRDefault="00B42D70">
            <w:pPr>
              <w:pBdr>
                <w:top w:val="nil"/>
                <w:left w:val="nil"/>
                <w:bottom w:val="nil"/>
                <w:right w:val="nil"/>
              </w:pBdr>
            </w:pPr>
            <w:r>
              <w:rPr>
                <w:rFonts w:eastAsia="Arial" w:cs="Arial"/>
                <w:color w:val="000000"/>
                <w:sz w:val="20"/>
              </w:rPr>
              <w:t>FRS-CH-REP-010-01</w:t>
            </w:r>
          </w:p>
        </w:tc>
      </w:tr>
      <w:tr w:rsidR="004613D1" w14:paraId="2D6C1A6D" w14:textId="77777777" w:rsidTr="00176215">
        <w:trPr>
          <w:trHeight w:val="300"/>
          <w:trPrChange w:id="1861"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862"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A67" w14:textId="77777777" w:rsidR="004613D1" w:rsidRDefault="00B42D70">
            <w:pPr>
              <w:pBdr>
                <w:top w:val="nil"/>
                <w:left w:val="nil"/>
                <w:bottom w:val="nil"/>
                <w:right w:val="nil"/>
              </w:pBdr>
            </w:pPr>
            <w:r>
              <w:rPr>
                <w:rFonts w:eastAsia="Arial" w:cs="Arial"/>
                <w:color w:val="000000"/>
                <w:sz w:val="20"/>
              </w:rPr>
              <w:t>DS-CH-RS-DETAIL-060</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863"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A68" w14:textId="77777777" w:rsidR="004613D1" w:rsidRDefault="00B42D70">
            <w:pPr>
              <w:pBdr>
                <w:top w:val="nil"/>
                <w:left w:val="nil"/>
                <w:bottom w:val="nil"/>
                <w:right w:val="nil"/>
              </w:pBdr>
            </w:pPr>
            <w:r>
              <w:rPr>
                <w:rFonts w:eastAsia="Arial" w:cs="Arial"/>
                <w:color w:val="000000"/>
                <w:sz w:val="20"/>
              </w:rPr>
              <w:t>The system shall be configured with a single report – ‘Audit Trail Report’  to capture the modifications made to the Investigation record and it will be run against an Investigation record.</w:t>
            </w:r>
          </w:p>
          <w:p w14:paraId="2D6C1A69" w14:textId="77777777" w:rsidR="004613D1" w:rsidRDefault="00B42D70">
            <w:pPr>
              <w:pBdr>
                <w:top w:val="nil"/>
                <w:left w:val="nil"/>
                <w:bottom w:val="nil"/>
                <w:right w:val="nil"/>
              </w:pBdr>
            </w:pPr>
            <w:r>
              <w:rPr>
                <w:rFonts w:eastAsia="Arial" w:cs="Arial"/>
                <w:color w:val="000000"/>
              </w:rPr>
              <w:t> </w:t>
            </w:r>
          </w:p>
          <w:p w14:paraId="2D6C1A6A" w14:textId="77777777" w:rsidR="004613D1" w:rsidRDefault="00B42D70">
            <w:pPr>
              <w:pBdr>
                <w:top w:val="nil"/>
                <w:left w:val="nil"/>
                <w:bottom w:val="nil"/>
                <w:right w:val="nil"/>
              </w:pBdr>
            </w:pPr>
            <w:r>
              <w:rPr>
                <w:rFonts w:eastAsia="Arial" w:cs="Arial"/>
                <w:color w:val="000000"/>
                <w:sz w:val="20"/>
              </w:rPr>
              <w:t>Refer QCM TW_Complaint Handling_DesignSpec_Appendix - 2 Section ‘Report Class-Investigation‘</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864"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A6B"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865"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A6C" w14:textId="77777777" w:rsidR="004613D1" w:rsidRDefault="00B42D70">
            <w:pPr>
              <w:pBdr>
                <w:top w:val="nil"/>
                <w:left w:val="nil"/>
                <w:bottom w:val="nil"/>
                <w:right w:val="nil"/>
              </w:pBdr>
            </w:pPr>
            <w:r>
              <w:rPr>
                <w:rFonts w:ascii="Segoe UI" w:eastAsia="Segoe UI" w:hAnsi="Segoe UI" w:cs="Segoe UI"/>
                <w:color w:val="000000"/>
                <w:sz w:val="20"/>
                <w:highlight w:val="white"/>
              </w:rPr>
              <w:t>FRS-CH-REG-AUD-005-01</w:t>
            </w:r>
          </w:p>
        </w:tc>
      </w:tr>
      <w:tr w:rsidR="004613D1" w:rsidDel="00DC09B1" w14:paraId="2D6C1A76" w14:textId="5612E138" w:rsidTr="00176215">
        <w:trPr>
          <w:trHeight w:val="300"/>
          <w:del w:id="1866" w:author="Kanungo, Kalpak (Cognizant)" w:date="2026-05-28T09:08:00Z"/>
          <w:trPrChange w:id="1867"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868"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A6E" w14:textId="12297DB2" w:rsidR="004613D1" w:rsidDel="00DC09B1" w:rsidRDefault="00B42D70">
            <w:pPr>
              <w:pBdr>
                <w:top w:val="nil"/>
                <w:left w:val="nil"/>
                <w:bottom w:val="nil"/>
                <w:right w:val="nil"/>
              </w:pBdr>
              <w:rPr>
                <w:del w:id="1869" w:author="Kanungo, Kalpak (Cognizant)" w:date="2026-05-28T09:08:00Z" w16du:dateUtc="2026-05-28T03:38:00Z"/>
              </w:rPr>
            </w:pPr>
            <w:del w:id="1870" w:author="Kanungo, Kalpak (Cognizant)" w:date="2026-05-28T09:08:00Z" w16du:dateUtc="2026-05-28T03:38:00Z">
              <w:r w:rsidDel="00DC09B1">
                <w:rPr>
                  <w:rFonts w:eastAsia="Arial" w:cs="Arial"/>
                  <w:color w:val="000000"/>
                  <w:sz w:val="20"/>
                </w:rPr>
                <w:delText>DS-CH-RS-DETAIL-061</w:delText>
              </w:r>
            </w:del>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871"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A6F" w14:textId="78BB4D64" w:rsidR="004613D1" w:rsidDel="00DC09B1" w:rsidRDefault="00B42D70">
            <w:pPr>
              <w:pBdr>
                <w:top w:val="nil"/>
                <w:left w:val="nil"/>
                <w:bottom w:val="nil"/>
                <w:right w:val="nil"/>
              </w:pBdr>
              <w:rPr>
                <w:del w:id="1872" w:author="Kanungo, Kalpak (Cognizant)" w:date="2026-05-28T09:08:00Z" w16du:dateUtc="2026-05-28T03:38:00Z"/>
              </w:rPr>
            </w:pPr>
            <w:del w:id="1873" w:author="Kanungo, Kalpak (Cognizant)" w:date="2026-05-28T09:08:00Z" w16du:dateUtc="2026-05-28T03:38:00Z">
              <w:r w:rsidDel="00DC09B1">
                <w:rPr>
                  <w:rFonts w:eastAsia="Arial" w:cs="Arial"/>
                  <w:color w:val="000000"/>
                  <w:sz w:val="20"/>
                </w:rPr>
                <w:delText xml:space="preserve">The system shall be configured with a single report – ‘Complaint Summary Report’ and suppress the applicable fields/Grids in the Complaint Summary Report if fields/Grids are blank for a complaint record. </w:delText>
              </w:r>
            </w:del>
          </w:p>
          <w:p w14:paraId="2D6C1A70" w14:textId="21FB0FD0" w:rsidR="004613D1" w:rsidDel="00DC09B1" w:rsidRDefault="00B42D70">
            <w:pPr>
              <w:pBdr>
                <w:top w:val="nil"/>
                <w:left w:val="nil"/>
                <w:bottom w:val="nil"/>
                <w:right w:val="nil"/>
              </w:pBdr>
              <w:rPr>
                <w:del w:id="1874" w:author="Kanungo, Kalpak (Cognizant)" w:date="2026-05-28T09:08:00Z" w16du:dateUtc="2026-05-28T03:38:00Z"/>
              </w:rPr>
            </w:pPr>
            <w:del w:id="1875" w:author="Kanungo, Kalpak (Cognizant)" w:date="2026-05-28T09:08:00Z" w16du:dateUtc="2026-05-28T03:38:00Z">
              <w:r w:rsidDel="00DC09B1">
                <w:rPr>
                  <w:rFonts w:eastAsia="Arial" w:cs="Arial"/>
                  <w:color w:val="000000"/>
                </w:rPr>
                <w:delText> </w:delText>
              </w:r>
            </w:del>
          </w:p>
          <w:p w14:paraId="2D6C1A71" w14:textId="38D69DF3" w:rsidR="004613D1" w:rsidDel="00DC09B1" w:rsidRDefault="00B42D70">
            <w:pPr>
              <w:pBdr>
                <w:top w:val="nil"/>
                <w:left w:val="nil"/>
                <w:bottom w:val="nil"/>
                <w:right w:val="nil"/>
              </w:pBdr>
              <w:rPr>
                <w:del w:id="1876" w:author="Kanungo, Kalpak (Cognizant)" w:date="2026-05-28T09:08:00Z" w16du:dateUtc="2026-05-28T03:38:00Z"/>
              </w:rPr>
            </w:pPr>
            <w:del w:id="1877" w:author="Kanungo, Kalpak (Cognizant)" w:date="2026-05-28T09:08:00Z" w16du:dateUtc="2026-05-28T03:38:00Z">
              <w:r w:rsidDel="00DC09B1">
                <w:rPr>
                  <w:rFonts w:eastAsia="Arial" w:cs="Arial"/>
                  <w:color w:val="000000"/>
                  <w:sz w:val="20"/>
                </w:rPr>
                <w:delText>Refer QCM TW_Complaint_Handling_DesignSpec_Reports_Spec Section ‘Complaint Summary Report’</w:delText>
              </w:r>
            </w:del>
          </w:p>
          <w:p w14:paraId="2D6C1A72" w14:textId="7F31C3D2" w:rsidR="004613D1" w:rsidDel="00DC09B1" w:rsidRDefault="00B42D70">
            <w:pPr>
              <w:pBdr>
                <w:top w:val="nil"/>
                <w:left w:val="nil"/>
                <w:bottom w:val="nil"/>
                <w:right w:val="nil"/>
              </w:pBdr>
              <w:rPr>
                <w:del w:id="1878" w:author="Kanungo, Kalpak (Cognizant)" w:date="2026-05-28T09:08:00Z" w16du:dateUtc="2026-05-28T03:38:00Z"/>
              </w:rPr>
            </w:pPr>
            <w:del w:id="1879" w:author="Kanungo, Kalpak (Cognizant)" w:date="2026-05-28T09:08:00Z" w16du:dateUtc="2026-05-28T03:38:00Z">
              <w:r w:rsidDel="00DC09B1">
                <w:rPr>
                  <w:rFonts w:eastAsia="Arial" w:cs="Arial"/>
                  <w:color w:val="000000"/>
                </w:rPr>
                <w:delText> </w:delText>
              </w:r>
            </w:del>
          </w:p>
          <w:p w14:paraId="2D6C1A73" w14:textId="2AF2942D" w:rsidR="004613D1" w:rsidDel="00DC09B1" w:rsidRDefault="00B42D70">
            <w:pPr>
              <w:pBdr>
                <w:top w:val="nil"/>
                <w:left w:val="nil"/>
                <w:bottom w:val="nil"/>
                <w:right w:val="nil"/>
              </w:pBdr>
              <w:rPr>
                <w:del w:id="1880" w:author="Kanungo, Kalpak (Cognizant)" w:date="2026-05-28T09:08:00Z" w16du:dateUtc="2026-05-28T03:38:00Z"/>
              </w:rPr>
            </w:pPr>
            <w:del w:id="1881" w:author="Kanungo, Kalpak (Cognizant)" w:date="2026-05-28T09:08:00Z" w16du:dateUtc="2026-05-28T03:38:00Z">
              <w:r w:rsidDel="00DC09B1">
                <w:rPr>
                  <w:rFonts w:eastAsia="Arial" w:cs="Arial"/>
                  <w:color w:val="000000"/>
                  <w:sz w:val="20"/>
                </w:rPr>
                <w:lastRenderedPageBreak/>
                <w:delText>Refer QCM TW_Complaint Handling_DesignSpec_ Appendix – 2 Section ‘Report Class: Complaint’</w:delText>
              </w:r>
            </w:del>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882"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A74" w14:textId="135D278E" w:rsidR="004613D1" w:rsidDel="00DC09B1" w:rsidRDefault="00B42D70">
            <w:pPr>
              <w:pBdr>
                <w:top w:val="nil"/>
                <w:left w:val="nil"/>
                <w:bottom w:val="nil"/>
                <w:right w:val="nil"/>
              </w:pBdr>
              <w:jc w:val="center"/>
              <w:rPr>
                <w:del w:id="1883" w:author="Kanungo, Kalpak (Cognizant)" w:date="2026-05-28T09:08:00Z" w16du:dateUtc="2026-05-28T03:38:00Z"/>
              </w:rPr>
            </w:pPr>
            <w:del w:id="1884" w:author="Kanungo, Kalpak (Cognizant)" w:date="2026-05-28T09:08:00Z" w16du:dateUtc="2026-05-28T03:38:00Z">
              <w:r w:rsidDel="00DC09B1">
                <w:rPr>
                  <w:rFonts w:eastAsia="Arial" w:cs="Arial"/>
                  <w:color w:val="000000"/>
                  <w:sz w:val="20"/>
                </w:rPr>
                <w:lastRenderedPageBreak/>
                <w:delText>N/A*</w:delText>
              </w:r>
            </w:del>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885"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A75" w14:textId="16445238" w:rsidR="004613D1" w:rsidDel="00DC09B1" w:rsidRDefault="00B42D70">
            <w:pPr>
              <w:pBdr>
                <w:top w:val="nil"/>
                <w:left w:val="nil"/>
                <w:bottom w:val="nil"/>
                <w:right w:val="nil"/>
              </w:pBdr>
              <w:rPr>
                <w:del w:id="1886" w:author="Kanungo, Kalpak (Cognizant)" w:date="2026-05-28T09:08:00Z" w16du:dateUtc="2026-05-28T03:38:00Z"/>
              </w:rPr>
            </w:pPr>
            <w:del w:id="1887" w:author="Kanungo, Kalpak (Cognizant)" w:date="2026-05-28T09:08:00Z" w16du:dateUtc="2026-05-28T03:38:00Z">
              <w:r w:rsidDel="00DC09B1">
                <w:rPr>
                  <w:rFonts w:eastAsia="Arial" w:cs="Arial"/>
                  <w:color w:val="000000"/>
                  <w:sz w:val="20"/>
                </w:rPr>
                <w:delText>FRS-CH-REP-011-01,FRS-CH-REP-011-03</w:delText>
              </w:r>
            </w:del>
          </w:p>
        </w:tc>
      </w:tr>
      <w:tr w:rsidR="004613D1" w14:paraId="2D6C1A83" w14:textId="77777777" w:rsidTr="00176215">
        <w:trPr>
          <w:trHeight w:val="300"/>
          <w:trPrChange w:id="1888"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889"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A77" w14:textId="77777777" w:rsidR="004613D1" w:rsidRDefault="00B42D70">
            <w:pPr>
              <w:pBdr>
                <w:top w:val="nil"/>
                <w:left w:val="nil"/>
                <w:bottom w:val="nil"/>
                <w:right w:val="nil"/>
              </w:pBdr>
            </w:pPr>
            <w:r>
              <w:rPr>
                <w:rFonts w:eastAsia="Arial" w:cs="Arial"/>
                <w:color w:val="000000"/>
                <w:sz w:val="20"/>
              </w:rPr>
              <w:t>DS-CH-RS-DETAIL-062</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890"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A78" w14:textId="77777777" w:rsidR="004613D1" w:rsidRDefault="00B42D70">
            <w:pPr>
              <w:pBdr>
                <w:top w:val="nil"/>
                <w:left w:val="nil"/>
                <w:bottom w:val="nil"/>
                <w:right w:val="nil"/>
              </w:pBdr>
            </w:pPr>
            <w:r>
              <w:rPr>
                <w:rFonts w:eastAsia="Arial" w:cs="Arial"/>
                <w:color w:val="000000"/>
                <w:sz w:val="20"/>
              </w:rPr>
              <w:t xml:space="preserve">The system shall be configured to enable an authorized user to generate the following reports: </w:t>
            </w:r>
          </w:p>
          <w:p w14:paraId="2D6C1A79" w14:textId="77777777" w:rsidR="004613D1" w:rsidRDefault="00B42D70">
            <w:pPr>
              <w:pBdr>
                <w:top w:val="nil"/>
                <w:left w:val="nil"/>
                <w:bottom w:val="nil"/>
                <w:right w:val="nil"/>
              </w:pBdr>
            </w:pPr>
            <w:r>
              <w:rPr>
                <w:rFonts w:eastAsia="Arial" w:cs="Arial"/>
                <w:color w:val="000000"/>
                <w:sz w:val="20"/>
              </w:rPr>
              <w:t> </w:t>
            </w:r>
          </w:p>
          <w:p w14:paraId="2D6C1A7A" w14:textId="77777777" w:rsidR="004613D1" w:rsidRDefault="00B42D70">
            <w:pPr>
              <w:pBdr>
                <w:top w:val="nil"/>
                <w:left w:val="nil"/>
                <w:bottom w:val="nil"/>
                <w:right w:val="nil"/>
              </w:pBdr>
            </w:pPr>
            <w:r>
              <w:rPr>
                <w:rFonts w:eastAsia="Arial" w:cs="Arial"/>
                <w:color w:val="000000"/>
                <w:sz w:val="20"/>
              </w:rPr>
              <w:t>• Intake Detailed Report</w:t>
            </w:r>
          </w:p>
          <w:p w14:paraId="2D6C1A7B" w14:textId="77777777" w:rsidR="004613D1" w:rsidRDefault="00B42D70">
            <w:pPr>
              <w:pBdr>
                <w:top w:val="nil"/>
                <w:left w:val="nil"/>
                <w:bottom w:val="nil"/>
                <w:right w:val="nil"/>
              </w:pBdr>
            </w:pPr>
            <w:r>
              <w:rPr>
                <w:rFonts w:eastAsia="Arial" w:cs="Arial"/>
                <w:color w:val="000000"/>
                <w:sz w:val="20"/>
              </w:rPr>
              <w:t>• Complaint Detailed Report</w:t>
            </w:r>
          </w:p>
          <w:p w14:paraId="2D6C1A7C" w14:textId="77777777" w:rsidR="004613D1" w:rsidRDefault="00B42D70">
            <w:pPr>
              <w:pBdr>
                <w:top w:val="nil"/>
                <w:left w:val="nil"/>
                <w:bottom w:val="nil"/>
                <w:right w:val="nil"/>
              </w:pBdr>
            </w:pPr>
            <w:r>
              <w:rPr>
                <w:rFonts w:eastAsia="Arial" w:cs="Arial"/>
                <w:color w:val="000000"/>
                <w:sz w:val="20"/>
              </w:rPr>
              <w:t>• Investigation Detailed Report</w:t>
            </w:r>
          </w:p>
          <w:p w14:paraId="2D6C1A7D" w14:textId="77777777" w:rsidR="004613D1" w:rsidRDefault="00B42D70">
            <w:pPr>
              <w:pBdr>
                <w:top w:val="nil"/>
                <w:left w:val="nil"/>
                <w:bottom w:val="nil"/>
                <w:right w:val="nil"/>
              </w:pBdr>
            </w:pPr>
            <w:r>
              <w:rPr>
                <w:rFonts w:eastAsia="Arial" w:cs="Arial"/>
                <w:color w:val="000000"/>
                <w:sz w:val="20"/>
              </w:rPr>
              <w:t>• Customer Communication Detailed Report</w:t>
            </w:r>
          </w:p>
          <w:p w14:paraId="2D6C1A7E" w14:textId="77777777" w:rsidR="004613D1" w:rsidRDefault="00B42D70">
            <w:pPr>
              <w:pBdr>
                <w:top w:val="nil"/>
                <w:left w:val="nil"/>
                <w:bottom w:val="nil"/>
                <w:right w:val="nil"/>
              </w:pBdr>
              <w:rPr>
                <w:rFonts w:eastAsia="Arial" w:cs="Arial"/>
                <w:color w:val="000000"/>
                <w:sz w:val="20"/>
                <w:szCs w:val="20"/>
              </w:rPr>
            </w:pPr>
            <w:r>
              <w:rPr>
                <w:rFonts w:eastAsia="Arial" w:cs="Arial"/>
                <w:color w:val="000000"/>
                <w:sz w:val="20"/>
              </w:rPr>
              <w:t>• Complaint Summary Report</w:t>
            </w:r>
          </w:p>
          <w:p w14:paraId="2D6C1A7F" w14:textId="77777777" w:rsidR="004613D1" w:rsidRDefault="004613D1">
            <w:pPr>
              <w:pBdr>
                <w:top w:val="nil"/>
                <w:left w:val="nil"/>
                <w:bottom w:val="nil"/>
                <w:right w:val="nil"/>
              </w:pBdr>
              <w:rPr>
                <w:rFonts w:eastAsia="Arial" w:cs="Arial"/>
                <w:szCs w:val="18"/>
              </w:rPr>
            </w:pPr>
          </w:p>
          <w:p w14:paraId="2D6C1A80" w14:textId="77777777" w:rsidR="004613D1" w:rsidRDefault="00B42D70">
            <w:pPr>
              <w:pBdr>
                <w:top w:val="nil"/>
                <w:left w:val="nil"/>
                <w:bottom w:val="nil"/>
                <w:right w:val="nil"/>
              </w:pBdr>
              <w:rPr>
                <w:rFonts w:eastAsia="Arial" w:cs="Arial"/>
                <w:szCs w:val="18"/>
              </w:rPr>
            </w:pPr>
            <w:r>
              <w:rPr>
                <w:rFonts w:eastAsia="Arial" w:cs="Arial"/>
                <w:color w:val="000000"/>
                <w:sz w:val="20"/>
              </w:rPr>
              <w:t>Refer QCM TW_Complaint_Handling_DesignSpec_Reports_Spec</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891"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A81" w14:textId="77777777" w:rsidR="004613D1" w:rsidRDefault="00B42D70">
            <w:pPr>
              <w:pBdr>
                <w:top w:val="nil"/>
                <w:left w:val="nil"/>
                <w:bottom w:val="nil"/>
                <w:right w:val="nil"/>
              </w:pBdr>
              <w:jc w:val="center"/>
            </w:pPr>
            <w:r>
              <w:rPr>
                <w:rFonts w:eastAsia="Arial" w:cs="Arial"/>
                <w:color w:val="000000"/>
                <w:sz w:val="20"/>
              </w:rPr>
              <w:t>Config</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892"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A82" w14:textId="77777777" w:rsidR="004613D1" w:rsidRDefault="00B42D70">
            <w:pPr>
              <w:pBdr>
                <w:top w:val="nil"/>
                <w:left w:val="nil"/>
                <w:bottom w:val="nil"/>
                <w:right w:val="nil"/>
              </w:pBdr>
            </w:pPr>
            <w:r>
              <w:rPr>
                <w:rFonts w:eastAsia="Arial" w:cs="Arial"/>
                <w:color w:val="000000"/>
                <w:sz w:val="20"/>
              </w:rPr>
              <w:t>URS-CH-REP-16.2.8-03</w:t>
            </w:r>
          </w:p>
        </w:tc>
      </w:tr>
      <w:tr w:rsidR="004613D1" w14:paraId="2D6C1A8C" w14:textId="77777777" w:rsidTr="00176215">
        <w:trPr>
          <w:trHeight w:val="300"/>
          <w:trPrChange w:id="1893"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894"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A84" w14:textId="77777777" w:rsidR="004613D1" w:rsidRDefault="00B42D70">
            <w:pPr>
              <w:pBdr>
                <w:top w:val="nil"/>
                <w:left w:val="nil"/>
                <w:bottom w:val="nil"/>
                <w:right w:val="nil"/>
              </w:pBdr>
            </w:pPr>
            <w:r>
              <w:rPr>
                <w:rFonts w:eastAsia="Arial" w:cs="Arial"/>
                <w:color w:val="000000"/>
                <w:sz w:val="20"/>
              </w:rPr>
              <w:t>DS-CH-RS-REG-002</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895"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A85" w14:textId="77777777" w:rsidR="004613D1" w:rsidRDefault="00B42D70">
            <w:pPr>
              <w:pBdr>
                <w:top w:val="nil"/>
                <w:left w:val="nil"/>
                <w:bottom w:val="nil"/>
                <w:right w:val="nil"/>
              </w:pBdr>
            </w:pPr>
            <w:r>
              <w:rPr>
                <w:rFonts w:eastAsia="Arial" w:cs="Arial"/>
                <w:color w:val="000000"/>
                <w:sz w:val="20"/>
              </w:rPr>
              <w:t>The system shall be configured with a single report – ‘Canada Reg Reporting’ for a ‘Reg Reporting Canada’ record.</w:t>
            </w:r>
          </w:p>
          <w:p w14:paraId="2D6C1A86" w14:textId="77777777" w:rsidR="004613D1" w:rsidRDefault="00B42D70">
            <w:pPr>
              <w:pBdr>
                <w:top w:val="nil"/>
                <w:left w:val="nil"/>
                <w:bottom w:val="nil"/>
                <w:right w:val="nil"/>
              </w:pBdr>
            </w:pPr>
            <w:r>
              <w:rPr>
                <w:rFonts w:eastAsia="Arial" w:cs="Arial"/>
                <w:color w:val="000000"/>
                <w:sz w:val="20"/>
              </w:rPr>
              <w:t> </w:t>
            </w:r>
          </w:p>
          <w:p w14:paraId="2D6C1A87" w14:textId="77777777" w:rsidR="004613D1" w:rsidRDefault="00B42D70">
            <w:pPr>
              <w:pBdr>
                <w:top w:val="nil"/>
                <w:left w:val="nil"/>
                <w:bottom w:val="nil"/>
                <w:right w:val="nil"/>
              </w:pBdr>
            </w:pPr>
            <w:r>
              <w:rPr>
                <w:rFonts w:eastAsia="Arial" w:cs="Arial"/>
                <w:color w:val="000000"/>
                <w:sz w:val="20"/>
              </w:rPr>
              <w:t>Refer ‘QCM TW_Complaint_Handling_DesignSpec_Reports_Spec’ Section ‘Regulatory Report – Canada’</w:t>
            </w:r>
          </w:p>
          <w:p w14:paraId="2D6C1A88" w14:textId="77777777" w:rsidR="004613D1" w:rsidRDefault="00B42D70">
            <w:pPr>
              <w:pBdr>
                <w:top w:val="nil"/>
                <w:left w:val="nil"/>
                <w:bottom w:val="nil"/>
                <w:right w:val="nil"/>
              </w:pBdr>
            </w:pPr>
            <w:r>
              <w:rPr>
                <w:rFonts w:eastAsia="Arial" w:cs="Arial"/>
                <w:color w:val="000000"/>
                <w:sz w:val="20"/>
              </w:rPr>
              <w:t> </w:t>
            </w:r>
          </w:p>
          <w:p w14:paraId="2D6C1A89" w14:textId="77777777" w:rsidR="004613D1" w:rsidRDefault="00B42D70">
            <w:pPr>
              <w:pBdr>
                <w:top w:val="nil"/>
                <w:left w:val="nil"/>
                <w:bottom w:val="nil"/>
                <w:right w:val="nil"/>
              </w:pBdr>
            </w:pPr>
            <w:r>
              <w:rPr>
                <w:rFonts w:eastAsia="Arial" w:cs="Arial"/>
                <w:color w:val="000000"/>
                <w:sz w:val="20"/>
              </w:rPr>
              <w:t>Refer QCM TW_Complaint Handling_DesignSpec_ Appendix – 2 Section ‘Report Class: Regulatory’</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896"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A8A"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897"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A8B" w14:textId="77777777" w:rsidR="004613D1" w:rsidRDefault="00B42D70">
            <w:pPr>
              <w:pBdr>
                <w:top w:val="nil"/>
                <w:left w:val="nil"/>
                <w:bottom w:val="nil"/>
                <w:right w:val="nil"/>
              </w:pBdr>
            </w:pPr>
            <w:r>
              <w:rPr>
                <w:rFonts w:eastAsia="Arial" w:cs="Arial"/>
                <w:color w:val="000000"/>
                <w:sz w:val="20"/>
              </w:rPr>
              <w:t>FRS-CH-REG-OTH-008-001</w:t>
            </w:r>
          </w:p>
        </w:tc>
      </w:tr>
      <w:tr w:rsidR="004613D1" w14:paraId="2D6C1A93" w14:textId="77777777" w:rsidTr="00176215">
        <w:trPr>
          <w:trHeight w:val="300"/>
          <w:trPrChange w:id="1898" w:author="Kanungo, Kalpak (Cognizant)" w:date="2026-05-22T15:21:00Z" w16du:dateUtc="2026-05-22T09:51:00Z">
            <w:trPr>
              <w:trHeight w:val="300"/>
            </w:trPr>
          </w:trPrChange>
        </w:trPr>
        <w:tc>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Change w:id="1899" w:author="Kanungo, Kalpak (Cognizant)" w:date="2026-05-22T15:21:00Z" w16du:dateUtc="2026-05-22T09:51:00Z">
              <w:tcPr>
                <w:tcW w:w="1527" w:type="dxa"/>
                <w:tcBorders>
                  <w:top w:val="nil"/>
                  <w:left w:val="single" w:sz="8" w:space="0" w:color="000000"/>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A8D" w14:textId="77777777" w:rsidR="004613D1" w:rsidRDefault="00B42D70">
            <w:pPr>
              <w:pBdr>
                <w:top w:val="nil"/>
                <w:left w:val="nil"/>
                <w:bottom w:val="nil"/>
                <w:right w:val="nil"/>
              </w:pBdr>
            </w:pPr>
            <w:r>
              <w:rPr>
                <w:rFonts w:eastAsia="Arial" w:cs="Arial"/>
                <w:color w:val="000000"/>
                <w:sz w:val="20"/>
              </w:rPr>
              <w:t>DS-CH-RS-REG-011</w:t>
            </w:r>
          </w:p>
        </w:tc>
        <w:tc>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Change w:id="1900" w:author="Kanungo, Kalpak (Cognizant)" w:date="2026-05-22T15:21:00Z" w16du:dateUtc="2026-05-22T09:51:00Z">
              <w:tcPr>
                <w:tcW w:w="6945" w:type="dxa"/>
                <w:tcBorders>
                  <w:top w:val="nil"/>
                  <w:left w:val="nil"/>
                  <w:bottom w:val="single" w:sz="8" w:space="0" w:color="000000"/>
                  <w:right w:val="single" w:sz="8" w:space="0" w:color="000000"/>
                </w:tcBorders>
                <w:shd w:val="clear" w:color="FFFFFF" w:fill="FFFFFF"/>
                <w:tcMar>
                  <w:top w:w="0" w:type="dxa"/>
                  <w:left w:w="108" w:type="dxa"/>
                  <w:bottom w:w="0" w:type="dxa"/>
                  <w:right w:w="108" w:type="dxa"/>
                </w:tcMar>
              </w:tcPr>
            </w:tcPrChange>
          </w:tcPr>
          <w:p w14:paraId="2D6C1A8E" w14:textId="77777777" w:rsidR="004613D1" w:rsidRDefault="00B42D70">
            <w:pPr>
              <w:pBdr>
                <w:top w:val="nil"/>
                <w:left w:val="nil"/>
                <w:bottom w:val="nil"/>
                <w:right w:val="nil"/>
              </w:pBdr>
            </w:pPr>
            <w:r>
              <w:rPr>
                <w:rFonts w:eastAsia="Arial" w:cs="Arial"/>
                <w:color w:val="000000"/>
                <w:sz w:val="20"/>
              </w:rPr>
              <w:t xml:space="preserve">The system shall be configured to generate translation interface monitoring report to run on demand and daily basis for translation SLA breached cases. </w:t>
            </w:r>
          </w:p>
          <w:p w14:paraId="2D6C1A8F" w14:textId="77777777" w:rsidR="004613D1" w:rsidRDefault="00B42D70">
            <w:pPr>
              <w:pBdr>
                <w:top w:val="nil"/>
                <w:left w:val="nil"/>
                <w:bottom w:val="nil"/>
                <w:right w:val="nil"/>
              </w:pBdr>
            </w:pPr>
            <w:r>
              <w:rPr>
                <w:rFonts w:eastAsia="Arial" w:cs="Arial"/>
                <w:color w:val="000000"/>
                <w:sz w:val="20"/>
              </w:rPr>
              <w:t> </w:t>
            </w:r>
          </w:p>
          <w:p w14:paraId="2D6C1A90" w14:textId="77777777" w:rsidR="004613D1" w:rsidRDefault="00B42D70">
            <w:pPr>
              <w:pBdr>
                <w:top w:val="nil"/>
                <w:left w:val="nil"/>
                <w:bottom w:val="nil"/>
                <w:right w:val="nil"/>
              </w:pBdr>
            </w:pPr>
            <w:r>
              <w:rPr>
                <w:rFonts w:eastAsia="Arial" w:cs="Arial"/>
                <w:color w:val="000000"/>
                <w:sz w:val="20"/>
              </w:rPr>
              <w:t>Refer QCM TW_CH_DS_Interface_Spec Section ‘Translation Interface Monitoring Report’</w:t>
            </w:r>
          </w:p>
        </w:tc>
        <w:tc>
          <w:tcPr>
            <w:tcW w:w="1984" w:type="dxa"/>
            <w:tcBorders>
              <w:top w:val="nil"/>
              <w:left w:val="nil"/>
              <w:bottom w:val="single" w:sz="8" w:space="0" w:color="000000"/>
              <w:right w:val="single" w:sz="8" w:space="0" w:color="000000"/>
            </w:tcBorders>
            <w:tcMar>
              <w:top w:w="0" w:type="dxa"/>
              <w:left w:w="108" w:type="dxa"/>
              <w:bottom w:w="0" w:type="dxa"/>
              <w:right w:w="108" w:type="dxa"/>
            </w:tcMar>
            <w:tcPrChange w:id="1901" w:author="Kanungo, Kalpak (Cognizant)" w:date="2026-05-22T15:21:00Z" w16du:dateUtc="2026-05-22T09:51:00Z">
              <w:tcPr>
                <w:tcW w:w="1984" w:type="dxa"/>
                <w:tcBorders>
                  <w:top w:val="nil"/>
                  <w:left w:val="nil"/>
                  <w:bottom w:val="single" w:sz="8" w:space="0" w:color="000000"/>
                  <w:right w:val="single" w:sz="8" w:space="0" w:color="000000"/>
                </w:tcBorders>
                <w:tcMar>
                  <w:top w:w="0" w:type="dxa"/>
                  <w:left w:w="108" w:type="dxa"/>
                  <w:bottom w:w="0" w:type="dxa"/>
                  <w:right w:w="108" w:type="dxa"/>
                </w:tcMar>
              </w:tcPr>
            </w:tcPrChange>
          </w:tcPr>
          <w:p w14:paraId="2D6C1A91" w14:textId="77777777" w:rsidR="004613D1" w:rsidRDefault="00B42D70">
            <w:pPr>
              <w:pBdr>
                <w:top w:val="nil"/>
                <w:left w:val="nil"/>
                <w:bottom w:val="nil"/>
                <w:right w:val="nil"/>
              </w:pBdr>
              <w:jc w:val="center"/>
            </w:pPr>
            <w:r>
              <w:rPr>
                <w:rFonts w:eastAsia="Arial" w:cs="Arial"/>
                <w:color w:val="000000"/>
                <w:sz w:val="20"/>
              </w:rPr>
              <w:t>N/A*</w:t>
            </w:r>
          </w:p>
        </w:tc>
        <w:tc>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Change w:id="1902" w:author="Kanungo, Kalpak (Cognizant)" w:date="2026-05-22T15:21:00Z" w16du:dateUtc="2026-05-22T09:51:00Z">
              <w:tcPr>
                <w:tcW w:w="3124" w:type="dxa"/>
                <w:tcBorders>
                  <w:top w:val="nil"/>
                  <w:left w:val="nil"/>
                  <w:bottom w:val="single" w:sz="8" w:space="0" w:color="000000"/>
                  <w:right w:val="single" w:sz="8" w:space="0" w:color="000000"/>
                </w:tcBorders>
                <w:shd w:val="clear" w:color="FFFFFF" w:fill="FFFFFF"/>
                <w:noWrap/>
                <w:tcMar>
                  <w:top w:w="0" w:type="dxa"/>
                  <w:left w:w="108" w:type="dxa"/>
                  <w:bottom w:w="0" w:type="dxa"/>
                  <w:right w:w="108" w:type="dxa"/>
                </w:tcMar>
              </w:tcPr>
            </w:tcPrChange>
          </w:tcPr>
          <w:p w14:paraId="2D6C1A92" w14:textId="77777777" w:rsidR="004613D1" w:rsidRDefault="00B42D70">
            <w:pPr>
              <w:pBdr>
                <w:top w:val="nil"/>
                <w:left w:val="nil"/>
                <w:bottom w:val="nil"/>
                <w:right w:val="nil"/>
              </w:pBdr>
            </w:pPr>
            <w:r>
              <w:rPr>
                <w:rFonts w:eastAsia="Arial" w:cs="Arial"/>
                <w:color w:val="000000"/>
                <w:sz w:val="20"/>
              </w:rPr>
              <w:t>FRS-CH-INT-TRA-003-006, FRS-CH-INT-TRA-003-007, FRS-CH-INT-TRA-003-008</w:t>
            </w:r>
          </w:p>
        </w:tc>
      </w:tr>
    </w:tbl>
    <w:p w14:paraId="2D6C1A94" w14:textId="77777777" w:rsidR="004613D1" w:rsidRDefault="004613D1">
      <w:pPr>
        <w:rPr>
          <w:rFonts w:cs="Arial"/>
          <w:b/>
          <w:sz w:val="20"/>
          <w:szCs w:val="20"/>
        </w:rPr>
      </w:pPr>
    </w:p>
    <w:p w14:paraId="2D6C1A95" w14:textId="77777777" w:rsidR="004613D1" w:rsidRDefault="004613D1">
      <w:pPr>
        <w:rPr>
          <w:rFonts w:cs="Arial"/>
          <w:sz w:val="20"/>
          <w:szCs w:val="20"/>
        </w:rPr>
      </w:pPr>
    </w:p>
    <w:p w14:paraId="2D6C1A96" w14:textId="77777777" w:rsidR="004613D1" w:rsidRDefault="00B42D70">
      <w:pPr>
        <w:pStyle w:val="Caption1"/>
        <w:keepNext/>
        <w:rPr>
          <w:rFonts w:cs="Arial"/>
          <w:b/>
          <w:i w:val="0"/>
          <w:iCs w:val="0"/>
          <w:color w:val="auto"/>
          <w:sz w:val="20"/>
          <w:szCs w:val="20"/>
        </w:rPr>
      </w:pPr>
      <w:r>
        <w:rPr>
          <w:rFonts w:cs="Arial"/>
          <w:b/>
          <w:i w:val="0"/>
          <w:iCs w:val="0"/>
          <w:color w:val="auto"/>
          <w:sz w:val="20"/>
          <w:szCs w:val="20"/>
        </w:rPr>
        <w:t>Infrastructure Specification</w:t>
      </w:r>
    </w:p>
    <w:tbl>
      <w:tblPr>
        <w:tblW w:w="5000" w:type="pct"/>
        <w:tblLook w:val="04A0" w:firstRow="1" w:lastRow="0" w:firstColumn="1" w:lastColumn="0" w:noHBand="0" w:noVBand="1"/>
      </w:tblPr>
      <w:tblGrid>
        <w:gridCol w:w="1394"/>
        <w:gridCol w:w="7442"/>
        <w:gridCol w:w="2367"/>
        <w:gridCol w:w="2367"/>
      </w:tblGrid>
      <w:tr w:rsidR="004613D1" w14:paraId="2D6C1A9C" w14:textId="77777777">
        <w:trPr>
          <w:trHeight w:val="600"/>
          <w:tblHeader/>
        </w:trPr>
        <w:tc>
          <w:tcPr>
            <w:tcW w:w="514" w:type="pct"/>
            <w:tcBorders>
              <w:top w:val="single" w:sz="4" w:space="0" w:color="000000" w:themeColor="text1"/>
              <w:left w:val="single" w:sz="4" w:space="0" w:color="000000" w:themeColor="text1"/>
              <w:bottom w:val="single" w:sz="4" w:space="0" w:color="auto"/>
              <w:right w:val="single" w:sz="4" w:space="0" w:color="auto"/>
            </w:tcBorders>
            <w:shd w:val="clear" w:color="4472C4" w:fill="4472C4"/>
          </w:tcPr>
          <w:p w14:paraId="2D6C1A97" w14:textId="77777777" w:rsidR="004613D1" w:rsidRDefault="00B42D70">
            <w:pPr>
              <w:jc w:val="center"/>
              <w:rPr>
                <w:rFonts w:cs="Arial"/>
                <w:sz w:val="20"/>
                <w:szCs w:val="20"/>
              </w:rPr>
            </w:pPr>
            <w:r>
              <w:rPr>
                <w:rFonts w:cs="Arial"/>
                <w:sz w:val="20"/>
                <w:szCs w:val="20"/>
              </w:rPr>
              <w:t>HS Identifier</w:t>
            </w:r>
          </w:p>
        </w:tc>
        <w:tc>
          <w:tcPr>
            <w:tcW w:w="2742" w:type="pct"/>
            <w:tcBorders>
              <w:top w:val="single" w:sz="4" w:space="0" w:color="000000" w:themeColor="text1"/>
              <w:left w:val="single" w:sz="4" w:space="0" w:color="auto"/>
              <w:bottom w:val="single" w:sz="4" w:space="0" w:color="auto"/>
              <w:right w:val="single" w:sz="4" w:space="0" w:color="auto"/>
            </w:tcBorders>
            <w:shd w:val="clear" w:color="4472C4" w:fill="4472C4"/>
          </w:tcPr>
          <w:p w14:paraId="2D6C1A98" w14:textId="77777777" w:rsidR="004613D1" w:rsidRDefault="00B42D70">
            <w:pPr>
              <w:jc w:val="center"/>
              <w:rPr>
                <w:rFonts w:cs="Arial"/>
                <w:sz w:val="20"/>
                <w:szCs w:val="20"/>
              </w:rPr>
            </w:pPr>
            <w:r>
              <w:rPr>
                <w:rFonts w:cs="Arial"/>
                <w:sz w:val="20"/>
                <w:szCs w:val="20"/>
              </w:rPr>
              <w:t>Hardware / Infrastructure Design Description</w:t>
            </w:r>
          </w:p>
        </w:tc>
        <w:tc>
          <w:tcPr>
            <w:tcW w:w="872" w:type="pct"/>
            <w:tcBorders>
              <w:top w:val="single" w:sz="4" w:space="0" w:color="000000" w:themeColor="text1"/>
              <w:left w:val="single" w:sz="4" w:space="0" w:color="auto"/>
              <w:bottom w:val="single" w:sz="4" w:space="0" w:color="auto"/>
              <w:right w:val="single" w:sz="4" w:space="0" w:color="auto"/>
            </w:tcBorders>
            <w:shd w:val="clear" w:color="4472C4" w:fill="4472C4"/>
          </w:tcPr>
          <w:p w14:paraId="2D6C1A99" w14:textId="77777777" w:rsidR="004613D1" w:rsidRDefault="00B42D70">
            <w:pPr>
              <w:jc w:val="center"/>
              <w:rPr>
                <w:rFonts w:cs="Arial"/>
                <w:sz w:val="20"/>
                <w:szCs w:val="20"/>
              </w:rPr>
            </w:pPr>
            <w:r>
              <w:rPr>
                <w:rFonts w:cs="Arial"/>
                <w:sz w:val="20"/>
                <w:szCs w:val="20"/>
              </w:rPr>
              <w:t>Implementation Method</w:t>
            </w:r>
          </w:p>
          <w:p w14:paraId="2D6C1A9A" w14:textId="77777777" w:rsidR="004613D1" w:rsidRDefault="00B42D70">
            <w:pPr>
              <w:jc w:val="center"/>
              <w:rPr>
                <w:rFonts w:cs="Arial"/>
                <w:sz w:val="20"/>
                <w:szCs w:val="20"/>
              </w:rPr>
            </w:pPr>
            <w:r>
              <w:rPr>
                <w:rFonts w:cs="Arial"/>
                <w:sz w:val="20"/>
                <w:szCs w:val="20"/>
              </w:rPr>
              <w:t>(Custom/Config/OOTB)</w:t>
            </w:r>
          </w:p>
        </w:tc>
        <w:tc>
          <w:tcPr>
            <w:tcW w:w="872" w:type="pct"/>
            <w:tcBorders>
              <w:top w:val="single" w:sz="4" w:space="0" w:color="000000" w:themeColor="text1"/>
              <w:left w:val="single" w:sz="4" w:space="0" w:color="auto"/>
              <w:bottom w:val="single" w:sz="4" w:space="0" w:color="auto"/>
              <w:right w:val="single" w:sz="4" w:space="0" w:color="auto"/>
            </w:tcBorders>
            <w:shd w:val="clear" w:color="4472C4" w:fill="4472C4"/>
          </w:tcPr>
          <w:p w14:paraId="2D6C1A9B" w14:textId="77777777" w:rsidR="004613D1" w:rsidRDefault="00B42D70">
            <w:pPr>
              <w:jc w:val="center"/>
              <w:rPr>
                <w:rFonts w:cs="Arial"/>
                <w:sz w:val="20"/>
                <w:szCs w:val="20"/>
              </w:rPr>
            </w:pPr>
            <w:r>
              <w:rPr>
                <w:rFonts w:cs="Arial"/>
                <w:sz w:val="20"/>
                <w:szCs w:val="20"/>
              </w:rPr>
              <w:t>FRS Identifier</w:t>
            </w:r>
          </w:p>
        </w:tc>
      </w:tr>
      <w:tr w:rsidR="004613D1" w14:paraId="2D6C1AA1" w14:textId="77777777">
        <w:trPr>
          <w:trHeight w:val="300"/>
        </w:trPr>
        <w:tc>
          <w:tcPr>
            <w:tcW w:w="514" w:type="pct"/>
            <w:tcBorders>
              <w:top w:val="single" w:sz="4" w:space="0" w:color="auto"/>
              <w:left w:val="single" w:sz="4" w:space="0" w:color="000000" w:themeColor="text1"/>
              <w:bottom w:val="single" w:sz="4" w:space="0" w:color="auto"/>
              <w:right w:val="single" w:sz="4" w:space="0" w:color="auto"/>
            </w:tcBorders>
            <w:noWrap/>
          </w:tcPr>
          <w:p w14:paraId="2D6C1A9D" w14:textId="77777777" w:rsidR="004613D1" w:rsidRDefault="00B42D70">
            <w:pPr>
              <w:rPr>
                <w:rFonts w:cs="Arial"/>
                <w:sz w:val="20"/>
                <w:szCs w:val="20"/>
              </w:rPr>
            </w:pPr>
            <w:r>
              <w:rPr>
                <w:rFonts w:cs="Arial"/>
                <w:sz w:val="20"/>
                <w:szCs w:val="20"/>
              </w:rPr>
              <w:t>N/A</w:t>
            </w:r>
          </w:p>
        </w:tc>
        <w:tc>
          <w:tcPr>
            <w:tcW w:w="2742" w:type="pct"/>
            <w:tcBorders>
              <w:top w:val="single" w:sz="4" w:space="0" w:color="auto"/>
              <w:left w:val="nil"/>
              <w:bottom w:val="single" w:sz="4" w:space="0" w:color="auto"/>
              <w:right w:val="single" w:sz="4" w:space="0" w:color="auto"/>
            </w:tcBorders>
          </w:tcPr>
          <w:p w14:paraId="2D6C1A9E" w14:textId="77777777" w:rsidR="004613D1" w:rsidRDefault="00B42D70">
            <w:pPr>
              <w:rPr>
                <w:rFonts w:cs="Arial"/>
                <w:color w:val="000000" w:themeColor="text1"/>
                <w:sz w:val="20"/>
                <w:szCs w:val="20"/>
              </w:rPr>
            </w:pPr>
            <w:r>
              <w:rPr>
                <w:rFonts w:cs="Arial"/>
                <w:color w:val="000000" w:themeColor="text1"/>
                <w:sz w:val="20"/>
                <w:szCs w:val="20"/>
              </w:rPr>
              <w:t>N/A</w:t>
            </w:r>
          </w:p>
        </w:tc>
        <w:tc>
          <w:tcPr>
            <w:tcW w:w="872" w:type="pct"/>
            <w:tcBorders>
              <w:top w:val="single" w:sz="4" w:space="0" w:color="auto"/>
              <w:left w:val="single" w:sz="4" w:space="0" w:color="auto"/>
              <w:bottom w:val="single" w:sz="4" w:space="0" w:color="auto"/>
              <w:right w:val="single" w:sz="4" w:space="0" w:color="auto"/>
            </w:tcBorders>
          </w:tcPr>
          <w:p w14:paraId="2D6C1A9F" w14:textId="77777777" w:rsidR="004613D1" w:rsidRDefault="00B42D70">
            <w:pPr>
              <w:rPr>
                <w:rFonts w:cs="Arial"/>
                <w:color w:val="000000" w:themeColor="text1"/>
                <w:sz w:val="20"/>
                <w:szCs w:val="20"/>
              </w:rPr>
            </w:pPr>
            <w:r>
              <w:rPr>
                <w:rFonts w:cs="Arial"/>
                <w:color w:val="000000" w:themeColor="text1"/>
                <w:sz w:val="20"/>
                <w:szCs w:val="20"/>
              </w:rPr>
              <w:t>N/A</w:t>
            </w:r>
          </w:p>
        </w:tc>
        <w:tc>
          <w:tcPr>
            <w:tcW w:w="872" w:type="pct"/>
            <w:tcBorders>
              <w:top w:val="single" w:sz="4" w:space="0" w:color="auto"/>
              <w:left w:val="single" w:sz="4" w:space="0" w:color="auto"/>
              <w:bottom w:val="single" w:sz="4" w:space="0" w:color="auto"/>
              <w:right w:val="single" w:sz="4" w:space="0" w:color="auto"/>
            </w:tcBorders>
            <w:noWrap/>
          </w:tcPr>
          <w:p w14:paraId="2D6C1AA0" w14:textId="77777777" w:rsidR="004613D1" w:rsidRDefault="00B42D70">
            <w:pPr>
              <w:rPr>
                <w:rFonts w:cs="Arial"/>
                <w:sz w:val="20"/>
                <w:szCs w:val="20"/>
              </w:rPr>
            </w:pPr>
            <w:r>
              <w:rPr>
                <w:rFonts w:cs="Arial"/>
                <w:sz w:val="20"/>
                <w:szCs w:val="20"/>
              </w:rPr>
              <w:t>N/A</w:t>
            </w:r>
          </w:p>
        </w:tc>
      </w:tr>
    </w:tbl>
    <w:p w14:paraId="2D6C1AA2" w14:textId="77777777" w:rsidR="004613D1" w:rsidRDefault="00B42D70">
      <w:pPr>
        <w:tabs>
          <w:tab w:val="left" w:pos="2085"/>
        </w:tabs>
        <w:rPr>
          <w:rFonts w:cs="Arial"/>
          <w:sz w:val="20"/>
          <w:szCs w:val="20"/>
        </w:rPr>
      </w:pPr>
      <w:r>
        <w:rPr>
          <w:rFonts w:cs="Arial"/>
          <w:sz w:val="20"/>
          <w:szCs w:val="20"/>
        </w:rPr>
        <w:br/>
        <w:t>*As per the current scope there is no impact on DS requirements, hence Implementation method is marked as N/A*</w:t>
      </w:r>
      <w:r>
        <w:rPr>
          <w:rFonts w:cs="Arial"/>
          <w:sz w:val="20"/>
          <w:szCs w:val="20"/>
        </w:rPr>
        <w:br/>
      </w:r>
    </w:p>
    <w:p w14:paraId="2D6C1AA3" w14:textId="77777777" w:rsidR="004613D1" w:rsidRDefault="00B42D70">
      <w:pPr>
        <w:pStyle w:val="Caption1"/>
        <w:keepNext/>
        <w:rPr>
          <w:rFonts w:cs="Arial"/>
          <w:b/>
          <w:i w:val="0"/>
          <w:iCs w:val="0"/>
          <w:color w:val="auto"/>
          <w:sz w:val="20"/>
          <w:szCs w:val="20"/>
        </w:rPr>
      </w:pPr>
      <w:bookmarkStart w:id="1903" w:name="_Toc479792842"/>
      <w:bookmarkStart w:id="1904" w:name="_Toc526419467"/>
      <w:r>
        <w:rPr>
          <w:rFonts w:cs="Arial"/>
          <w:b/>
          <w:i w:val="0"/>
          <w:iCs w:val="0"/>
          <w:color w:val="auto"/>
          <w:sz w:val="20"/>
          <w:szCs w:val="20"/>
        </w:rPr>
        <w:lastRenderedPageBreak/>
        <w:t>Revision History</w:t>
      </w:r>
      <w:bookmarkEnd w:id="1903"/>
      <w:bookmarkEnd w:id="1904"/>
    </w:p>
    <w:p w14:paraId="2D6C1AA4" w14:textId="77777777" w:rsidR="004613D1" w:rsidRDefault="004613D1">
      <w:pPr>
        <w:rPr>
          <w:rFonts w:cs="Arial"/>
          <w:sz w:val="20"/>
          <w:szCs w:val="20"/>
        </w:rPr>
      </w:pPr>
    </w:p>
    <w:tbl>
      <w:tblPr>
        <w:tblStyle w:val="TableGrid"/>
        <w:tblW w:w="4960" w:type="pct"/>
        <w:tblInd w:w="108" w:type="dxa"/>
        <w:tblLook w:val="04A0" w:firstRow="1" w:lastRow="0" w:firstColumn="1" w:lastColumn="0" w:noHBand="0" w:noVBand="1"/>
      </w:tblPr>
      <w:tblGrid>
        <w:gridCol w:w="1659"/>
        <w:gridCol w:w="336"/>
        <w:gridCol w:w="3216"/>
        <w:gridCol w:w="5008"/>
        <w:gridCol w:w="3242"/>
      </w:tblGrid>
      <w:tr w:rsidR="004613D1" w14:paraId="2D6C1AAA" w14:textId="77777777" w:rsidTr="004613D1">
        <w:trPr>
          <w:cnfStyle w:val="100000000000" w:firstRow="1" w:lastRow="0" w:firstColumn="0" w:lastColumn="0" w:oddVBand="0" w:evenVBand="0" w:oddHBand="0" w:evenHBand="0" w:firstRowFirstColumn="0" w:firstRowLastColumn="0" w:lastRowFirstColumn="0" w:lastRowLastColumn="0"/>
          <w:tblHeader/>
        </w:trPr>
        <w:tc>
          <w:tcPr>
            <w:tcW w:w="493" w:type="pct"/>
            <w:tcBorders>
              <w:top w:val="single" w:sz="4" w:space="0" w:color="auto"/>
              <w:left w:val="single" w:sz="4" w:space="0" w:color="auto"/>
              <w:right w:val="nil"/>
            </w:tcBorders>
            <w:shd w:val="clear" w:color="C6D9F1" w:fill="C6D9F1" w:themeFill="text2" w:themeFillTint="33"/>
          </w:tcPr>
          <w:p w14:paraId="2D6C1AA5" w14:textId="77777777" w:rsidR="004613D1" w:rsidRDefault="00B42D70">
            <w:pPr>
              <w:rPr>
                <w:rFonts w:cs="Arial"/>
                <w:b/>
                <w:sz w:val="22"/>
                <w:szCs w:val="22"/>
              </w:rPr>
            </w:pPr>
            <w:r>
              <w:rPr>
                <w:rFonts w:cs="Arial"/>
                <w:b/>
                <w:sz w:val="22"/>
                <w:szCs w:val="22"/>
              </w:rPr>
              <w:t>Revision</w:t>
            </w:r>
          </w:p>
        </w:tc>
        <w:tc>
          <w:tcPr>
            <w:tcW w:w="100" w:type="pct"/>
            <w:tcBorders>
              <w:top w:val="single" w:sz="4" w:space="0" w:color="auto"/>
              <w:left w:val="nil"/>
              <w:right w:val="single" w:sz="4" w:space="0" w:color="auto"/>
            </w:tcBorders>
            <w:shd w:val="clear" w:color="C6D9F1" w:fill="C6D9F1" w:themeFill="text2" w:themeFillTint="33"/>
          </w:tcPr>
          <w:p w14:paraId="2D6C1AA6" w14:textId="77777777" w:rsidR="004613D1" w:rsidRDefault="004613D1">
            <w:pPr>
              <w:rPr>
                <w:rFonts w:cs="Arial"/>
                <w:b/>
                <w:sz w:val="22"/>
                <w:szCs w:val="22"/>
              </w:rPr>
            </w:pPr>
          </w:p>
        </w:tc>
        <w:tc>
          <w:tcPr>
            <w:tcW w:w="1244" w:type="pct"/>
            <w:tcBorders>
              <w:top w:val="single" w:sz="4" w:space="0" w:color="auto"/>
              <w:left w:val="single" w:sz="4" w:space="0" w:color="auto"/>
              <w:right w:val="single" w:sz="4" w:space="0" w:color="auto"/>
            </w:tcBorders>
            <w:shd w:val="clear" w:color="C6D9F1" w:fill="C6D9F1" w:themeFill="text2" w:themeFillTint="33"/>
          </w:tcPr>
          <w:p w14:paraId="2D6C1AA7" w14:textId="77777777" w:rsidR="004613D1" w:rsidRDefault="00B42D70">
            <w:pPr>
              <w:rPr>
                <w:rFonts w:cs="Arial"/>
                <w:b/>
                <w:sz w:val="22"/>
                <w:szCs w:val="22"/>
              </w:rPr>
            </w:pPr>
            <w:r>
              <w:rPr>
                <w:rFonts w:cs="Arial"/>
                <w:b/>
                <w:sz w:val="22"/>
                <w:szCs w:val="22"/>
              </w:rPr>
              <w:t>Author</w:t>
            </w:r>
          </w:p>
        </w:tc>
        <w:tc>
          <w:tcPr>
            <w:tcW w:w="1902" w:type="pct"/>
            <w:tcBorders>
              <w:top w:val="single" w:sz="4" w:space="0" w:color="auto"/>
              <w:left w:val="single" w:sz="4" w:space="0" w:color="auto"/>
              <w:right w:val="single" w:sz="4" w:space="0" w:color="auto"/>
            </w:tcBorders>
            <w:shd w:val="clear" w:color="C6D9F1" w:fill="C6D9F1" w:themeFill="text2" w:themeFillTint="33"/>
          </w:tcPr>
          <w:p w14:paraId="2D6C1AA8" w14:textId="77777777" w:rsidR="004613D1" w:rsidRDefault="00B42D70">
            <w:pPr>
              <w:rPr>
                <w:rFonts w:cs="Arial"/>
                <w:b/>
                <w:sz w:val="22"/>
                <w:szCs w:val="22"/>
              </w:rPr>
            </w:pPr>
            <w:r>
              <w:rPr>
                <w:rFonts w:cs="Arial"/>
                <w:b/>
                <w:sz w:val="22"/>
                <w:szCs w:val="22"/>
              </w:rPr>
              <w:t xml:space="preserve">Description of Change </w:t>
            </w:r>
          </w:p>
        </w:tc>
        <w:tc>
          <w:tcPr>
            <w:tcW w:w="1261" w:type="pct"/>
            <w:tcBorders>
              <w:top w:val="single" w:sz="4" w:space="0" w:color="auto"/>
              <w:left w:val="single" w:sz="4" w:space="0" w:color="auto"/>
              <w:right w:val="single" w:sz="4" w:space="0" w:color="auto"/>
            </w:tcBorders>
            <w:shd w:val="clear" w:color="C6D9F1" w:fill="C6D9F1" w:themeFill="text2" w:themeFillTint="33"/>
          </w:tcPr>
          <w:p w14:paraId="2D6C1AA9" w14:textId="77777777" w:rsidR="004613D1" w:rsidRDefault="00B42D70">
            <w:pPr>
              <w:rPr>
                <w:rFonts w:cs="Arial"/>
                <w:b/>
                <w:sz w:val="22"/>
                <w:szCs w:val="22"/>
              </w:rPr>
            </w:pPr>
            <w:r>
              <w:rPr>
                <w:rFonts w:cs="Arial"/>
                <w:b/>
                <w:sz w:val="22"/>
                <w:szCs w:val="22"/>
              </w:rPr>
              <w:t xml:space="preserve">Reason for Change </w:t>
            </w:r>
          </w:p>
        </w:tc>
      </w:tr>
      <w:tr w:rsidR="004613D1" w14:paraId="2D6C1AB8" w14:textId="77777777" w:rsidTr="004613D1">
        <w:tc>
          <w:tcPr>
            <w:tcW w:w="593" w:type="pct"/>
            <w:gridSpan w:val="2"/>
            <w:tcBorders>
              <w:top w:val="single" w:sz="4" w:space="0" w:color="auto"/>
              <w:left w:val="single" w:sz="4" w:space="0" w:color="auto"/>
              <w:bottom w:val="single" w:sz="4" w:space="0" w:color="auto"/>
              <w:right w:val="single" w:sz="4" w:space="0" w:color="auto"/>
            </w:tcBorders>
          </w:tcPr>
          <w:p w14:paraId="2D6C1AAB" w14:textId="77777777" w:rsidR="004613D1" w:rsidRDefault="00B42D70">
            <w:pPr>
              <w:pBdr>
                <w:top w:val="nil"/>
                <w:left w:val="nil"/>
                <w:bottom w:val="nil"/>
                <w:right w:val="nil"/>
              </w:pBdr>
            </w:pPr>
            <w:r>
              <w:rPr>
                <w:rFonts w:eastAsia="Arial" w:cs="Arial"/>
                <w:color w:val="000000"/>
                <w:sz w:val="20"/>
              </w:rPr>
              <w:t>DS-G4.NPSS.CU.0045-0001.0001</w:t>
            </w:r>
          </w:p>
        </w:tc>
        <w:tc>
          <w:tcPr>
            <w:tcW w:w="1244" w:type="pct"/>
            <w:tcBorders>
              <w:top w:val="single" w:sz="4" w:space="0" w:color="auto"/>
              <w:left w:val="single" w:sz="4" w:space="0" w:color="auto"/>
              <w:bottom w:val="single" w:sz="4" w:space="0" w:color="auto"/>
              <w:right w:val="single" w:sz="4" w:space="0" w:color="auto"/>
            </w:tcBorders>
          </w:tcPr>
          <w:p w14:paraId="2D6C1AAC" w14:textId="77777777" w:rsidR="004613D1" w:rsidRDefault="00B42D70">
            <w:pPr>
              <w:pBdr>
                <w:top w:val="nil"/>
                <w:left w:val="nil"/>
                <w:bottom w:val="nil"/>
                <w:right w:val="nil"/>
              </w:pBdr>
            </w:pPr>
            <w:r>
              <w:rPr>
                <w:rFonts w:eastAsia="Arial" w:cs="Arial"/>
                <w:color w:val="000000"/>
                <w:sz w:val="20"/>
              </w:rPr>
              <w:t>Jatin Gulati</w:t>
            </w:r>
          </w:p>
        </w:tc>
        <w:tc>
          <w:tcPr>
            <w:tcW w:w="1902" w:type="pct"/>
            <w:tcBorders>
              <w:top w:val="single" w:sz="4" w:space="0" w:color="auto"/>
              <w:left w:val="single" w:sz="4" w:space="0" w:color="auto"/>
              <w:bottom w:val="single" w:sz="4" w:space="0" w:color="auto"/>
              <w:right w:val="single" w:sz="4" w:space="0" w:color="auto"/>
            </w:tcBorders>
          </w:tcPr>
          <w:p w14:paraId="2D6C1AAD" w14:textId="77777777" w:rsidR="004613D1" w:rsidRDefault="00B42D70">
            <w:pPr>
              <w:pBdr>
                <w:top w:val="nil"/>
                <w:left w:val="nil"/>
                <w:bottom w:val="nil"/>
                <w:right w:val="nil"/>
              </w:pBdr>
            </w:pPr>
            <w:r>
              <w:rPr>
                <w:rFonts w:eastAsia="Arial" w:cs="Arial"/>
                <w:color w:val="000000"/>
                <w:sz w:val="20"/>
              </w:rPr>
              <w:t>Transitioned from Global 3.0 (DS-GL.NPSS.0016-0001.0070) to NPSS 4.0 Global</w:t>
            </w:r>
          </w:p>
          <w:p w14:paraId="2D6C1AAE" w14:textId="77777777" w:rsidR="004613D1" w:rsidRDefault="00B42D70">
            <w:pPr>
              <w:pBdr>
                <w:top w:val="nil"/>
                <w:left w:val="nil"/>
                <w:bottom w:val="nil"/>
                <w:right w:val="nil"/>
              </w:pBdr>
            </w:pPr>
            <w:r>
              <w:rPr>
                <w:rFonts w:eastAsia="Arial" w:cs="Arial"/>
                <w:color w:val="000000"/>
              </w:rPr>
              <w:t> </w:t>
            </w:r>
          </w:p>
          <w:p w14:paraId="2D6C1AAF" w14:textId="77777777" w:rsidR="004613D1" w:rsidRDefault="00B42D70">
            <w:pPr>
              <w:pBdr>
                <w:top w:val="nil"/>
                <w:left w:val="nil"/>
                <w:bottom w:val="nil"/>
                <w:right w:val="nil"/>
              </w:pBdr>
            </w:pPr>
            <w:r>
              <w:rPr>
                <w:rFonts w:eastAsia="Arial" w:cs="Arial"/>
                <w:color w:val="000000"/>
                <w:sz w:val="20"/>
              </w:rPr>
              <w:t>DS-CH-CS-AQ-021 description has been updated.</w:t>
            </w:r>
          </w:p>
          <w:p w14:paraId="2D6C1AB0" w14:textId="77777777" w:rsidR="004613D1" w:rsidRDefault="00B42D70">
            <w:pPr>
              <w:pBdr>
                <w:top w:val="nil"/>
                <w:left w:val="nil"/>
                <w:bottom w:val="nil"/>
                <w:right w:val="nil"/>
              </w:pBdr>
            </w:pPr>
            <w:r>
              <w:rPr>
                <w:rFonts w:eastAsia="Arial" w:cs="Arial"/>
                <w:color w:val="000000"/>
                <w:sz w:val="20"/>
              </w:rPr>
              <w:t>DS-CH-CS-DATAFIELD-014 added FRS-CH-REG-MDR-019-003</w:t>
            </w:r>
          </w:p>
          <w:p w14:paraId="2D6C1AB1" w14:textId="77777777" w:rsidR="004613D1" w:rsidRDefault="00B42D70">
            <w:pPr>
              <w:pBdr>
                <w:top w:val="nil"/>
                <w:left w:val="nil"/>
                <w:bottom w:val="nil"/>
                <w:right w:val="nil"/>
              </w:pBdr>
            </w:pPr>
            <w:r>
              <w:rPr>
                <w:rFonts w:eastAsia="Arial" w:cs="Arial"/>
                <w:color w:val="000000"/>
                <w:sz w:val="20"/>
              </w:rPr>
              <w:t>DS-CH-CS-DATAFIELD-018 added FRS-CH-REG-MDR-019-004</w:t>
            </w:r>
          </w:p>
          <w:p w14:paraId="2D6C1AB2" w14:textId="77777777" w:rsidR="004613D1" w:rsidRDefault="00B42D70">
            <w:pPr>
              <w:pBdr>
                <w:top w:val="nil"/>
                <w:left w:val="nil"/>
                <w:bottom w:val="nil"/>
                <w:right w:val="nil"/>
              </w:pBdr>
            </w:pPr>
            <w:r>
              <w:rPr>
                <w:rFonts w:eastAsia="Arial" w:cs="Arial"/>
                <w:color w:val="000000"/>
                <w:sz w:val="20"/>
              </w:rPr>
              <w:t>DS-CH-CS-CONCLASS-002 added FRS-CH-REG-MDR-019-003</w:t>
            </w:r>
          </w:p>
          <w:p w14:paraId="2D6C1AB3" w14:textId="77777777" w:rsidR="004613D1" w:rsidRDefault="00B42D70">
            <w:pPr>
              <w:pBdr>
                <w:top w:val="nil"/>
                <w:left w:val="nil"/>
                <w:bottom w:val="nil"/>
                <w:right w:val="nil"/>
              </w:pBdr>
            </w:pPr>
            <w:r>
              <w:rPr>
                <w:rFonts w:eastAsia="Arial" w:cs="Arial"/>
                <w:color w:val="000000"/>
                <w:sz w:val="20"/>
              </w:rPr>
              <w:t>DS-CH-CS-LOCKFCLASS-006 added FRS-CH-REG-MDR-019-003, FRS-CH-REG-MDR-019-004</w:t>
            </w:r>
          </w:p>
          <w:p w14:paraId="2D6C1AB4" w14:textId="77777777" w:rsidR="004613D1" w:rsidRDefault="00B42D70">
            <w:pPr>
              <w:pBdr>
                <w:top w:val="nil"/>
                <w:left w:val="nil"/>
                <w:bottom w:val="nil"/>
                <w:right w:val="nil"/>
              </w:pBdr>
            </w:pPr>
            <w:r>
              <w:rPr>
                <w:rFonts w:eastAsia="Arial" w:cs="Arial"/>
                <w:color w:val="000000"/>
                <w:sz w:val="20"/>
              </w:rPr>
              <w:t>DS-CH-RS-DETAIL-001 added URS-CH-R-16.2.8.3-10, URS-CH-REP-16.2.8-1</w:t>
            </w:r>
          </w:p>
          <w:p w14:paraId="2D6C1AB5" w14:textId="77777777" w:rsidR="004613D1" w:rsidRDefault="00B42D70">
            <w:pPr>
              <w:pBdr>
                <w:top w:val="nil"/>
                <w:left w:val="nil"/>
                <w:bottom w:val="nil"/>
                <w:right w:val="nil"/>
              </w:pBdr>
            </w:pPr>
            <w:r>
              <w:rPr>
                <w:rFonts w:eastAsia="Arial" w:cs="Arial"/>
                <w:color w:val="000000"/>
                <w:sz w:val="20"/>
              </w:rPr>
              <w:t>DS-CH-RS-DETAIL-002 added URS-CH-R-16.2.8.3-10, URS-CH-REP-16.2.8-1</w:t>
            </w:r>
          </w:p>
          <w:p w14:paraId="2D6C1AB6" w14:textId="77777777" w:rsidR="004613D1" w:rsidRDefault="00B42D70">
            <w:pPr>
              <w:pBdr>
                <w:top w:val="nil"/>
                <w:left w:val="nil"/>
                <w:bottom w:val="nil"/>
                <w:right w:val="nil"/>
              </w:pBdr>
            </w:pPr>
            <w:r>
              <w:rPr>
                <w:rFonts w:eastAsia="Arial" w:cs="Arial"/>
                <w:color w:val="000000"/>
              </w:rPr>
              <w:t> </w:t>
            </w:r>
          </w:p>
        </w:tc>
        <w:tc>
          <w:tcPr>
            <w:tcW w:w="1261" w:type="pct"/>
            <w:tcBorders>
              <w:top w:val="single" w:sz="4" w:space="0" w:color="auto"/>
              <w:left w:val="single" w:sz="4" w:space="0" w:color="auto"/>
              <w:bottom w:val="single" w:sz="4" w:space="0" w:color="auto"/>
              <w:right w:val="single" w:sz="4" w:space="0" w:color="auto"/>
            </w:tcBorders>
          </w:tcPr>
          <w:p w14:paraId="2D6C1AB7" w14:textId="77777777" w:rsidR="004613D1" w:rsidRDefault="00B42D70">
            <w:pPr>
              <w:pBdr>
                <w:top w:val="nil"/>
                <w:left w:val="nil"/>
                <w:bottom w:val="nil"/>
                <w:right w:val="nil"/>
              </w:pBdr>
            </w:pPr>
            <w:r>
              <w:rPr>
                <w:rFonts w:eastAsia="Arial" w:cs="Arial"/>
                <w:color w:val="000000"/>
                <w:sz w:val="20"/>
              </w:rPr>
              <w:t>Release 7.4.3 and transition to NPSS 4.0</w:t>
            </w:r>
          </w:p>
        </w:tc>
      </w:tr>
      <w:tr w:rsidR="004613D1" w14:paraId="2D6C1ABF" w14:textId="77777777" w:rsidTr="004613D1">
        <w:tc>
          <w:tcPr>
            <w:tcW w:w="593" w:type="pct"/>
            <w:gridSpan w:val="2"/>
            <w:tcBorders>
              <w:top w:val="single" w:sz="4" w:space="0" w:color="auto"/>
              <w:left w:val="single" w:sz="4" w:space="0" w:color="auto"/>
              <w:bottom w:val="single" w:sz="4" w:space="0" w:color="auto"/>
              <w:right w:val="single" w:sz="4" w:space="0" w:color="auto"/>
            </w:tcBorders>
          </w:tcPr>
          <w:p w14:paraId="2D6C1AB9" w14:textId="77777777" w:rsidR="004613D1" w:rsidRDefault="00B42D70">
            <w:pPr>
              <w:pBdr>
                <w:top w:val="nil"/>
                <w:left w:val="nil"/>
                <w:bottom w:val="nil"/>
                <w:right w:val="nil"/>
              </w:pBdr>
            </w:pPr>
            <w:r>
              <w:rPr>
                <w:rFonts w:eastAsia="Arial" w:cs="Arial"/>
                <w:color w:val="000000"/>
                <w:sz w:val="20"/>
              </w:rPr>
              <w:t>DS-G4.NPSS.CU.0045-0001.0002</w:t>
            </w:r>
          </w:p>
        </w:tc>
        <w:tc>
          <w:tcPr>
            <w:tcW w:w="1244" w:type="pct"/>
            <w:tcBorders>
              <w:top w:val="single" w:sz="4" w:space="0" w:color="auto"/>
              <w:left w:val="single" w:sz="4" w:space="0" w:color="auto"/>
              <w:bottom w:val="single" w:sz="4" w:space="0" w:color="auto"/>
              <w:right w:val="single" w:sz="4" w:space="0" w:color="auto"/>
            </w:tcBorders>
          </w:tcPr>
          <w:p w14:paraId="2D6C1ABA" w14:textId="77777777" w:rsidR="004613D1" w:rsidRDefault="00B42D70">
            <w:pPr>
              <w:pBdr>
                <w:top w:val="nil"/>
                <w:left w:val="nil"/>
                <w:bottom w:val="nil"/>
                <w:right w:val="nil"/>
              </w:pBdr>
            </w:pPr>
            <w:r>
              <w:rPr>
                <w:rFonts w:eastAsia="Arial" w:cs="Arial"/>
                <w:color w:val="000000"/>
                <w:sz w:val="20"/>
              </w:rPr>
              <w:t>Jatin Gulati</w:t>
            </w:r>
          </w:p>
        </w:tc>
        <w:tc>
          <w:tcPr>
            <w:tcW w:w="1902" w:type="pct"/>
            <w:tcBorders>
              <w:top w:val="single" w:sz="4" w:space="0" w:color="auto"/>
              <w:left w:val="single" w:sz="4" w:space="0" w:color="auto"/>
              <w:bottom w:val="single" w:sz="4" w:space="0" w:color="auto"/>
              <w:right w:val="single" w:sz="4" w:space="0" w:color="auto"/>
            </w:tcBorders>
          </w:tcPr>
          <w:p w14:paraId="2D6C1ABB" w14:textId="77777777" w:rsidR="004613D1" w:rsidRDefault="00B42D70">
            <w:pPr>
              <w:pBdr>
                <w:top w:val="nil"/>
                <w:left w:val="nil"/>
                <w:bottom w:val="nil"/>
                <w:right w:val="nil"/>
              </w:pBdr>
            </w:pPr>
            <w:r>
              <w:rPr>
                <w:rFonts w:eastAsia="Arial" w:cs="Arial"/>
                <w:color w:val="000000"/>
                <w:sz w:val="20"/>
              </w:rPr>
              <w:t>DS-CH-CS-REQCLASS-016</w:t>
            </w:r>
          </w:p>
          <w:p w14:paraId="2D6C1ABC" w14:textId="77777777" w:rsidR="004613D1" w:rsidRDefault="00B42D70">
            <w:pPr>
              <w:pBdr>
                <w:top w:val="nil"/>
                <w:left w:val="nil"/>
                <w:bottom w:val="nil"/>
                <w:right w:val="nil"/>
              </w:pBdr>
            </w:pPr>
            <w:r>
              <w:rPr>
                <w:rFonts w:eastAsia="Arial" w:cs="Arial"/>
                <w:color w:val="000000"/>
                <w:sz w:val="20"/>
              </w:rPr>
              <w:t>QCM TW_Complaint Handling_DesignSpec_Appendix _ 2 Section 8 – Required Fields has been updated.</w:t>
            </w:r>
          </w:p>
          <w:p w14:paraId="2D6C1ABD" w14:textId="77777777" w:rsidR="004613D1" w:rsidRDefault="00B42D70">
            <w:pPr>
              <w:pBdr>
                <w:top w:val="nil"/>
                <w:left w:val="nil"/>
                <w:bottom w:val="nil"/>
                <w:right w:val="nil"/>
              </w:pBdr>
            </w:pPr>
            <w:r>
              <w:rPr>
                <w:rFonts w:eastAsia="Arial" w:cs="Arial"/>
                <w:color w:val="000000"/>
                <w:sz w:val="20"/>
              </w:rPr>
              <w:t> </w:t>
            </w:r>
          </w:p>
        </w:tc>
        <w:tc>
          <w:tcPr>
            <w:tcW w:w="1261" w:type="pct"/>
            <w:tcBorders>
              <w:top w:val="single" w:sz="4" w:space="0" w:color="auto"/>
              <w:left w:val="single" w:sz="4" w:space="0" w:color="auto"/>
              <w:bottom w:val="single" w:sz="4" w:space="0" w:color="auto"/>
              <w:right w:val="single" w:sz="4" w:space="0" w:color="auto"/>
            </w:tcBorders>
          </w:tcPr>
          <w:p w14:paraId="2D6C1ABE" w14:textId="77777777" w:rsidR="004613D1" w:rsidRDefault="00B42D70">
            <w:pPr>
              <w:pBdr>
                <w:top w:val="nil"/>
                <w:left w:val="nil"/>
                <w:bottom w:val="nil"/>
                <w:right w:val="nil"/>
              </w:pBdr>
            </w:pPr>
            <w:r>
              <w:rPr>
                <w:rFonts w:eastAsia="Arial" w:cs="Arial"/>
                <w:color w:val="000000"/>
                <w:sz w:val="20"/>
              </w:rPr>
              <w:t>As per the corrective mentioned in OQ-G4.NPSS.CU.0045-0001.0001-E-01-D-01</w:t>
            </w:r>
          </w:p>
        </w:tc>
      </w:tr>
      <w:tr w:rsidR="004613D1" w14:paraId="2D6C1AD1" w14:textId="77777777" w:rsidTr="004613D1">
        <w:tc>
          <w:tcPr>
            <w:tcW w:w="593" w:type="pct"/>
            <w:gridSpan w:val="2"/>
            <w:tcBorders>
              <w:top w:val="single" w:sz="4" w:space="0" w:color="auto"/>
              <w:left w:val="single" w:sz="4" w:space="0" w:color="auto"/>
              <w:bottom w:val="single" w:sz="4" w:space="0" w:color="auto"/>
              <w:right w:val="single" w:sz="4" w:space="0" w:color="auto"/>
            </w:tcBorders>
          </w:tcPr>
          <w:p w14:paraId="2D6C1AC0" w14:textId="77777777" w:rsidR="004613D1" w:rsidRDefault="00B42D70">
            <w:pPr>
              <w:pBdr>
                <w:top w:val="nil"/>
                <w:left w:val="nil"/>
                <w:bottom w:val="nil"/>
                <w:right w:val="nil"/>
              </w:pBdr>
            </w:pPr>
            <w:r>
              <w:rPr>
                <w:rFonts w:eastAsia="Arial" w:cs="Arial"/>
                <w:color w:val="000000"/>
                <w:sz w:val="20"/>
              </w:rPr>
              <w:t>DS-G4.NPSS.CU.0045-0001.0003</w:t>
            </w:r>
          </w:p>
        </w:tc>
        <w:tc>
          <w:tcPr>
            <w:tcW w:w="1244" w:type="pct"/>
            <w:tcBorders>
              <w:top w:val="single" w:sz="4" w:space="0" w:color="auto"/>
              <w:left w:val="single" w:sz="4" w:space="0" w:color="auto"/>
              <w:bottom w:val="single" w:sz="4" w:space="0" w:color="auto"/>
              <w:right w:val="single" w:sz="4" w:space="0" w:color="auto"/>
            </w:tcBorders>
          </w:tcPr>
          <w:p w14:paraId="2D6C1AC1" w14:textId="77777777" w:rsidR="004613D1" w:rsidRDefault="00B42D70">
            <w:pPr>
              <w:pBdr>
                <w:top w:val="nil"/>
                <w:left w:val="nil"/>
                <w:bottom w:val="nil"/>
                <w:right w:val="nil"/>
              </w:pBdr>
            </w:pPr>
            <w:r>
              <w:rPr>
                <w:rFonts w:eastAsia="Arial" w:cs="Arial"/>
                <w:color w:val="000000"/>
                <w:sz w:val="20"/>
              </w:rPr>
              <w:t>Hammad Sultan</w:t>
            </w:r>
          </w:p>
        </w:tc>
        <w:tc>
          <w:tcPr>
            <w:tcW w:w="1902" w:type="pct"/>
            <w:tcBorders>
              <w:top w:val="single" w:sz="4" w:space="0" w:color="auto"/>
              <w:left w:val="single" w:sz="4" w:space="0" w:color="auto"/>
              <w:bottom w:val="single" w:sz="4" w:space="0" w:color="auto"/>
              <w:right w:val="single" w:sz="4" w:space="0" w:color="auto"/>
            </w:tcBorders>
          </w:tcPr>
          <w:p w14:paraId="2D6C1AC2" w14:textId="77777777" w:rsidR="004613D1" w:rsidRDefault="00B42D70">
            <w:pPr>
              <w:pBdr>
                <w:top w:val="nil"/>
                <w:left w:val="nil"/>
                <w:bottom w:val="nil"/>
                <w:right w:val="nil"/>
              </w:pBdr>
            </w:pPr>
            <w:r>
              <w:rPr>
                <w:rFonts w:eastAsia="Arial" w:cs="Arial"/>
                <w:color w:val="000000"/>
                <w:sz w:val="20"/>
              </w:rPr>
              <w:t>DS-CH-CS-OWS-031, DS-CH-CS-OWS-029 added FRS-CH-SF-16.2.8.1-04-01, FRS-CH-SF-16.2.8.1-04-02</w:t>
            </w:r>
            <w:r>
              <w:rPr>
                <w:rFonts w:eastAsia="Arial" w:cs="Arial"/>
                <w:color w:val="000000"/>
                <w:sz w:val="20"/>
              </w:rPr>
              <w:br/>
              <w:t xml:space="preserve"> </w:t>
            </w:r>
            <w:r>
              <w:rPr>
                <w:rFonts w:eastAsia="Arial" w:cs="Arial"/>
                <w:color w:val="000000"/>
                <w:sz w:val="20"/>
              </w:rPr>
              <w:br/>
              <w:t xml:space="preserve"> DS-CH-CS-DATAFIELD-018 added FRS-CH-REG-GEN-022-008</w:t>
            </w:r>
          </w:p>
          <w:p w14:paraId="2D6C1AC3" w14:textId="77777777" w:rsidR="004613D1" w:rsidRDefault="00B42D70">
            <w:pPr>
              <w:pBdr>
                <w:top w:val="nil"/>
                <w:left w:val="nil"/>
                <w:bottom w:val="nil"/>
                <w:right w:val="nil"/>
              </w:pBdr>
            </w:pPr>
            <w:r>
              <w:rPr>
                <w:rFonts w:eastAsia="Arial" w:cs="Arial"/>
                <w:color w:val="000000"/>
                <w:sz w:val="20"/>
              </w:rPr>
              <w:t> </w:t>
            </w:r>
          </w:p>
          <w:p w14:paraId="2D6C1AC4" w14:textId="77777777" w:rsidR="004613D1" w:rsidRDefault="00B42D70">
            <w:pPr>
              <w:pBdr>
                <w:top w:val="nil"/>
                <w:left w:val="nil"/>
                <w:bottom w:val="nil"/>
                <w:right w:val="nil"/>
              </w:pBdr>
            </w:pPr>
            <w:r>
              <w:rPr>
                <w:rFonts w:eastAsia="Arial" w:cs="Arial"/>
                <w:color w:val="000000"/>
                <w:sz w:val="20"/>
              </w:rPr>
              <w:t>DS-CH-CS-DEFVCLASS-002 added  FRS-CH-REG-MDR-001-016</w:t>
            </w:r>
            <w:r>
              <w:rPr>
                <w:rFonts w:eastAsia="Arial" w:cs="Arial"/>
                <w:color w:val="000000"/>
                <w:sz w:val="20"/>
              </w:rPr>
              <w:br/>
              <w:t xml:space="preserve"> </w:t>
            </w:r>
          </w:p>
          <w:p w14:paraId="2D6C1AC5" w14:textId="77777777" w:rsidR="004613D1" w:rsidRDefault="00B42D70">
            <w:pPr>
              <w:pBdr>
                <w:top w:val="nil"/>
                <w:left w:val="nil"/>
                <w:bottom w:val="nil"/>
                <w:right w:val="nil"/>
              </w:pBdr>
            </w:pPr>
            <w:r>
              <w:rPr>
                <w:rFonts w:eastAsia="Arial" w:cs="Arial"/>
                <w:color w:val="000000"/>
                <w:sz w:val="20"/>
              </w:rPr>
              <w:t>DS-CH-CS-DATAFIELD-014 added FRS-CH-REG-MDR-007-005,</w:t>
            </w:r>
            <w:r>
              <w:rPr>
                <w:rFonts w:eastAsia="Arial" w:cs="Arial"/>
                <w:color w:val="000000"/>
              </w:rPr>
              <w:t xml:space="preserve"> </w:t>
            </w:r>
            <w:r>
              <w:rPr>
                <w:rFonts w:eastAsia="Arial" w:cs="Arial"/>
                <w:color w:val="000000"/>
                <w:sz w:val="20"/>
              </w:rPr>
              <w:t xml:space="preserve">FRS-CH-REG-MDR-007-006 </w:t>
            </w:r>
          </w:p>
          <w:p w14:paraId="2D6C1AC6" w14:textId="77777777" w:rsidR="004613D1" w:rsidRDefault="00B42D70">
            <w:pPr>
              <w:pBdr>
                <w:top w:val="nil"/>
                <w:left w:val="nil"/>
                <w:bottom w:val="nil"/>
                <w:right w:val="nil"/>
              </w:pBdr>
            </w:pPr>
            <w:r>
              <w:rPr>
                <w:rFonts w:eastAsia="Arial" w:cs="Arial"/>
                <w:color w:val="000000"/>
                <w:sz w:val="20"/>
              </w:rPr>
              <w:lastRenderedPageBreak/>
              <w:t> </w:t>
            </w:r>
          </w:p>
          <w:p w14:paraId="2D6C1AC7" w14:textId="77777777" w:rsidR="004613D1" w:rsidRDefault="00B42D70">
            <w:pPr>
              <w:pBdr>
                <w:top w:val="nil"/>
                <w:left w:val="nil"/>
                <w:bottom w:val="nil"/>
                <w:right w:val="nil"/>
              </w:pBdr>
            </w:pPr>
            <w:r>
              <w:rPr>
                <w:rFonts w:eastAsia="Arial" w:cs="Arial"/>
                <w:color w:val="000000"/>
                <w:sz w:val="20"/>
              </w:rPr>
              <w:t>DS-CH-CS-REQCLASS-016 added</w:t>
            </w:r>
            <w:r>
              <w:rPr>
                <w:rFonts w:eastAsia="Arial" w:cs="Arial"/>
                <w:color w:val="000000"/>
              </w:rPr>
              <w:t xml:space="preserve"> </w:t>
            </w:r>
            <w:r>
              <w:rPr>
                <w:rFonts w:eastAsia="Arial" w:cs="Arial"/>
                <w:color w:val="000000"/>
                <w:sz w:val="20"/>
              </w:rPr>
              <w:t>FRS-CH-REG-MDR-001-017</w:t>
            </w:r>
          </w:p>
          <w:p w14:paraId="2D6C1AC8" w14:textId="77777777" w:rsidR="004613D1" w:rsidRDefault="00B42D70">
            <w:pPr>
              <w:pBdr>
                <w:top w:val="nil"/>
                <w:left w:val="nil"/>
                <w:bottom w:val="nil"/>
                <w:right w:val="nil"/>
              </w:pBdr>
            </w:pPr>
            <w:r>
              <w:rPr>
                <w:rFonts w:eastAsia="Arial" w:cs="Arial"/>
                <w:color w:val="000000"/>
                <w:sz w:val="20"/>
              </w:rPr>
              <w:t> </w:t>
            </w:r>
          </w:p>
          <w:p w14:paraId="2D6C1AC9" w14:textId="77777777" w:rsidR="004613D1" w:rsidRDefault="00B42D70">
            <w:pPr>
              <w:pBdr>
                <w:top w:val="nil"/>
                <w:left w:val="nil"/>
                <w:bottom w:val="nil"/>
                <w:right w:val="nil"/>
              </w:pBdr>
            </w:pPr>
            <w:r>
              <w:rPr>
                <w:rFonts w:eastAsia="Arial" w:cs="Arial"/>
                <w:color w:val="000000"/>
                <w:sz w:val="20"/>
              </w:rPr>
              <w:t>DS-CH-RS-DETAIL-006 added URS-CH-REP-16.2.8-02</w:t>
            </w:r>
            <w:r>
              <w:rPr>
                <w:rFonts w:eastAsia="Arial" w:cs="Arial"/>
                <w:color w:val="000000"/>
                <w:sz w:val="20"/>
              </w:rPr>
              <w:br/>
              <w:t xml:space="preserve"> </w:t>
            </w:r>
            <w:r>
              <w:rPr>
                <w:rFonts w:eastAsia="Arial" w:cs="Arial"/>
                <w:color w:val="000000"/>
                <w:sz w:val="20"/>
              </w:rPr>
              <w:br/>
              <w:t xml:space="preserve"> DS-CH-CS-DATAFIELD-032 added FRS-CH-REG-MDR-001-006</w:t>
            </w:r>
          </w:p>
          <w:p w14:paraId="2D6C1ACA" w14:textId="77777777" w:rsidR="004613D1" w:rsidRDefault="00B42D70">
            <w:pPr>
              <w:pBdr>
                <w:top w:val="nil"/>
                <w:left w:val="nil"/>
                <w:bottom w:val="nil"/>
                <w:right w:val="nil"/>
              </w:pBdr>
            </w:pPr>
            <w:r>
              <w:rPr>
                <w:rFonts w:eastAsia="Arial" w:cs="Arial"/>
                <w:color w:val="000000"/>
                <w:sz w:val="20"/>
              </w:rPr>
              <w:t> </w:t>
            </w:r>
          </w:p>
          <w:p w14:paraId="2D6C1ACB" w14:textId="77777777" w:rsidR="004613D1" w:rsidRDefault="00B42D70">
            <w:pPr>
              <w:pBdr>
                <w:top w:val="nil"/>
                <w:left w:val="nil"/>
                <w:bottom w:val="nil"/>
                <w:right w:val="nil"/>
              </w:pBdr>
              <w:rPr>
                <w:rFonts w:eastAsia="Arial" w:cs="Arial"/>
                <w:color w:val="000000"/>
                <w:sz w:val="20"/>
                <w:szCs w:val="20"/>
              </w:rPr>
            </w:pPr>
            <w:r>
              <w:rPr>
                <w:rFonts w:eastAsia="Arial" w:cs="Arial"/>
                <w:color w:val="000000"/>
                <w:sz w:val="20"/>
              </w:rPr>
              <w:t xml:space="preserve">New DS-CH-CS-DH-017 added </w:t>
            </w:r>
          </w:p>
          <w:p w14:paraId="2D6C1ACC" w14:textId="77777777" w:rsidR="004613D1" w:rsidRDefault="004613D1">
            <w:pPr>
              <w:pBdr>
                <w:top w:val="nil"/>
                <w:left w:val="nil"/>
                <w:bottom w:val="nil"/>
                <w:right w:val="nil"/>
              </w:pBdr>
            </w:pPr>
          </w:p>
          <w:p w14:paraId="2D6C1ACD" w14:textId="77777777" w:rsidR="004613D1" w:rsidRDefault="00B42D70">
            <w:pPr>
              <w:pBdr>
                <w:top w:val="nil"/>
                <w:left w:val="nil"/>
                <w:bottom w:val="nil"/>
                <w:right w:val="nil"/>
              </w:pBdr>
              <w:rPr>
                <w:rFonts w:eastAsia="Arial" w:cs="Arial"/>
                <w:color w:val="000000"/>
                <w:sz w:val="20"/>
              </w:rPr>
            </w:pPr>
            <w:r>
              <w:rPr>
                <w:rFonts w:eastAsia="Arial" w:cs="Arial"/>
                <w:color w:val="000000"/>
                <w:sz w:val="20"/>
              </w:rPr>
              <w:t>New DS-CH-IS-RPA-001 added</w:t>
            </w:r>
          </w:p>
          <w:p w14:paraId="2D6C1ACE" w14:textId="77777777" w:rsidR="004613D1" w:rsidRDefault="004613D1">
            <w:pPr>
              <w:pBdr>
                <w:top w:val="nil"/>
                <w:left w:val="nil"/>
                <w:bottom w:val="nil"/>
                <w:right w:val="nil"/>
              </w:pBdr>
            </w:pPr>
          </w:p>
        </w:tc>
        <w:tc>
          <w:tcPr>
            <w:tcW w:w="1261" w:type="pct"/>
            <w:tcBorders>
              <w:top w:val="single" w:sz="4" w:space="0" w:color="auto"/>
              <w:left w:val="single" w:sz="4" w:space="0" w:color="auto"/>
              <w:bottom w:val="single" w:sz="4" w:space="0" w:color="auto"/>
              <w:right w:val="single" w:sz="4" w:space="0" w:color="auto"/>
            </w:tcBorders>
          </w:tcPr>
          <w:p w14:paraId="2D6C1ACF" w14:textId="77777777" w:rsidR="004613D1" w:rsidRDefault="00B42D70">
            <w:pPr>
              <w:pBdr>
                <w:top w:val="nil"/>
                <w:left w:val="nil"/>
                <w:bottom w:val="nil"/>
                <w:right w:val="nil"/>
              </w:pBdr>
            </w:pPr>
            <w:r>
              <w:rPr>
                <w:rFonts w:eastAsia="Arial" w:cs="Arial"/>
                <w:color w:val="000000"/>
                <w:sz w:val="20"/>
              </w:rPr>
              <w:lastRenderedPageBreak/>
              <w:t>As per R7.5 SCR</w:t>
            </w:r>
          </w:p>
          <w:p w14:paraId="2D6C1AD0" w14:textId="77777777" w:rsidR="004613D1" w:rsidRDefault="00B42D70">
            <w:pPr>
              <w:pBdr>
                <w:top w:val="nil"/>
                <w:left w:val="nil"/>
                <w:bottom w:val="nil"/>
                <w:right w:val="nil"/>
              </w:pBdr>
            </w:pPr>
            <w:r>
              <w:rPr>
                <w:rFonts w:eastAsia="Arial" w:cs="Arial"/>
                <w:color w:val="000000"/>
                <w:sz w:val="20"/>
              </w:rPr>
              <w:t>SCR-G4.NPSS.CU.0045-0002.0001</w:t>
            </w:r>
          </w:p>
        </w:tc>
      </w:tr>
      <w:tr w:rsidR="004613D1" w14:paraId="2D6C1ADC" w14:textId="77777777" w:rsidTr="004613D1">
        <w:tc>
          <w:tcPr>
            <w:tcW w:w="593" w:type="pct"/>
            <w:gridSpan w:val="2"/>
            <w:tcBorders>
              <w:top w:val="single" w:sz="4" w:space="0" w:color="000000"/>
              <w:left w:val="single" w:sz="4" w:space="0" w:color="000000"/>
              <w:bottom w:val="single" w:sz="4" w:space="0" w:color="000000"/>
              <w:right w:val="single" w:sz="4" w:space="0" w:color="000000"/>
            </w:tcBorders>
          </w:tcPr>
          <w:p w14:paraId="2D6C1AD2" w14:textId="77777777" w:rsidR="004613D1" w:rsidRDefault="00B42D70">
            <w:pPr>
              <w:pBdr>
                <w:top w:val="nil"/>
                <w:left w:val="nil"/>
                <w:bottom w:val="nil"/>
                <w:right w:val="nil"/>
              </w:pBdr>
            </w:pPr>
            <w:r>
              <w:rPr>
                <w:rFonts w:eastAsia="Arial" w:cs="Arial"/>
                <w:color w:val="000000"/>
                <w:sz w:val="20"/>
              </w:rPr>
              <w:t>DS-G4.NPSS.CU.0045-0001.0004</w:t>
            </w:r>
          </w:p>
        </w:tc>
        <w:tc>
          <w:tcPr>
            <w:tcW w:w="1244" w:type="pct"/>
            <w:tcBorders>
              <w:top w:val="single" w:sz="4" w:space="0" w:color="000000"/>
              <w:left w:val="single" w:sz="4" w:space="0" w:color="000000"/>
              <w:bottom w:val="single" w:sz="4" w:space="0" w:color="000000"/>
              <w:right w:val="single" w:sz="4" w:space="0" w:color="000000"/>
            </w:tcBorders>
          </w:tcPr>
          <w:p w14:paraId="2D6C1AD3" w14:textId="77777777" w:rsidR="004613D1" w:rsidRDefault="00B42D70">
            <w:pPr>
              <w:pBdr>
                <w:top w:val="nil"/>
                <w:left w:val="nil"/>
                <w:bottom w:val="nil"/>
                <w:right w:val="nil"/>
              </w:pBdr>
              <w:rPr>
                <w:rFonts w:eastAsia="Arial" w:cs="Arial"/>
                <w:color w:val="000000"/>
                <w:sz w:val="20"/>
              </w:rPr>
            </w:pPr>
            <w:r>
              <w:rPr>
                <w:rFonts w:eastAsia="Arial" w:cs="Arial"/>
                <w:color w:val="000000"/>
                <w:sz w:val="20"/>
              </w:rPr>
              <w:t>Hammad Sultan</w:t>
            </w:r>
          </w:p>
        </w:tc>
        <w:tc>
          <w:tcPr>
            <w:tcW w:w="1902" w:type="pct"/>
            <w:tcBorders>
              <w:top w:val="single" w:sz="4" w:space="0" w:color="000000"/>
              <w:left w:val="single" w:sz="4" w:space="0" w:color="000000"/>
              <w:bottom w:val="single" w:sz="4" w:space="0" w:color="000000"/>
              <w:right w:val="single" w:sz="4" w:space="0" w:color="000000"/>
            </w:tcBorders>
          </w:tcPr>
          <w:p w14:paraId="2D6C1AD4" w14:textId="77777777" w:rsidR="004613D1" w:rsidRDefault="00B42D70">
            <w:pPr>
              <w:pBdr>
                <w:top w:val="nil"/>
                <w:left w:val="nil"/>
                <w:bottom w:val="nil"/>
                <w:right w:val="nil"/>
              </w:pBdr>
            </w:pPr>
            <w:r>
              <w:rPr>
                <w:rFonts w:eastAsia="Arial" w:cs="Arial"/>
                <w:color w:val="000000"/>
                <w:sz w:val="20"/>
              </w:rPr>
              <w:t>Below Appendix have been updated:</w:t>
            </w:r>
            <w:r>
              <w:rPr>
                <w:rFonts w:eastAsia="Arial" w:cs="Arial"/>
                <w:color w:val="000000"/>
                <w:sz w:val="20"/>
              </w:rPr>
              <w:br/>
            </w:r>
            <w:r>
              <w:rPr>
                <w:rFonts w:eastAsia="Arial" w:cs="Arial"/>
                <w:color w:val="000000"/>
                <w:sz w:val="20"/>
              </w:rPr>
              <w:br/>
              <w:t>QCM TW_Complaint Handling_DesignSpec_Appendix - 2</w:t>
            </w:r>
          </w:p>
          <w:p w14:paraId="2D6C1AD5" w14:textId="77777777" w:rsidR="004613D1" w:rsidRDefault="00B42D70">
            <w:pPr>
              <w:pBdr>
                <w:top w:val="nil"/>
                <w:left w:val="nil"/>
                <w:bottom w:val="nil"/>
                <w:right w:val="nil"/>
              </w:pBdr>
            </w:pPr>
            <w:r>
              <w:rPr>
                <w:rFonts w:eastAsia="Arial" w:cs="Arial"/>
                <w:color w:val="000000"/>
                <w:sz w:val="20"/>
              </w:rPr>
              <w:t>QCM TW_Complaint Handling_DesignSpec_Appendix - 4</w:t>
            </w:r>
          </w:p>
          <w:p w14:paraId="2D6C1AD6" w14:textId="77777777" w:rsidR="004613D1" w:rsidRDefault="00B42D70">
            <w:pPr>
              <w:pBdr>
                <w:top w:val="nil"/>
                <w:left w:val="nil"/>
                <w:bottom w:val="nil"/>
                <w:right w:val="nil"/>
              </w:pBdr>
            </w:pPr>
            <w:r>
              <w:rPr>
                <w:rFonts w:eastAsia="Arial" w:cs="Arial"/>
                <w:color w:val="000000"/>
                <w:sz w:val="20"/>
              </w:rPr>
              <w:t>QCM TW_Complaint Handling_DesignSpec_Appendix - 7</w:t>
            </w:r>
          </w:p>
          <w:p w14:paraId="2D6C1AD7" w14:textId="77777777" w:rsidR="004613D1" w:rsidRDefault="00B42D70">
            <w:pPr>
              <w:pBdr>
                <w:top w:val="nil"/>
                <w:left w:val="nil"/>
                <w:bottom w:val="nil"/>
                <w:right w:val="nil"/>
              </w:pBdr>
            </w:pPr>
            <w:r>
              <w:rPr>
                <w:rFonts w:eastAsia="Arial" w:cs="Arial"/>
                <w:color w:val="000000"/>
                <w:sz w:val="20"/>
              </w:rPr>
              <w:t>Group_Category_Permissions-Export</w:t>
            </w:r>
          </w:p>
          <w:p w14:paraId="2D6C1AD8" w14:textId="77777777" w:rsidR="004613D1" w:rsidRDefault="00B42D70">
            <w:pPr>
              <w:pBdr>
                <w:top w:val="nil"/>
                <w:left w:val="nil"/>
                <w:bottom w:val="nil"/>
                <w:right w:val="nil"/>
              </w:pBdr>
              <w:rPr>
                <w:rFonts w:eastAsia="Arial" w:cs="Arial"/>
                <w:color w:val="000000"/>
                <w:sz w:val="20"/>
                <w:szCs w:val="20"/>
              </w:rPr>
            </w:pPr>
            <w:r>
              <w:rPr>
                <w:rFonts w:eastAsia="Arial" w:cs="Arial"/>
                <w:color w:val="000000"/>
                <w:sz w:val="20"/>
              </w:rPr>
              <w:t>QCM TW_CH_DS_Interface_Spec</w:t>
            </w:r>
          </w:p>
        </w:tc>
        <w:tc>
          <w:tcPr>
            <w:tcW w:w="1261" w:type="pct"/>
            <w:tcBorders>
              <w:top w:val="single" w:sz="4" w:space="0" w:color="000000"/>
              <w:left w:val="single" w:sz="4" w:space="0" w:color="000000"/>
              <w:bottom w:val="single" w:sz="4" w:space="0" w:color="000000"/>
              <w:right w:val="single" w:sz="4" w:space="0" w:color="000000"/>
            </w:tcBorders>
          </w:tcPr>
          <w:p w14:paraId="2D6C1AD9" w14:textId="77777777" w:rsidR="004613D1" w:rsidRDefault="00B42D70">
            <w:pPr>
              <w:pBdr>
                <w:top w:val="nil"/>
                <w:left w:val="nil"/>
                <w:bottom w:val="nil"/>
                <w:right w:val="nil"/>
              </w:pBdr>
            </w:pPr>
            <w:r>
              <w:rPr>
                <w:rFonts w:eastAsia="Arial" w:cs="Arial"/>
                <w:color w:val="000000"/>
                <w:sz w:val="21"/>
              </w:rPr>
              <w:t>As per the corrective actions mentioned in IQ exceptions -</w:t>
            </w:r>
            <w:r>
              <w:rPr>
                <w:rFonts w:eastAsia="Arial" w:cs="Arial"/>
                <w:color w:val="000000"/>
                <w:sz w:val="21"/>
              </w:rPr>
              <w:br/>
              <w:t xml:space="preserve"> IQ-G4.NPSS.CU.0045-0015.0001-E-01.01-D-01.01, </w:t>
            </w:r>
            <w:r>
              <w:rPr>
                <w:rFonts w:eastAsia="Arial" w:cs="Arial"/>
                <w:color w:val="000000"/>
                <w:sz w:val="21"/>
              </w:rPr>
              <w:br/>
              <w:t xml:space="preserve"> IQ-G4.NPSS.CU.0045-0015.0001-E-01.01-D-02.01, </w:t>
            </w:r>
            <w:r>
              <w:rPr>
                <w:rFonts w:eastAsia="Arial" w:cs="Arial"/>
                <w:color w:val="000000"/>
                <w:sz w:val="21"/>
              </w:rPr>
              <w:br/>
              <w:t xml:space="preserve"> IQ-G4.NPSS.CU.0045-0015.0001-E-01.01-D-03.01,</w:t>
            </w:r>
            <w:r>
              <w:rPr>
                <w:rFonts w:eastAsia="Arial" w:cs="Arial"/>
                <w:color w:val="000000"/>
                <w:sz w:val="21"/>
              </w:rPr>
              <w:br/>
              <w:t xml:space="preserve"> IQ-G4.NPSS.CU.0045-0015.0001-E-01.01-D-04.01,</w:t>
            </w:r>
            <w:r>
              <w:rPr>
                <w:rFonts w:eastAsia="Arial" w:cs="Arial"/>
                <w:color w:val="000000"/>
                <w:sz w:val="21"/>
              </w:rPr>
              <w:br/>
              <w:t xml:space="preserve"> IQ-G4.NPSS.CU.0045-0015.0001-E-01.01-D-05.01,</w:t>
            </w:r>
            <w:r>
              <w:rPr>
                <w:rFonts w:eastAsia="Arial" w:cs="Arial"/>
                <w:color w:val="000000"/>
                <w:sz w:val="21"/>
              </w:rPr>
              <w:br/>
              <w:t xml:space="preserve"> IQ-G4.NPSS.CU.0045-0015.0001-E-01.01-D-06.01,</w:t>
            </w:r>
            <w:r>
              <w:rPr>
                <w:rFonts w:eastAsia="Arial" w:cs="Arial"/>
                <w:color w:val="000000"/>
                <w:sz w:val="21"/>
              </w:rPr>
              <w:br/>
              <w:t xml:space="preserve"> IQ-G4.NPSS.CU.0045-0017.0001-E-01.01-D-01.01</w:t>
            </w:r>
          </w:p>
          <w:p w14:paraId="2D6C1ADA" w14:textId="77777777" w:rsidR="004613D1" w:rsidRDefault="00B42D70">
            <w:pPr>
              <w:pBdr>
                <w:top w:val="nil"/>
                <w:left w:val="nil"/>
                <w:bottom w:val="nil"/>
                <w:right w:val="nil"/>
              </w:pBdr>
            </w:pPr>
            <w:r>
              <w:rPr>
                <w:rFonts w:eastAsia="Arial" w:cs="Arial"/>
                <w:color w:val="000000"/>
                <w:sz w:val="21"/>
              </w:rPr>
              <w:t> </w:t>
            </w:r>
          </w:p>
          <w:p w14:paraId="2D6C1ADB" w14:textId="77777777" w:rsidR="004613D1" w:rsidRDefault="004613D1">
            <w:pPr>
              <w:pBdr>
                <w:top w:val="nil"/>
                <w:left w:val="nil"/>
                <w:bottom w:val="nil"/>
                <w:right w:val="nil"/>
              </w:pBdr>
              <w:rPr>
                <w:rFonts w:eastAsia="Arial" w:cs="Arial"/>
                <w:color w:val="000000"/>
                <w:sz w:val="20"/>
              </w:rPr>
            </w:pPr>
          </w:p>
        </w:tc>
      </w:tr>
      <w:tr w:rsidR="004613D1" w14:paraId="2D6C1AF7" w14:textId="77777777" w:rsidTr="004613D1">
        <w:tc>
          <w:tcPr>
            <w:tcW w:w="593" w:type="pct"/>
            <w:gridSpan w:val="2"/>
            <w:tcBorders>
              <w:top w:val="single" w:sz="4" w:space="0" w:color="000000"/>
              <w:left w:val="single" w:sz="4" w:space="0" w:color="000000"/>
              <w:bottom w:val="single" w:sz="4" w:space="0" w:color="000000"/>
              <w:right w:val="single" w:sz="4" w:space="0" w:color="000000"/>
            </w:tcBorders>
          </w:tcPr>
          <w:p w14:paraId="2D6C1ADD" w14:textId="77777777" w:rsidR="004613D1" w:rsidRDefault="00B42D70">
            <w:pPr>
              <w:pBdr>
                <w:top w:val="nil"/>
                <w:left w:val="nil"/>
                <w:bottom w:val="nil"/>
                <w:right w:val="nil"/>
              </w:pBdr>
            </w:pPr>
            <w:r>
              <w:rPr>
                <w:rFonts w:eastAsia="Arial" w:cs="Arial"/>
                <w:color w:val="000000"/>
                <w:sz w:val="20"/>
              </w:rPr>
              <w:t>DS-G4.NPSS.CU.0045-0001.0005</w:t>
            </w:r>
          </w:p>
        </w:tc>
        <w:tc>
          <w:tcPr>
            <w:tcW w:w="1244" w:type="pct"/>
            <w:tcBorders>
              <w:top w:val="single" w:sz="4" w:space="0" w:color="000000"/>
              <w:left w:val="single" w:sz="4" w:space="0" w:color="000000"/>
              <w:bottom w:val="single" w:sz="4" w:space="0" w:color="000000"/>
              <w:right w:val="single" w:sz="4" w:space="0" w:color="000000"/>
            </w:tcBorders>
          </w:tcPr>
          <w:p w14:paraId="2D6C1ADE" w14:textId="77777777" w:rsidR="004613D1" w:rsidRDefault="00B42D70">
            <w:pPr>
              <w:pBdr>
                <w:top w:val="nil"/>
                <w:left w:val="nil"/>
                <w:bottom w:val="nil"/>
                <w:right w:val="nil"/>
              </w:pBdr>
            </w:pPr>
            <w:r>
              <w:rPr>
                <w:rFonts w:eastAsia="Arial" w:cs="Arial"/>
                <w:color w:val="000000"/>
                <w:sz w:val="20"/>
              </w:rPr>
              <w:t>Nivedita Rajput</w:t>
            </w:r>
          </w:p>
        </w:tc>
        <w:tc>
          <w:tcPr>
            <w:tcW w:w="1902" w:type="pct"/>
            <w:tcBorders>
              <w:top w:val="single" w:sz="4" w:space="0" w:color="000000"/>
              <w:left w:val="single" w:sz="4" w:space="0" w:color="000000"/>
              <w:bottom w:val="single" w:sz="4" w:space="0" w:color="000000"/>
              <w:right w:val="single" w:sz="4" w:space="0" w:color="000000"/>
            </w:tcBorders>
          </w:tcPr>
          <w:p w14:paraId="2D6C1ADF" w14:textId="77777777" w:rsidR="004613D1" w:rsidRDefault="00B42D70">
            <w:pPr>
              <w:pBdr>
                <w:top w:val="nil"/>
                <w:left w:val="nil"/>
                <w:bottom w:val="nil"/>
                <w:right w:val="nil"/>
              </w:pBdr>
            </w:pPr>
            <w:r>
              <w:rPr>
                <w:rFonts w:eastAsia="Arial" w:cs="Arial"/>
                <w:color w:val="000000"/>
                <w:sz w:val="20"/>
              </w:rPr>
              <w:t>New DS</w:t>
            </w:r>
          </w:p>
          <w:p w14:paraId="2D6C1AE0" w14:textId="77777777" w:rsidR="004613D1" w:rsidRDefault="00B42D70">
            <w:pPr>
              <w:pBdr>
                <w:top w:val="nil"/>
                <w:left w:val="nil"/>
                <w:bottom w:val="nil"/>
                <w:right w:val="nil"/>
              </w:pBdr>
            </w:pPr>
            <w:r>
              <w:rPr>
                <w:rFonts w:eastAsia="Arial" w:cs="Arial"/>
                <w:color w:val="000000"/>
                <w:sz w:val="20"/>
              </w:rPr>
              <w:t>DS-CH-IS-WS-073</w:t>
            </w:r>
          </w:p>
          <w:p w14:paraId="2D6C1AE1" w14:textId="77777777" w:rsidR="004613D1" w:rsidRDefault="00B42D70">
            <w:pPr>
              <w:pBdr>
                <w:top w:val="nil"/>
                <w:left w:val="nil"/>
                <w:bottom w:val="nil"/>
                <w:right w:val="nil"/>
              </w:pBdr>
            </w:pPr>
            <w:r>
              <w:rPr>
                <w:rFonts w:eastAsia="Arial" w:cs="Arial"/>
                <w:color w:val="000000"/>
                <w:sz w:val="20"/>
              </w:rPr>
              <w:t>DS-CH-IS-WS-074</w:t>
            </w:r>
          </w:p>
          <w:p w14:paraId="2D6C1AE2" w14:textId="77777777" w:rsidR="004613D1" w:rsidRDefault="00B42D70">
            <w:pPr>
              <w:pBdr>
                <w:top w:val="nil"/>
                <w:left w:val="nil"/>
                <w:bottom w:val="nil"/>
                <w:right w:val="nil"/>
              </w:pBdr>
            </w:pPr>
            <w:r>
              <w:rPr>
                <w:rFonts w:eastAsia="Arial" w:cs="Arial"/>
                <w:color w:val="000000"/>
                <w:sz w:val="20"/>
              </w:rPr>
              <w:t>DS-CH-IS-WS-075</w:t>
            </w:r>
          </w:p>
          <w:p w14:paraId="2D6C1AE3" w14:textId="77777777" w:rsidR="004613D1" w:rsidRDefault="00B42D70">
            <w:pPr>
              <w:pBdr>
                <w:top w:val="nil"/>
                <w:left w:val="nil"/>
                <w:bottom w:val="nil"/>
                <w:right w:val="nil"/>
              </w:pBdr>
            </w:pPr>
            <w:r>
              <w:rPr>
                <w:rFonts w:eastAsia="Arial" w:cs="Arial"/>
                <w:color w:val="000000"/>
                <w:sz w:val="20"/>
              </w:rPr>
              <w:lastRenderedPageBreak/>
              <w:t>DS-CH-IS-WS-076</w:t>
            </w:r>
          </w:p>
          <w:p w14:paraId="2D6C1AE4" w14:textId="77777777" w:rsidR="004613D1" w:rsidRDefault="00B42D70">
            <w:pPr>
              <w:pBdr>
                <w:top w:val="nil"/>
                <w:left w:val="nil"/>
                <w:bottom w:val="nil"/>
                <w:right w:val="nil"/>
              </w:pBdr>
            </w:pPr>
            <w:r>
              <w:rPr>
                <w:rFonts w:eastAsia="Arial" w:cs="Arial"/>
                <w:color w:val="000000"/>
                <w:sz w:val="20"/>
              </w:rPr>
              <w:t>DS-CH-IS-WS-077</w:t>
            </w:r>
          </w:p>
          <w:p w14:paraId="2D6C1AE5" w14:textId="77777777" w:rsidR="004613D1" w:rsidRDefault="00B42D70">
            <w:pPr>
              <w:pBdr>
                <w:top w:val="nil"/>
                <w:left w:val="nil"/>
                <w:bottom w:val="nil"/>
                <w:right w:val="nil"/>
              </w:pBdr>
            </w:pPr>
            <w:r>
              <w:rPr>
                <w:rFonts w:eastAsia="Arial" w:cs="Arial"/>
                <w:color w:val="000000"/>
                <w:sz w:val="20"/>
              </w:rPr>
              <w:t>DS-CH-IS-WS-078</w:t>
            </w:r>
          </w:p>
          <w:p w14:paraId="2D6C1AE6" w14:textId="77777777" w:rsidR="004613D1" w:rsidRDefault="00B42D70">
            <w:pPr>
              <w:pBdr>
                <w:top w:val="nil"/>
                <w:left w:val="nil"/>
                <w:bottom w:val="nil"/>
                <w:right w:val="nil"/>
              </w:pBdr>
            </w:pPr>
            <w:r>
              <w:rPr>
                <w:rFonts w:eastAsia="Arial" w:cs="Arial"/>
                <w:color w:val="000000"/>
                <w:sz w:val="20"/>
              </w:rPr>
              <w:t>DS-CH-IS-WS-079</w:t>
            </w:r>
          </w:p>
          <w:p w14:paraId="2D6C1AE7" w14:textId="77777777" w:rsidR="004613D1" w:rsidRDefault="00B42D70">
            <w:pPr>
              <w:pBdr>
                <w:top w:val="nil"/>
                <w:left w:val="nil"/>
                <w:bottom w:val="nil"/>
                <w:right w:val="nil"/>
              </w:pBdr>
            </w:pPr>
            <w:r>
              <w:rPr>
                <w:rFonts w:eastAsia="Arial" w:cs="Arial"/>
                <w:color w:val="000000"/>
                <w:sz w:val="20"/>
              </w:rPr>
              <w:t>DS-CH-IS-WS-080</w:t>
            </w:r>
          </w:p>
          <w:p w14:paraId="2D6C1AE8" w14:textId="77777777" w:rsidR="004613D1" w:rsidRDefault="00B42D70">
            <w:pPr>
              <w:pBdr>
                <w:top w:val="nil"/>
                <w:left w:val="nil"/>
                <w:bottom w:val="nil"/>
                <w:right w:val="nil"/>
              </w:pBdr>
            </w:pPr>
            <w:r>
              <w:rPr>
                <w:rFonts w:eastAsia="Arial" w:cs="Arial"/>
                <w:color w:val="000000"/>
                <w:sz w:val="20"/>
              </w:rPr>
              <w:t>DS-CH-IS-WS-081</w:t>
            </w:r>
          </w:p>
          <w:p w14:paraId="2D6C1AE9" w14:textId="77777777" w:rsidR="004613D1" w:rsidRDefault="00B42D70">
            <w:pPr>
              <w:pBdr>
                <w:top w:val="nil"/>
                <w:left w:val="nil"/>
                <w:bottom w:val="nil"/>
                <w:right w:val="nil"/>
              </w:pBdr>
            </w:pPr>
            <w:r>
              <w:rPr>
                <w:rFonts w:eastAsia="Arial" w:cs="Arial"/>
                <w:color w:val="000000"/>
                <w:sz w:val="20"/>
              </w:rPr>
              <w:t>DS- CH-RS-DETAIL-062</w:t>
            </w:r>
          </w:p>
          <w:p w14:paraId="2D6C1AEA" w14:textId="77777777" w:rsidR="004613D1" w:rsidRDefault="00B42D70">
            <w:pPr>
              <w:pBdr>
                <w:top w:val="nil"/>
                <w:left w:val="nil"/>
                <w:bottom w:val="nil"/>
                <w:right w:val="nil"/>
              </w:pBdr>
            </w:pPr>
            <w:r>
              <w:rPr>
                <w:rFonts w:eastAsia="Arial" w:cs="Arial"/>
                <w:color w:val="000000"/>
                <w:sz w:val="20"/>
              </w:rPr>
              <w:t> </w:t>
            </w:r>
          </w:p>
          <w:p w14:paraId="2D6C1AEB" w14:textId="77777777" w:rsidR="004613D1" w:rsidRDefault="00B42D70">
            <w:pPr>
              <w:pBdr>
                <w:top w:val="nil"/>
                <w:left w:val="nil"/>
                <w:bottom w:val="nil"/>
                <w:right w:val="nil"/>
              </w:pBdr>
            </w:pPr>
            <w:r>
              <w:rPr>
                <w:rFonts w:eastAsia="Arial" w:cs="Arial"/>
                <w:color w:val="000000"/>
                <w:sz w:val="20"/>
              </w:rPr>
              <w:t xml:space="preserve">Updated Appendix – </w:t>
            </w:r>
          </w:p>
          <w:p w14:paraId="2D6C1AEC" w14:textId="77777777" w:rsidR="004613D1" w:rsidRDefault="00B42D70">
            <w:pPr>
              <w:pBdr>
                <w:top w:val="nil"/>
                <w:left w:val="nil"/>
                <w:bottom w:val="nil"/>
                <w:right w:val="nil"/>
              </w:pBdr>
            </w:pPr>
            <w:r>
              <w:rPr>
                <w:rFonts w:eastAsia="Arial" w:cs="Arial"/>
                <w:color w:val="000000"/>
                <w:sz w:val="20"/>
              </w:rPr>
              <w:t>QCM TW_Complaint Handling_DesignSpec_Appendix - 1</w:t>
            </w:r>
          </w:p>
          <w:p w14:paraId="2D6C1AED" w14:textId="77777777" w:rsidR="004613D1" w:rsidRDefault="00B42D70">
            <w:pPr>
              <w:pBdr>
                <w:top w:val="nil"/>
                <w:left w:val="nil"/>
                <w:bottom w:val="nil"/>
                <w:right w:val="nil"/>
              </w:pBdr>
            </w:pPr>
            <w:r>
              <w:rPr>
                <w:rFonts w:eastAsia="Arial" w:cs="Arial"/>
                <w:color w:val="000000"/>
                <w:sz w:val="20"/>
              </w:rPr>
              <w:t>QCM TW_Complaint Handling_DesignSpec_Appendix – 2</w:t>
            </w:r>
          </w:p>
          <w:p w14:paraId="2D6C1AEE" w14:textId="77777777" w:rsidR="004613D1" w:rsidRDefault="00B42D70">
            <w:pPr>
              <w:pBdr>
                <w:top w:val="nil"/>
                <w:left w:val="nil"/>
                <w:bottom w:val="nil"/>
                <w:right w:val="nil"/>
              </w:pBdr>
            </w:pPr>
            <w:r>
              <w:rPr>
                <w:rFonts w:eastAsia="Arial" w:cs="Arial"/>
                <w:color w:val="000000"/>
                <w:sz w:val="20"/>
              </w:rPr>
              <w:t>QCM TW_Complaint Handling_DesignSpec_Appendix – 5</w:t>
            </w:r>
          </w:p>
          <w:p w14:paraId="2D6C1AEF" w14:textId="77777777" w:rsidR="004613D1" w:rsidRDefault="00B42D70">
            <w:pPr>
              <w:pBdr>
                <w:top w:val="nil"/>
                <w:left w:val="nil"/>
                <w:bottom w:val="nil"/>
                <w:right w:val="nil"/>
              </w:pBdr>
            </w:pPr>
            <w:r>
              <w:rPr>
                <w:rFonts w:eastAsia="Arial" w:cs="Arial"/>
                <w:color w:val="000000"/>
                <w:sz w:val="20"/>
              </w:rPr>
              <w:t>QCM TW_Complaint Handling_DesignSpec_Appendix - 6</w:t>
            </w:r>
          </w:p>
          <w:p w14:paraId="2D6C1AF0" w14:textId="77777777" w:rsidR="004613D1" w:rsidRDefault="00B42D70">
            <w:pPr>
              <w:pBdr>
                <w:top w:val="nil"/>
                <w:left w:val="nil"/>
                <w:bottom w:val="nil"/>
                <w:right w:val="nil"/>
              </w:pBdr>
            </w:pPr>
            <w:r>
              <w:rPr>
                <w:rFonts w:eastAsia="Arial" w:cs="Arial"/>
                <w:color w:val="000000"/>
                <w:sz w:val="20"/>
              </w:rPr>
              <w:t>QCM TW_Complaint Handling_DesignSpec_Appendix - 7</w:t>
            </w:r>
          </w:p>
          <w:p w14:paraId="2D6C1AF1" w14:textId="77777777" w:rsidR="004613D1" w:rsidRDefault="00B42D70">
            <w:pPr>
              <w:pBdr>
                <w:top w:val="nil"/>
                <w:left w:val="nil"/>
                <w:bottom w:val="nil"/>
                <w:right w:val="nil"/>
              </w:pBdr>
            </w:pPr>
            <w:r>
              <w:rPr>
                <w:rFonts w:eastAsia="Arial" w:cs="Arial"/>
                <w:color w:val="000000"/>
                <w:sz w:val="20"/>
              </w:rPr>
              <w:t>Group_Category_Permissions-Export</w:t>
            </w:r>
          </w:p>
          <w:p w14:paraId="2D6C1AF2" w14:textId="77777777" w:rsidR="004613D1" w:rsidRDefault="00B42D70">
            <w:pPr>
              <w:pBdr>
                <w:top w:val="nil"/>
                <w:left w:val="nil"/>
                <w:bottom w:val="nil"/>
                <w:right w:val="nil"/>
              </w:pBdr>
            </w:pPr>
            <w:r>
              <w:rPr>
                <w:rFonts w:eastAsia="Arial" w:cs="Arial"/>
                <w:color w:val="000000"/>
                <w:sz w:val="20"/>
              </w:rPr>
              <w:t>QCM TW_Complaint_Handling_DesignSpec_Reports_Spec</w:t>
            </w:r>
          </w:p>
          <w:p w14:paraId="2D6C1AF3" w14:textId="77777777" w:rsidR="004613D1" w:rsidRDefault="00B42D70">
            <w:pPr>
              <w:pBdr>
                <w:top w:val="nil"/>
                <w:left w:val="nil"/>
                <w:bottom w:val="nil"/>
                <w:right w:val="nil"/>
              </w:pBdr>
            </w:pPr>
            <w:r>
              <w:rPr>
                <w:rFonts w:eastAsia="Arial" w:cs="Arial"/>
                <w:color w:val="000000"/>
                <w:sz w:val="20"/>
              </w:rPr>
              <w:t>OWS_Input_Params_Export</w:t>
            </w:r>
          </w:p>
          <w:p w14:paraId="2D6C1AF4" w14:textId="77777777" w:rsidR="004613D1" w:rsidRDefault="00B42D70">
            <w:pPr>
              <w:pBdr>
                <w:top w:val="nil"/>
                <w:left w:val="nil"/>
                <w:bottom w:val="nil"/>
                <w:right w:val="nil"/>
              </w:pBdr>
            </w:pPr>
            <w:r>
              <w:rPr>
                <w:rFonts w:eastAsia="Arial" w:cs="Arial"/>
                <w:color w:val="000000"/>
                <w:sz w:val="20"/>
              </w:rPr>
              <w:t>QCM TW_CH_DS_Interface_Spec</w:t>
            </w:r>
          </w:p>
        </w:tc>
        <w:tc>
          <w:tcPr>
            <w:tcW w:w="1261" w:type="pct"/>
            <w:tcBorders>
              <w:top w:val="single" w:sz="4" w:space="0" w:color="000000"/>
              <w:left w:val="single" w:sz="4" w:space="0" w:color="000000"/>
              <w:bottom w:val="single" w:sz="4" w:space="0" w:color="000000"/>
              <w:right w:val="single" w:sz="4" w:space="0" w:color="000000"/>
            </w:tcBorders>
          </w:tcPr>
          <w:p w14:paraId="2D6C1AF5" w14:textId="77777777" w:rsidR="004613D1" w:rsidRDefault="00B42D70">
            <w:pPr>
              <w:pBdr>
                <w:top w:val="nil"/>
                <w:left w:val="nil"/>
                <w:bottom w:val="nil"/>
                <w:right w:val="nil"/>
              </w:pBdr>
              <w:rPr>
                <w:rFonts w:eastAsia="Arial" w:cs="Arial"/>
                <w:color w:val="000000"/>
                <w:sz w:val="20"/>
                <w:szCs w:val="20"/>
              </w:rPr>
            </w:pPr>
            <w:r>
              <w:rPr>
                <w:rFonts w:eastAsia="Arial" w:cs="Arial"/>
                <w:color w:val="000000"/>
                <w:sz w:val="20"/>
              </w:rPr>
              <w:lastRenderedPageBreak/>
              <w:t>As per R7.6 SCR</w:t>
            </w:r>
          </w:p>
          <w:p w14:paraId="2D6C1AF6" w14:textId="77777777" w:rsidR="004613D1" w:rsidRDefault="00B42D70">
            <w:pPr>
              <w:pBdr>
                <w:top w:val="nil"/>
                <w:left w:val="nil"/>
                <w:bottom w:val="nil"/>
                <w:right w:val="nil"/>
              </w:pBdr>
            </w:pPr>
            <w:r>
              <w:rPr>
                <w:rFonts w:eastAsia="Arial" w:cs="Arial"/>
                <w:color w:val="000000"/>
                <w:sz w:val="20"/>
              </w:rPr>
              <w:t>SCR-G4.NPSS.CU.0045-0003.0002</w:t>
            </w:r>
          </w:p>
        </w:tc>
      </w:tr>
      <w:tr w:rsidR="004613D1" w14:paraId="2D6C1AFE" w14:textId="77777777" w:rsidTr="004613D1">
        <w:tc>
          <w:tcPr>
            <w:tcW w:w="593" w:type="pct"/>
            <w:gridSpan w:val="2"/>
            <w:tcBorders>
              <w:top w:val="single" w:sz="4" w:space="0" w:color="000000"/>
              <w:left w:val="single" w:sz="4" w:space="0" w:color="000000"/>
              <w:bottom w:val="single" w:sz="4" w:space="0" w:color="000000"/>
              <w:right w:val="single" w:sz="4" w:space="0" w:color="000000"/>
            </w:tcBorders>
          </w:tcPr>
          <w:p w14:paraId="2D6C1AF8" w14:textId="77777777" w:rsidR="004613D1" w:rsidRDefault="00B42D70">
            <w:pPr>
              <w:pBdr>
                <w:top w:val="nil"/>
                <w:left w:val="nil"/>
                <w:bottom w:val="nil"/>
                <w:right w:val="nil"/>
              </w:pBdr>
            </w:pPr>
            <w:r>
              <w:rPr>
                <w:rFonts w:eastAsia="Arial" w:cs="Arial"/>
                <w:color w:val="000000"/>
                <w:sz w:val="20"/>
              </w:rPr>
              <w:t>DS-G4.NPSS.CU.0045-0001.0006</w:t>
            </w:r>
          </w:p>
        </w:tc>
        <w:tc>
          <w:tcPr>
            <w:tcW w:w="1244" w:type="pct"/>
            <w:tcBorders>
              <w:top w:val="single" w:sz="4" w:space="0" w:color="000000"/>
              <w:left w:val="single" w:sz="4" w:space="0" w:color="000000"/>
              <w:bottom w:val="single" w:sz="4" w:space="0" w:color="000000"/>
              <w:right w:val="single" w:sz="4" w:space="0" w:color="000000"/>
            </w:tcBorders>
          </w:tcPr>
          <w:p w14:paraId="2D6C1AF9" w14:textId="77777777" w:rsidR="004613D1" w:rsidRDefault="00B42D70">
            <w:pPr>
              <w:pBdr>
                <w:top w:val="nil"/>
                <w:left w:val="nil"/>
                <w:bottom w:val="nil"/>
                <w:right w:val="nil"/>
              </w:pBdr>
            </w:pPr>
            <w:r>
              <w:rPr>
                <w:rFonts w:eastAsia="Arial" w:cs="Arial"/>
                <w:color w:val="000000"/>
                <w:sz w:val="20"/>
              </w:rPr>
              <w:t>Nivedita Rajput</w:t>
            </w:r>
          </w:p>
          <w:p w14:paraId="2D6C1AFA" w14:textId="77777777" w:rsidR="004613D1" w:rsidRDefault="004613D1">
            <w:pPr>
              <w:pBdr>
                <w:top w:val="nil"/>
                <w:left w:val="nil"/>
                <w:bottom w:val="nil"/>
                <w:right w:val="nil"/>
              </w:pBdr>
              <w:rPr>
                <w:rFonts w:eastAsia="Arial" w:cs="Arial"/>
                <w:color w:val="000000"/>
                <w:sz w:val="20"/>
              </w:rPr>
            </w:pPr>
          </w:p>
        </w:tc>
        <w:tc>
          <w:tcPr>
            <w:tcW w:w="1902" w:type="pct"/>
            <w:tcBorders>
              <w:top w:val="single" w:sz="4" w:space="0" w:color="000000"/>
              <w:left w:val="single" w:sz="4" w:space="0" w:color="000000"/>
              <w:bottom w:val="single" w:sz="4" w:space="0" w:color="000000"/>
              <w:right w:val="single" w:sz="4" w:space="0" w:color="000000"/>
            </w:tcBorders>
          </w:tcPr>
          <w:p w14:paraId="2D6C1AFB" w14:textId="77777777" w:rsidR="004613D1" w:rsidRDefault="00B42D70">
            <w:pPr>
              <w:pBdr>
                <w:top w:val="nil"/>
                <w:left w:val="nil"/>
                <w:bottom w:val="nil"/>
                <w:right w:val="nil"/>
              </w:pBdr>
            </w:pPr>
            <w:r>
              <w:rPr>
                <w:rFonts w:eastAsia="Arial" w:cs="Arial"/>
                <w:color w:val="000000"/>
                <w:sz w:val="20"/>
              </w:rPr>
              <w:t>DS-CH-IS-WS-075 – Separated the FRS requirements with a comma (,)</w:t>
            </w:r>
          </w:p>
          <w:p w14:paraId="2D6C1AFC" w14:textId="77777777" w:rsidR="004613D1" w:rsidRDefault="004613D1">
            <w:pPr>
              <w:pBdr>
                <w:top w:val="nil"/>
                <w:left w:val="nil"/>
                <w:bottom w:val="nil"/>
                <w:right w:val="nil"/>
              </w:pBdr>
              <w:rPr>
                <w:rFonts w:eastAsia="Arial" w:cs="Arial"/>
                <w:color w:val="000000"/>
                <w:sz w:val="20"/>
              </w:rPr>
            </w:pPr>
          </w:p>
        </w:tc>
        <w:tc>
          <w:tcPr>
            <w:tcW w:w="1261" w:type="pct"/>
            <w:tcBorders>
              <w:top w:val="single" w:sz="4" w:space="0" w:color="000000"/>
              <w:left w:val="single" w:sz="4" w:space="0" w:color="000000"/>
              <w:bottom w:val="single" w:sz="4" w:space="0" w:color="000000"/>
              <w:right w:val="single" w:sz="4" w:space="0" w:color="000000"/>
            </w:tcBorders>
          </w:tcPr>
          <w:p w14:paraId="2D6C1AFD" w14:textId="77777777" w:rsidR="004613D1" w:rsidRDefault="00B42D70">
            <w:pPr>
              <w:pBdr>
                <w:top w:val="nil"/>
                <w:left w:val="nil"/>
                <w:bottom w:val="nil"/>
                <w:right w:val="nil"/>
              </w:pBdr>
              <w:rPr>
                <w:rFonts w:eastAsia="Arial" w:cs="Arial"/>
                <w:color w:val="000000"/>
                <w:sz w:val="20"/>
              </w:rPr>
            </w:pPr>
            <w:r>
              <w:t>Revised to fix the RTM gap as per the rational</w:t>
            </w:r>
            <w:r>
              <w:rPr>
                <w:rFonts w:eastAsia="Arial" w:cs="Arial"/>
                <w:color w:val="000000"/>
                <w:sz w:val="20"/>
              </w:rPr>
              <w:t xml:space="preserve"> </w:t>
            </w:r>
            <w:r>
              <w:t>TSR-G4.NPSS.CU.0045-0004.0001</w:t>
            </w:r>
          </w:p>
        </w:tc>
      </w:tr>
      <w:tr w:rsidR="004613D1" w14:paraId="2D6C1B05" w14:textId="77777777" w:rsidTr="004613D1">
        <w:tc>
          <w:tcPr>
            <w:tcW w:w="593" w:type="pct"/>
            <w:gridSpan w:val="2"/>
            <w:tcBorders>
              <w:top w:val="single" w:sz="4" w:space="0" w:color="000000"/>
              <w:left w:val="single" w:sz="4" w:space="0" w:color="000000"/>
              <w:bottom w:val="single" w:sz="4" w:space="0" w:color="000000"/>
              <w:right w:val="single" w:sz="4" w:space="0" w:color="000000"/>
            </w:tcBorders>
          </w:tcPr>
          <w:p w14:paraId="2D6C1AFF" w14:textId="77777777" w:rsidR="004613D1" w:rsidRDefault="00B42D70">
            <w:pPr>
              <w:pBdr>
                <w:top w:val="nil"/>
                <w:left w:val="nil"/>
                <w:bottom w:val="nil"/>
                <w:right w:val="nil"/>
              </w:pBdr>
            </w:pPr>
            <w:r>
              <w:rPr>
                <w:rFonts w:eastAsia="Arial" w:cs="Arial"/>
                <w:color w:val="000000"/>
                <w:sz w:val="20"/>
              </w:rPr>
              <w:t>DS-G4.NPSS.CU.0045-0001.0007</w:t>
            </w:r>
          </w:p>
        </w:tc>
        <w:tc>
          <w:tcPr>
            <w:tcW w:w="1244" w:type="pct"/>
            <w:tcBorders>
              <w:top w:val="single" w:sz="4" w:space="0" w:color="000000"/>
              <w:left w:val="single" w:sz="4" w:space="0" w:color="000000"/>
              <w:bottom w:val="single" w:sz="4" w:space="0" w:color="000000"/>
              <w:right w:val="single" w:sz="4" w:space="0" w:color="000000"/>
            </w:tcBorders>
          </w:tcPr>
          <w:p w14:paraId="2D6C1B00" w14:textId="77777777" w:rsidR="004613D1" w:rsidRDefault="00B42D70">
            <w:pPr>
              <w:pBdr>
                <w:top w:val="nil"/>
                <w:left w:val="nil"/>
                <w:bottom w:val="nil"/>
                <w:right w:val="nil"/>
              </w:pBdr>
            </w:pPr>
            <w:r>
              <w:rPr>
                <w:rFonts w:eastAsia="Arial" w:cs="Arial"/>
                <w:color w:val="000000"/>
                <w:sz w:val="20"/>
              </w:rPr>
              <w:t>Jatin Gulati</w:t>
            </w:r>
          </w:p>
        </w:tc>
        <w:tc>
          <w:tcPr>
            <w:tcW w:w="1902" w:type="pct"/>
            <w:tcBorders>
              <w:top w:val="single" w:sz="4" w:space="0" w:color="000000"/>
              <w:left w:val="single" w:sz="4" w:space="0" w:color="000000"/>
              <w:bottom w:val="single" w:sz="4" w:space="0" w:color="000000"/>
              <w:right w:val="single" w:sz="4" w:space="0" w:color="000000"/>
            </w:tcBorders>
          </w:tcPr>
          <w:p w14:paraId="2D6C1B01" w14:textId="77777777" w:rsidR="004613D1" w:rsidRDefault="00B42D70">
            <w:pPr>
              <w:pBdr>
                <w:top w:val="nil"/>
                <w:left w:val="nil"/>
                <w:bottom w:val="nil"/>
                <w:right w:val="nil"/>
              </w:pBdr>
            </w:pPr>
            <w:r>
              <w:rPr>
                <w:rFonts w:eastAsia="Arial" w:cs="Arial"/>
                <w:color w:val="000000"/>
                <w:sz w:val="20"/>
              </w:rPr>
              <w:t>DS-CH-IS-WS-081 description has been updated</w:t>
            </w:r>
          </w:p>
          <w:p w14:paraId="2D6C1B02" w14:textId="77777777" w:rsidR="004613D1" w:rsidRDefault="00B42D70">
            <w:pPr>
              <w:pBdr>
                <w:top w:val="nil"/>
                <w:left w:val="nil"/>
                <w:bottom w:val="nil"/>
                <w:right w:val="nil"/>
              </w:pBdr>
            </w:pPr>
            <w:r>
              <w:rPr>
                <w:rFonts w:eastAsia="Arial" w:cs="Arial"/>
                <w:color w:val="000000"/>
                <w:sz w:val="20"/>
              </w:rPr>
              <w:t>QCM TW_CH_DS_Interface_Spec appendix Section12 - Updates from Source System</w:t>
            </w:r>
            <w:r>
              <w:rPr>
                <w:rFonts w:eastAsia="Arial" w:cs="Arial"/>
                <w:color w:val="000000"/>
              </w:rPr>
              <w:t xml:space="preserve"> </w:t>
            </w:r>
            <w:r>
              <w:rPr>
                <w:rFonts w:eastAsia="Arial" w:cs="Arial"/>
                <w:color w:val="000000"/>
                <w:sz w:val="20"/>
              </w:rPr>
              <w:t>has been updated for DS-CH-IS-WS-075</w:t>
            </w:r>
            <w:r>
              <w:rPr>
                <w:rFonts w:eastAsia="Arial" w:cs="Arial"/>
                <w:color w:val="000000"/>
              </w:rPr>
              <w:t xml:space="preserve"> </w:t>
            </w:r>
            <w:r>
              <w:rPr>
                <w:rFonts w:eastAsia="Arial" w:cs="Arial"/>
                <w:color w:val="000000"/>
                <w:sz w:val="20"/>
              </w:rPr>
              <w:t>and for DS-CH-IS-WS-077 </w:t>
            </w:r>
          </w:p>
          <w:p w14:paraId="2D6C1B03" w14:textId="77777777" w:rsidR="004613D1" w:rsidRDefault="00B42D70">
            <w:pPr>
              <w:pBdr>
                <w:top w:val="nil"/>
                <w:left w:val="nil"/>
                <w:bottom w:val="nil"/>
                <w:right w:val="nil"/>
              </w:pBdr>
            </w:pPr>
            <w:r>
              <w:rPr>
                <w:rFonts w:eastAsia="Arial" w:cs="Arial"/>
                <w:color w:val="000000"/>
                <w:sz w:val="20"/>
              </w:rPr>
              <w:t> </w:t>
            </w:r>
          </w:p>
        </w:tc>
        <w:tc>
          <w:tcPr>
            <w:tcW w:w="1261" w:type="pct"/>
            <w:tcBorders>
              <w:top w:val="single" w:sz="4" w:space="0" w:color="000000"/>
              <w:left w:val="single" w:sz="4" w:space="0" w:color="000000"/>
              <w:bottom w:val="single" w:sz="4" w:space="0" w:color="000000"/>
              <w:right w:val="single" w:sz="4" w:space="0" w:color="000000"/>
            </w:tcBorders>
          </w:tcPr>
          <w:p w14:paraId="2D6C1B04" w14:textId="77777777" w:rsidR="004613D1" w:rsidRDefault="00B42D70">
            <w:pPr>
              <w:pBdr>
                <w:top w:val="nil"/>
                <w:left w:val="nil"/>
                <w:bottom w:val="nil"/>
                <w:right w:val="nil"/>
              </w:pBdr>
            </w:pPr>
            <w:r>
              <w:rPr>
                <w:rFonts w:eastAsia="Arial" w:cs="Arial"/>
                <w:color w:val="000000"/>
              </w:rPr>
              <w:t>As per P1 fix SCR-G4.NPSS.CU.0045-0005.0001</w:t>
            </w:r>
          </w:p>
        </w:tc>
      </w:tr>
      <w:tr w:rsidR="004613D1" w14:paraId="2D6C1BF7" w14:textId="77777777" w:rsidTr="004613D1">
        <w:tc>
          <w:tcPr>
            <w:tcW w:w="593" w:type="pct"/>
            <w:gridSpan w:val="2"/>
            <w:tcBorders>
              <w:top w:val="single" w:sz="4" w:space="0" w:color="000000"/>
              <w:left w:val="single" w:sz="4" w:space="0" w:color="000000"/>
              <w:bottom w:val="single" w:sz="4" w:space="0" w:color="000000"/>
              <w:right w:val="single" w:sz="4" w:space="0" w:color="000000"/>
            </w:tcBorders>
          </w:tcPr>
          <w:p w14:paraId="2D6C1B06" w14:textId="77777777" w:rsidR="004613D1" w:rsidRDefault="00B42D70">
            <w:pPr>
              <w:pBdr>
                <w:top w:val="nil"/>
                <w:left w:val="nil"/>
                <w:bottom w:val="nil"/>
                <w:right w:val="nil"/>
              </w:pBdr>
            </w:pPr>
            <w:r>
              <w:rPr>
                <w:rFonts w:eastAsia="Arial" w:cs="Arial"/>
                <w:color w:val="000000"/>
                <w:sz w:val="20"/>
              </w:rPr>
              <w:t>DS-G4.NPSS.CU.0045-0001.0008</w:t>
            </w:r>
          </w:p>
        </w:tc>
        <w:tc>
          <w:tcPr>
            <w:tcW w:w="1244" w:type="pct"/>
            <w:tcBorders>
              <w:top w:val="single" w:sz="4" w:space="0" w:color="000000"/>
              <w:left w:val="single" w:sz="4" w:space="0" w:color="000000"/>
              <w:bottom w:val="single" w:sz="4" w:space="0" w:color="000000"/>
              <w:right w:val="single" w:sz="4" w:space="0" w:color="000000"/>
            </w:tcBorders>
          </w:tcPr>
          <w:p w14:paraId="2D6C1B07" w14:textId="77777777" w:rsidR="004613D1" w:rsidRDefault="00B42D70">
            <w:pPr>
              <w:pBdr>
                <w:top w:val="nil"/>
                <w:left w:val="nil"/>
                <w:bottom w:val="nil"/>
                <w:right w:val="nil"/>
              </w:pBdr>
            </w:pPr>
            <w:r>
              <w:rPr>
                <w:rFonts w:eastAsia="Arial" w:cs="Arial"/>
                <w:color w:val="000000"/>
                <w:sz w:val="20"/>
              </w:rPr>
              <w:t>Amit Kumar</w:t>
            </w:r>
          </w:p>
        </w:tc>
        <w:tc>
          <w:tcPr>
            <w:tcW w:w="1902" w:type="pct"/>
            <w:tcBorders>
              <w:top w:val="single" w:sz="4" w:space="0" w:color="000000"/>
              <w:left w:val="single" w:sz="4" w:space="0" w:color="000000"/>
              <w:bottom w:val="single" w:sz="4" w:space="0" w:color="000000"/>
              <w:right w:val="single" w:sz="4" w:space="0" w:color="000000"/>
            </w:tcBorders>
          </w:tcPr>
          <w:p w14:paraId="2D6C1B08" w14:textId="77777777" w:rsidR="004613D1" w:rsidRDefault="00B42D70">
            <w:pPr>
              <w:pBdr>
                <w:top w:val="nil"/>
                <w:left w:val="nil"/>
                <w:bottom w:val="nil"/>
                <w:right w:val="nil"/>
              </w:pBdr>
            </w:pPr>
            <w:r>
              <w:rPr>
                <w:rFonts w:eastAsia="Arial" w:cs="Arial"/>
                <w:color w:val="000000"/>
                <w:sz w:val="20"/>
              </w:rPr>
              <w:t>New DS:</w:t>
            </w:r>
          </w:p>
          <w:p w14:paraId="2D6C1B09" w14:textId="77777777" w:rsidR="004613D1" w:rsidRDefault="00B42D70">
            <w:pPr>
              <w:pBdr>
                <w:top w:val="nil"/>
                <w:left w:val="nil"/>
                <w:bottom w:val="nil"/>
                <w:right w:val="nil"/>
              </w:pBdr>
            </w:pPr>
            <w:r>
              <w:rPr>
                <w:rFonts w:eastAsia="Arial" w:cs="Arial"/>
                <w:color w:val="000000"/>
                <w:sz w:val="20"/>
              </w:rPr>
              <w:t>DS-CH-CS-LOG-008</w:t>
            </w:r>
          </w:p>
          <w:p w14:paraId="2D6C1B0A" w14:textId="77777777" w:rsidR="004613D1" w:rsidRDefault="00B42D70">
            <w:pPr>
              <w:pBdr>
                <w:top w:val="nil"/>
                <w:left w:val="nil"/>
                <w:bottom w:val="nil"/>
                <w:right w:val="nil"/>
              </w:pBdr>
            </w:pPr>
            <w:r>
              <w:rPr>
                <w:rFonts w:eastAsia="Arial" w:cs="Arial"/>
                <w:color w:val="000000"/>
                <w:sz w:val="20"/>
              </w:rPr>
              <w:t>DS-CH-CS-DATAFIELD-058</w:t>
            </w:r>
          </w:p>
          <w:p w14:paraId="2D6C1B0B" w14:textId="77777777" w:rsidR="004613D1" w:rsidRDefault="00B42D70">
            <w:pPr>
              <w:pBdr>
                <w:top w:val="nil"/>
                <w:left w:val="nil"/>
                <w:bottom w:val="nil"/>
                <w:right w:val="nil"/>
              </w:pBdr>
            </w:pPr>
            <w:r>
              <w:rPr>
                <w:rFonts w:eastAsia="Arial" w:cs="Arial"/>
                <w:color w:val="000000"/>
                <w:sz w:val="20"/>
              </w:rPr>
              <w:t>DS-CH-CS-AQ-034</w:t>
            </w:r>
          </w:p>
          <w:p w14:paraId="2D6C1B0C" w14:textId="77777777" w:rsidR="004613D1" w:rsidRDefault="00B42D70">
            <w:pPr>
              <w:pBdr>
                <w:top w:val="nil"/>
                <w:left w:val="nil"/>
                <w:bottom w:val="nil"/>
                <w:right w:val="nil"/>
              </w:pBdr>
            </w:pPr>
            <w:r>
              <w:rPr>
                <w:rFonts w:eastAsia="Arial" w:cs="Arial"/>
                <w:color w:val="000000"/>
                <w:sz w:val="20"/>
              </w:rPr>
              <w:lastRenderedPageBreak/>
              <w:t>DS-CH-IS-WS-082</w:t>
            </w:r>
          </w:p>
          <w:p w14:paraId="2D6C1B0D" w14:textId="77777777" w:rsidR="004613D1" w:rsidRDefault="00B42D70">
            <w:pPr>
              <w:pBdr>
                <w:top w:val="nil"/>
                <w:left w:val="nil"/>
                <w:bottom w:val="nil"/>
                <w:right w:val="nil"/>
              </w:pBdr>
            </w:pPr>
            <w:r>
              <w:rPr>
                <w:rFonts w:eastAsia="Arial" w:cs="Arial"/>
                <w:color w:val="000000"/>
                <w:sz w:val="20"/>
              </w:rPr>
              <w:t>DS-CH-IS-WS-083</w:t>
            </w:r>
          </w:p>
          <w:p w14:paraId="2D6C1B0E" w14:textId="77777777" w:rsidR="004613D1" w:rsidRDefault="00B42D70">
            <w:pPr>
              <w:pBdr>
                <w:top w:val="nil"/>
                <w:left w:val="nil"/>
                <w:bottom w:val="nil"/>
                <w:right w:val="nil"/>
              </w:pBdr>
            </w:pPr>
            <w:r>
              <w:rPr>
                <w:rFonts w:eastAsia="Arial" w:cs="Arial"/>
                <w:color w:val="000000"/>
                <w:sz w:val="20"/>
              </w:rPr>
              <w:t>DS-CH-IS-WS-084</w:t>
            </w:r>
          </w:p>
          <w:p w14:paraId="2D6C1B0F" w14:textId="77777777" w:rsidR="004613D1" w:rsidRDefault="00B42D70">
            <w:pPr>
              <w:pBdr>
                <w:top w:val="nil"/>
                <w:left w:val="nil"/>
                <w:bottom w:val="nil"/>
                <w:right w:val="nil"/>
              </w:pBdr>
            </w:pPr>
            <w:r>
              <w:rPr>
                <w:rFonts w:eastAsia="Arial" w:cs="Arial"/>
                <w:color w:val="000000"/>
                <w:sz w:val="20"/>
              </w:rPr>
              <w:t>DS-CH-IS-WS-085</w:t>
            </w:r>
          </w:p>
          <w:p w14:paraId="2D6C1B10" w14:textId="77777777" w:rsidR="004613D1" w:rsidRDefault="00B42D70">
            <w:pPr>
              <w:pBdr>
                <w:top w:val="nil"/>
                <w:left w:val="nil"/>
                <w:bottom w:val="nil"/>
                <w:right w:val="nil"/>
              </w:pBdr>
            </w:pPr>
            <w:r>
              <w:rPr>
                <w:rFonts w:eastAsia="Arial" w:cs="Arial"/>
                <w:color w:val="000000"/>
                <w:sz w:val="20"/>
              </w:rPr>
              <w:t> </w:t>
            </w:r>
          </w:p>
          <w:p w14:paraId="2D6C1B11" w14:textId="77777777" w:rsidR="004613D1" w:rsidRDefault="00B42D70">
            <w:pPr>
              <w:pBdr>
                <w:top w:val="nil"/>
                <w:left w:val="nil"/>
                <w:bottom w:val="nil"/>
                <w:right w:val="nil"/>
              </w:pBdr>
            </w:pPr>
            <w:r>
              <w:rPr>
                <w:rFonts w:eastAsia="Arial" w:cs="Arial"/>
                <w:color w:val="000000"/>
                <w:sz w:val="20"/>
              </w:rPr>
              <w:t> </w:t>
            </w:r>
          </w:p>
          <w:p w14:paraId="2D6C1B12" w14:textId="77777777" w:rsidR="004613D1" w:rsidRDefault="00B42D70">
            <w:pPr>
              <w:pBdr>
                <w:top w:val="nil"/>
                <w:left w:val="nil"/>
                <w:bottom w:val="nil"/>
                <w:right w:val="nil"/>
              </w:pBdr>
            </w:pPr>
            <w:r>
              <w:rPr>
                <w:rFonts w:eastAsia="Arial" w:cs="Arial"/>
                <w:color w:val="000000"/>
                <w:sz w:val="20"/>
              </w:rPr>
              <w:t>Modified DS:</w:t>
            </w:r>
          </w:p>
          <w:p w14:paraId="2D6C1B13" w14:textId="77777777" w:rsidR="004613D1" w:rsidRDefault="00B42D70">
            <w:pPr>
              <w:pBdr>
                <w:top w:val="nil"/>
                <w:left w:val="nil"/>
                <w:bottom w:val="nil"/>
                <w:right w:val="nil"/>
              </w:pBdr>
            </w:pPr>
            <w:r>
              <w:rPr>
                <w:rFonts w:eastAsia="Arial" w:cs="Arial"/>
                <w:color w:val="000000"/>
                <w:sz w:val="20"/>
              </w:rPr>
              <w:t>DS-CH-CS-DATAFIELD-012 added URS-CH-UI-004</w:t>
            </w:r>
          </w:p>
          <w:p w14:paraId="2D6C1B14" w14:textId="77777777" w:rsidR="004613D1" w:rsidRDefault="00B42D70">
            <w:pPr>
              <w:pBdr>
                <w:top w:val="nil"/>
                <w:left w:val="nil"/>
                <w:bottom w:val="nil"/>
                <w:right w:val="nil"/>
              </w:pBdr>
            </w:pPr>
            <w:r>
              <w:rPr>
                <w:rFonts w:eastAsia="Arial" w:cs="Arial"/>
                <w:color w:val="000000"/>
                <w:sz w:val="20"/>
              </w:rPr>
              <w:t> </w:t>
            </w:r>
          </w:p>
          <w:p w14:paraId="2D6C1B15" w14:textId="77777777" w:rsidR="004613D1" w:rsidRDefault="00B42D70">
            <w:pPr>
              <w:pBdr>
                <w:top w:val="nil"/>
                <w:left w:val="nil"/>
                <w:bottom w:val="nil"/>
                <w:right w:val="nil"/>
              </w:pBdr>
            </w:pPr>
            <w:r>
              <w:rPr>
                <w:rFonts w:eastAsia="Arial" w:cs="Arial"/>
                <w:color w:val="000000"/>
                <w:sz w:val="20"/>
              </w:rPr>
              <w:t>DS-CH-CS-CONFIGF-012 added URS-CH-UI-004,URS-CH-UI-007 removed FRS-CH-UI-004-003</w:t>
            </w:r>
          </w:p>
          <w:p w14:paraId="2D6C1B16" w14:textId="77777777" w:rsidR="004613D1" w:rsidRDefault="00B42D70">
            <w:pPr>
              <w:pBdr>
                <w:top w:val="nil"/>
                <w:left w:val="nil"/>
                <w:bottom w:val="nil"/>
                <w:right w:val="nil"/>
              </w:pBdr>
            </w:pPr>
            <w:r>
              <w:rPr>
                <w:rFonts w:eastAsia="Arial" w:cs="Arial"/>
                <w:color w:val="000000"/>
                <w:sz w:val="20"/>
              </w:rPr>
              <w:t> </w:t>
            </w:r>
          </w:p>
          <w:p w14:paraId="2D6C1B17" w14:textId="77777777" w:rsidR="004613D1" w:rsidRDefault="00B42D70">
            <w:pPr>
              <w:pBdr>
                <w:top w:val="nil"/>
                <w:left w:val="nil"/>
                <w:bottom w:val="nil"/>
                <w:right w:val="nil"/>
              </w:pBdr>
            </w:pPr>
            <w:r>
              <w:rPr>
                <w:rFonts w:eastAsia="Arial" w:cs="Arial"/>
                <w:color w:val="000000"/>
                <w:sz w:val="20"/>
              </w:rPr>
              <w:t>DS-CH-CS-GC-009 added URS-CH-REG-MDR-010 removed FRS-CH-REG-MDR-010-001</w:t>
            </w:r>
          </w:p>
          <w:p w14:paraId="2D6C1B18" w14:textId="77777777" w:rsidR="004613D1" w:rsidRDefault="00B42D70">
            <w:pPr>
              <w:pBdr>
                <w:top w:val="nil"/>
                <w:left w:val="nil"/>
                <w:bottom w:val="nil"/>
                <w:right w:val="nil"/>
              </w:pBdr>
            </w:pPr>
            <w:r>
              <w:rPr>
                <w:rFonts w:eastAsia="Arial" w:cs="Arial"/>
                <w:color w:val="000000"/>
                <w:sz w:val="20"/>
              </w:rPr>
              <w:t> </w:t>
            </w:r>
          </w:p>
          <w:p w14:paraId="2D6C1B19" w14:textId="77777777" w:rsidR="004613D1" w:rsidRDefault="00B42D70">
            <w:pPr>
              <w:pBdr>
                <w:top w:val="nil"/>
                <w:left w:val="nil"/>
                <w:bottom w:val="nil"/>
                <w:right w:val="nil"/>
              </w:pBdr>
            </w:pPr>
            <w:r>
              <w:rPr>
                <w:rFonts w:eastAsia="Arial" w:cs="Arial"/>
                <w:color w:val="000000"/>
                <w:sz w:val="20"/>
              </w:rPr>
              <w:t>DS-CH-CS-GC-030 added URS-CH-SF-CLSE-007,FRS-CH-INT-16.2.8.1-03-03,URS-CH-SF-CLSE-015 removed FRS-CH-SF-CLSE-007-002,FRS-CH-INT-OES-010-002,FRS-CH-SF-CLSE-015-001,FRS-CH-SF-CLSE-015-002,FRS-CH-SF-CLSE-015-003,FRS-CH-SF-CLSE-015-004,FRS-CH-SF-CLSE-015-005,FRS-CH-SF-CLSE-015-006,FRS-CH-SF-CLSE-015-007,FRS-CH-SF-CLSE-015-008,FRS-CH-SF-CLSE-015-009,FRS-CH-SF-CLSE-015-010,FRS-CH-SF-CLSE-015-011</w:t>
            </w:r>
          </w:p>
          <w:p w14:paraId="2D6C1B1A" w14:textId="77777777" w:rsidR="004613D1" w:rsidRDefault="00B42D70">
            <w:pPr>
              <w:pBdr>
                <w:top w:val="nil"/>
                <w:left w:val="nil"/>
                <w:bottom w:val="nil"/>
                <w:right w:val="nil"/>
              </w:pBdr>
            </w:pPr>
            <w:r>
              <w:rPr>
                <w:rFonts w:eastAsia="Arial" w:cs="Arial"/>
                <w:color w:val="000000"/>
                <w:sz w:val="20"/>
              </w:rPr>
              <w:t> </w:t>
            </w:r>
          </w:p>
          <w:p w14:paraId="2D6C1B1B" w14:textId="77777777" w:rsidR="004613D1" w:rsidRDefault="00B42D70">
            <w:pPr>
              <w:pBdr>
                <w:top w:val="nil"/>
                <w:left w:val="nil"/>
                <w:bottom w:val="nil"/>
                <w:right w:val="nil"/>
              </w:pBdr>
            </w:pPr>
            <w:r>
              <w:rPr>
                <w:rFonts w:eastAsia="Arial" w:cs="Arial"/>
                <w:color w:val="000000"/>
                <w:sz w:val="20"/>
              </w:rPr>
              <w:t>DS-CH-CS-GC-055 added URS-SF-CH-SF-EVAL-121,URS-CH-SF-EVAL-128 removed FRS-SF-CH-SF-EVAL-121-01,FRS-SF-CH-SF-EVAL-121-02,FRS-CH-SF-EVAL-128-01,FRS-CH-SF-EVAL-128-02</w:t>
            </w:r>
          </w:p>
          <w:p w14:paraId="2D6C1B1C" w14:textId="77777777" w:rsidR="004613D1" w:rsidRDefault="00B42D70">
            <w:pPr>
              <w:pBdr>
                <w:top w:val="nil"/>
                <w:left w:val="nil"/>
                <w:bottom w:val="nil"/>
                <w:right w:val="nil"/>
              </w:pBdr>
            </w:pPr>
            <w:r>
              <w:rPr>
                <w:rFonts w:eastAsia="Arial" w:cs="Arial"/>
                <w:color w:val="000000"/>
                <w:sz w:val="20"/>
              </w:rPr>
              <w:t> </w:t>
            </w:r>
          </w:p>
          <w:p w14:paraId="2D6C1B1D" w14:textId="77777777" w:rsidR="004613D1" w:rsidRDefault="00B42D70">
            <w:pPr>
              <w:pBdr>
                <w:top w:val="nil"/>
                <w:left w:val="nil"/>
                <w:bottom w:val="nil"/>
                <w:right w:val="nil"/>
              </w:pBdr>
            </w:pPr>
            <w:r>
              <w:rPr>
                <w:rFonts w:eastAsia="Arial" w:cs="Arial"/>
                <w:color w:val="000000"/>
                <w:sz w:val="20"/>
              </w:rPr>
              <w:t>DS-CH-CS-ACT-001 added FRS-CH-INT-16.2.8.1-03-03 removed FRS-CH-INT-OES-010-001,FRS-CH-INT-OES-011-001,FRS-CH-INT-SMX-013-001,FRS-CH-INT-SMX-013-002,FRS-CH-INT-OES-013-001,FRS-CH-INT-SMX-023-01,FRS-CH-INT-SMX-023-02,FRS-CH-INT-SMX-023-03,FRS-CH-INT-OES-</w:t>
            </w:r>
            <w:r>
              <w:rPr>
                <w:rFonts w:eastAsia="Arial" w:cs="Arial"/>
                <w:color w:val="000000"/>
                <w:sz w:val="20"/>
              </w:rPr>
              <w:lastRenderedPageBreak/>
              <w:t>014-01,FRS-CH-INT-OES-014-02,FRS-CH-INT-XCR-013-02,FRS-CH-INT-XCR-013-03</w:t>
            </w:r>
          </w:p>
          <w:p w14:paraId="2D6C1B1E" w14:textId="77777777" w:rsidR="004613D1" w:rsidRDefault="00B42D70">
            <w:pPr>
              <w:pBdr>
                <w:top w:val="nil"/>
                <w:left w:val="nil"/>
                <w:bottom w:val="nil"/>
                <w:right w:val="nil"/>
              </w:pBdr>
            </w:pPr>
            <w:r>
              <w:rPr>
                <w:rFonts w:eastAsia="Arial" w:cs="Arial"/>
                <w:color w:val="000000"/>
                <w:sz w:val="20"/>
              </w:rPr>
              <w:t> </w:t>
            </w:r>
          </w:p>
          <w:p w14:paraId="2D6C1B1F" w14:textId="77777777" w:rsidR="004613D1" w:rsidRDefault="00B42D70">
            <w:pPr>
              <w:pBdr>
                <w:top w:val="nil"/>
                <w:left w:val="nil"/>
                <w:bottom w:val="nil"/>
                <w:right w:val="nil"/>
              </w:pBdr>
            </w:pPr>
            <w:r>
              <w:rPr>
                <w:rFonts w:eastAsia="Arial" w:cs="Arial"/>
                <w:color w:val="000000"/>
                <w:sz w:val="20"/>
              </w:rPr>
              <w:t>DS-CH-CS-REQCLASS-001 added URS-CH-SF-CLSE-007</w:t>
            </w:r>
          </w:p>
          <w:p w14:paraId="2D6C1B20" w14:textId="77777777" w:rsidR="004613D1" w:rsidRDefault="00B42D70">
            <w:pPr>
              <w:pBdr>
                <w:top w:val="nil"/>
                <w:left w:val="nil"/>
                <w:bottom w:val="nil"/>
                <w:right w:val="nil"/>
              </w:pBdr>
            </w:pPr>
            <w:r>
              <w:rPr>
                <w:rFonts w:eastAsia="Arial" w:cs="Arial"/>
                <w:color w:val="000000"/>
                <w:sz w:val="20"/>
              </w:rPr>
              <w:t> </w:t>
            </w:r>
          </w:p>
          <w:p w14:paraId="2D6C1B21" w14:textId="3ED60B1E" w:rsidR="004613D1" w:rsidRDefault="00B42D70">
            <w:pPr>
              <w:pBdr>
                <w:top w:val="nil"/>
                <w:left w:val="nil"/>
                <w:bottom w:val="nil"/>
                <w:right w:val="nil"/>
              </w:pBdr>
            </w:pPr>
            <w:r>
              <w:rPr>
                <w:rFonts w:eastAsia="Arial" w:cs="Arial"/>
                <w:color w:val="000000"/>
                <w:sz w:val="20"/>
              </w:rPr>
              <w:t>DS-CH-CS-CONCLASS-002 added URS-CH-UI-004,FRS-CH-CA-GDT-017-003,FRS-CH-REG-GEN-014-001,FRS-CH-REG-GEN-014-002</w:t>
            </w:r>
          </w:p>
          <w:p w14:paraId="2D6C1B22" w14:textId="77777777" w:rsidR="004613D1" w:rsidRDefault="00B42D70">
            <w:pPr>
              <w:pBdr>
                <w:top w:val="nil"/>
                <w:left w:val="nil"/>
                <w:bottom w:val="nil"/>
                <w:right w:val="nil"/>
              </w:pBdr>
            </w:pPr>
            <w:r>
              <w:rPr>
                <w:rFonts w:eastAsia="Arial" w:cs="Arial"/>
                <w:color w:val="000000"/>
                <w:sz w:val="20"/>
              </w:rPr>
              <w:t> </w:t>
            </w:r>
          </w:p>
          <w:p w14:paraId="2D6C1B23" w14:textId="77777777" w:rsidR="004613D1" w:rsidRDefault="00B42D70">
            <w:pPr>
              <w:pBdr>
                <w:top w:val="nil"/>
                <w:left w:val="nil"/>
                <w:bottom w:val="nil"/>
                <w:right w:val="nil"/>
              </w:pBdr>
            </w:pPr>
            <w:r>
              <w:rPr>
                <w:rFonts w:eastAsia="Arial" w:cs="Arial"/>
                <w:color w:val="000000"/>
                <w:sz w:val="20"/>
              </w:rPr>
              <w:t>DS-CH-CS-LOCKFCLASS-002 added URS-CH-UI-004</w:t>
            </w:r>
          </w:p>
          <w:p w14:paraId="2D6C1B24" w14:textId="77777777" w:rsidR="004613D1" w:rsidRDefault="004613D1">
            <w:pPr>
              <w:pBdr>
                <w:top w:val="nil"/>
                <w:left w:val="nil"/>
                <w:bottom w:val="nil"/>
                <w:right w:val="nil"/>
              </w:pBdr>
              <w:rPr>
                <w:rFonts w:eastAsia="Arial" w:cs="Arial"/>
                <w:szCs w:val="18"/>
              </w:rPr>
            </w:pPr>
          </w:p>
          <w:p w14:paraId="2D6C1B25" w14:textId="77777777" w:rsidR="004613D1" w:rsidRDefault="00B42D70">
            <w:pPr>
              <w:pBdr>
                <w:top w:val="nil"/>
                <w:left w:val="nil"/>
                <w:bottom w:val="nil"/>
                <w:right w:val="nil"/>
              </w:pBdr>
              <w:rPr>
                <w:rFonts w:eastAsia="Arial" w:cs="Arial"/>
                <w:color w:val="000000"/>
                <w:sz w:val="20"/>
                <w:szCs w:val="20"/>
              </w:rPr>
            </w:pPr>
            <w:r>
              <w:rPr>
                <w:rFonts w:eastAsia="Arial" w:cs="Arial"/>
                <w:color w:val="000000"/>
                <w:sz w:val="20"/>
              </w:rPr>
              <w:t>DS-CH-CS-OWS-005 description has been updated, added FRS-CH-CA-GDT-005-008</w:t>
            </w:r>
          </w:p>
          <w:p w14:paraId="2D6C1B26" w14:textId="77777777" w:rsidR="004613D1" w:rsidRDefault="00B42D70">
            <w:pPr>
              <w:pBdr>
                <w:top w:val="nil"/>
                <w:left w:val="nil"/>
                <w:bottom w:val="nil"/>
                <w:right w:val="nil"/>
              </w:pBdr>
            </w:pPr>
            <w:r>
              <w:rPr>
                <w:rFonts w:eastAsia="Arial" w:cs="Arial"/>
                <w:color w:val="000000"/>
                <w:sz w:val="20"/>
              </w:rPr>
              <w:t> </w:t>
            </w:r>
          </w:p>
          <w:p w14:paraId="2D6C1B27" w14:textId="77777777" w:rsidR="004613D1" w:rsidRDefault="00B42D70">
            <w:pPr>
              <w:pBdr>
                <w:top w:val="nil"/>
                <w:left w:val="nil"/>
                <w:bottom w:val="nil"/>
                <w:right w:val="nil"/>
              </w:pBdr>
            </w:pPr>
            <w:r>
              <w:rPr>
                <w:rFonts w:eastAsia="Arial" w:cs="Arial"/>
                <w:color w:val="000000"/>
                <w:sz w:val="20"/>
              </w:rPr>
              <w:t>DS-CH-CS-OWS-014 added FRS-CH-CA-GDT-016-004</w:t>
            </w:r>
          </w:p>
          <w:p w14:paraId="2D6C1B28" w14:textId="77777777" w:rsidR="004613D1" w:rsidRDefault="004613D1">
            <w:pPr>
              <w:pBdr>
                <w:top w:val="nil"/>
                <w:left w:val="nil"/>
                <w:bottom w:val="nil"/>
                <w:right w:val="nil"/>
              </w:pBdr>
            </w:pPr>
          </w:p>
          <w:p w14:paraId="2D6C1B29" w14:textId="77777777" w:rsidR="004613D1" w:rsidRDefault="00B42D70">
            <w:pPr>
              <w:pBdr>
                <w:top w:val="nil"/>
                <w:left w:val="nil"/>
                <w:bottom w:val="nil"/>
                <w:right w:val="nil"/>
              </w:pBdr>
            </w:pPr>
            <w:r>
              <w:rPr>
                <w:rFonts w:eastAsia="Arial" w:cs="Arial"/>
                <w:color w:val="000000"/>
                <w:sz w:val="20"/>
              </w:rPr>
              <w:t>DS-CH-CS-OWS-042 added FRS-CH-CA-GDT-005-009</w:t>
            </w:r>
          </w:p>
          <w:p w14:paraId="2D6C1B2A" w14:textId="77777777" w:rsidR="004613D1" w:rsidRDefault="004613D1">
            <w:pPr>
              <w:pBdr>
                <w:top w:val="nil"/>
                <w:left w:val="nil"/>
                <w:bottom w:val="nil"/>
                <w:right w:val="nil"/>
              </w:pBdr>
            </w:pPr>
          </w:p>
          <w:p w14:paraId="2D6C1B2B" w14:textId="77777777" w:rsidR="004613D1" w:rsidRDefault="00B42D70">
            <w:pPr>
              <w:pBdr>
                <w:top w:val="nil"/>
                <w:left w:val="nil"/>
                <w:bottom w:val="nil"/>
                <w:right w:val="nil"/>
              </w:pBdr>
            </w:pPr>
            <w:r>
              <w:rPr>
                <w:rFonts w:eastAsia="Arial" w:cs="Arial"/>
                <w:color w:val="000000"/>
                <w:sz w:val="20"/>
              </w:rPr>
              <w:t>DS-CH-CS-AQ-005 added URS-CH-SF-CLSE-007 removed FRS-CH-SF-CLSE-007-001</w:t>
            </w:r>
          </w:p>
          <w:p w14:paraId="2D6C1B2C" w14:textId="77777777" w:rsidR="004613D1" w:rsidRDefault="00B42D70">
            <w:pPr>
              <w:pBdr>
                <w:top w:val="nil"/>
                <w:left w:val="nil"/>
                <w:bottom w:val="nil"/>
                <w:right w:val="nil"/>
              </w:pBdr>
            </w:pPr>
            <w:r>
              <w:rPr>
                <w:rFonts w:eastAsia="Arial" w:cs="Arial"/>
                <w:color w:val="000000"/>
                <w:sz w:val="20"/>
              </w:rPr>
              <w:t> </w:t>
            </w:r>
          </w:p>
          <w:p w14:paraId="2D6C1B2D" w14:textId="77777777" w:rsidR="004613D1" w:rsidRDefault="00B42D70">
            <w:pPr>
              <w:pBdr>
                <w:top w:val="nil"/>
                <w:left w:val="nil"/>
                <w:bottom w:val="nil"/>
                <w:right w:val="nil"/>
              </w:pBdr>
            </w:pPr>
            <w:r>
              <w:rPr>
                <w:rFonts w:eastAsia="Arial" w:cs="Arial"/>
                <w:color w:val="000000"/>
                <w:sz w:val="20"/>
              </w:rPr>
              <w:t>DS-CH-CS-AQ-008 added URS-CH-REG-MDR-010,URS-CH-REG-MDR-017,URS-CH-REG-MIR-010 removed FRS-CH-REG-MDR-010-001,FRS-CH-REG-MDR-017-001,FRS-CH-REG-MDR-017-002,FRS-CH-REG-MIR-010-001</w:t>
            </w:r>
          </w:p>
          <w:p w14:paraId="2D6C1B2E" w14:textId="77777777" w:rsidR="004613D1" w:rsidRDefault="00B42D70">
            <w:pPr>
              <w:pBdr>
                <w:top w:val="nil"/>
                <w:left w:val="nil"/>
                <w:bottom w:val="nil"/>
                <w:right w:val="nil"/>
              </w:pBdr>
            </w:pPr>
            <w:r>
              <w:rPr>
                <w:rFonts w:eastAsia="Arial" w:cs="Arial"/>
                <w:color w:val="000000"/>
                <w:sz w:val="20"/>
              </w:rPr>
              <w:t> </w:t>
            </w:r>
          </w:p>
          <w:p w14:paraId="2D6C1B2F" w14:textId="77777777" w:rsidR="004613D1" w:rsidRDefault="00B42D70">
            <w:pPr>
              <w:pBdr>
                <w:top w:val="nil"/>
                <w:left w:val="nil"/>
                <w:bottom w:val="nil"/>
                <w:right w:val="nil"/>
              </w:pBdr>
            </w:pPr>
            <w:r>
              <w:rPr>
                <w:rFonts w:eastAsia="Arial" w:cs="Arial"/>
                <w:color w:val="000000"/>
                <w:sz w:val="20"/>
              </w:rPr>
              <w:t>DS-CH-CS-AQ-013 added URS-CH-REG-MIR-002,URS-CH-REG-MIR-010 removed FRS-CH-REG-MIR-002-003,FRS-CH-REG-MIR-010-001</w:t>
            </w:r>
          </w:p>
          <w:p w14:paraId="2D6C1B30" w14:textId="77777777" w:rsidR="004613D1" w:rsidRDefault="00B42D70">
            <w:pPr>
              <w:pBdr>
                <w:top w:val="nil"/>
                <w:left w:val="nil"/>
                <w:bottom w:val="nil"/>
                <w:right w:val="nil"/>
              </w:pBdr>
            </w:pPr>
            <w:r>
              <w:rPr>
                <w:rFonts w:eastAsia="Arial" w:cs="Arial"/>
                <w:color w:val="000000"/>
                <w:sz w:val="20"/>
              </w:rPr>
              <w:t> </w:t>
            </w:r>
          </w:p>
          <w:p w14:paraId="2D6C1B31" w14:textId="77777777" w:rsidR="004613D1" w:rsidRDefault="00B42D70">
            <w:pPr>
              <w:pBdr>
                <w:top w:val="nil"/>
                <w:left w:val="nil"/>
                <w:bottom w:val="nil"/>
                <w:right w:val="nil"/>
              </w:pBdr>
            </w:pPr>
            <w:r>
              <w:rPr>
                <w:rFonts w:eastAsia="Arial" w:cs="Arial"/>
                <w:color w:val="000000"/>
                <w:sz w:val="20"/>
              </w:rPr>
              <w:t>DS-CH-CS-AQ-025 added URS-CH-SF-EVAL-075 removed FRS-CH-SF-EVAL-075-001</w:t>
            </w:r>
          </w:p>
          <w:p w14:paraId="2D6C1B32" w14:textId="77777777" w:rsidR="004613D1" w:rsidRDefault="00B42D70">
            <w:pPr>
              <w:pBdr>
                <w:top w:val="nil"/>
                <w:left w:val="nil"/>
                <w:bottom w:val="nil"/>
                <w:right w:val="nil"/>
              </w:pBdr>
            </w:pPr>
            <w:r>
              <w:rPr>
                <w:rFonts w:eastAsia="Arial" w:cs="Arial"/>
                <w:color w:val="000000"/>
                <w:sz w:val="20"/>
              </w:rPr>
              <w:lastRenderedPageBreak/>
              <w:t> </w:t>
            </w:r>
          </w:p>
          <w:p w14:paraId="2D6C1B33" w14:textId="77777777" w:rsidR="004613D1" w:rsidRDefault="00B42D70">
            <w:pPr>
              <w:pBdr>
                <w:top w:val="nil"/>
                <w:left w:val="nil"/>
                <w:bottom w:val="nil"/>
                <w:right w:val="nil"/>
              </w:pBdr>
            </w:pPr>
            <w:r>
              <w:rPr>
                <w:rFonts w:eastAsia="Arial" w:cs="Arial"/>
                <w:color w:val="000000"/>
                <w:sz w:val="20"/>
              </w:rPr>
              <w:t>DS-CH-IS-WS-001 added FRS-CH-INT-16.2.8.1-01-05 removed FRS-CH-INT-SMX-001-001, FRS-CH-INT-SMX-001-003</w:t>
            </w:r>
          </w:p>
          <w:p w14:paraId="2D6C1B34" w14:textId="77777777" w:rsidR="004613D1" w:rsidRDefault="00B42D70">
            <w:pPr>
              <w:pBdr>
                <w:top w:val="nil"/>
                <w:left w:val="nil"/>
                <w:bottom w:val="nil"/>
                <w:right w:val="nil"/>
              </w:pBdr>
            </w:pPr>
            <w:r>
              <w:rPr>
                <w:rFonts w:eastAsia="Arial" w:cs="Arial"/>
                <w:color w:val="000000"/>
                <w:sz w:val="20"/>
              </w:rPr>
              <w:t> </w:t>
            </w:r>
          </w:p>
          <w:p w14:paraId="2D6C1B35" w14:textId="77777777" w:rsidR="004613D1" w:rsidRDefault="00B42D70">
            <w:pPr>
              <w:pBdr>
                <w:top w:val="nil"/>
                <w:left w:val="nil"/>
                <w:bottom w:val="nil"/>
                <w:right w:val="nil"/>
              </w:pBdr>
            </w:pPr>
            <w:r>
              <w:rPr>
                <w:rFonts w:eastAsia="Arial" w:cs="Arial"/>
                <w:color w:val="000000"/>
                <w:sz w:val="20"/>
              </w:rPr>
              <w:t>DS-CH-IS-WS-003 added FRS-CH-INT-16.2.8.1-01-05 removed FRS-CH-INT-SMX-001-002</w:t>
            </w:r>
          </w:p>
          <w:p w14:paraId="2D6C1B36" w14:textId="77777777" w:rsidR="004613D1" w:rsidRDefault="00B42D70">
            <w:pPr>
              <w:pBdr>
                <w:top w:val="nil"/>
                <w:left w:val="nil"/>
                <w:bottom w:val="nil"/>
                <w:right w:val="nil"/>
              </w:pBdr>
            </w:pPr>
            <w:r>
              <w:rPr>
                <w:rFonts w:eastAsia="Arial" w:cs="Arial"/>
                <w:color w:val="000000"/>
                <w:sz w:val="20"/>
              </w:rPr>
              <w:t> </w:t>
            </w:r>
          </w:p>
          <w:p w14:paraId="2D6C1B37" w14:textId="77777777" w:rsidR="004613D1" w:rsidRDefault="00B42D70">
            <w:pPr>
              <w:pBdr>
                <w:top w:val="nil"/>
                <w:left w:val="nil"/>
                <w:bottom w:val="nil"/>
                <w:right w:val="nil"/>
              </w:pBdr>
            </w:pPr>
            <w:r>
              <w:rPr>
                <w:rFonts w:eastAsia="Arial" w:cs="Arial"/>
                <w:color w:val="000000"/>
                <w:sz w:val="20"/>
              </w:rPr>
              <w:t>DS-CH-IS-WS-005 added FRS-CH-INT-16.2.8.1-02-06,FRS-CH-INT-16.2.8.1-03-03 removed FRS-CH-INT-SMX-006-001,FRS-CH-INT-SMX-006-002,FRS-CH-INT-SMX-010-001,FRS-CH-INT-SMX-011-001,FRS-CH-INT-SMX-013-001,FRS-CH-INT-SMX-013-002,FRS-CH-INT-SMX-014-001,FRS-CH-INT-SMX-014-002,FRS-CH-INT-SMX-014-003,FRS-CH-INT-SMX-021-001,FRS-CH-INT-SMX-020-001</w:t>
            </w:r>
          </w:p>
          <w:p w14:paraId="2D6C1B38" w14:textId="77777777" w:rsidR="004613D1" w:rsidRDefault="00B42D70">
            <w:pPr>
              <w:pBdr>
                <w:top w:val="nil"/>
                <w:left w:val="nil"/>
                <w:bottom w:val="nil"/>
                <w:right w:val="nil"/>
              </w:pBdr>
            </w:pPr>
            <w:r>
              <w:rPr>
                <w:rFonts w:eastAsia="Arial" w:cs="Arial"/>
                <w:color w:val="000000"/>
                <w:sz w:val="20"/>
              </w:rPr>
              <w:t> </w:t>
            </w:r>
          </w:p>
          <w:p w14:paraId="2D6C1B39" w14:textId="77777777" w:rsidR="004613D1" w:rsidRDefault="00B42D70">
            <w:pPr>
              <w:pBdr>
                <w:top w:val="nil"/>
                <w:left w:val="nil"/>
                <w:bottom w:val="nil"/>
                <w:right w:val="nil"/>
              </w:pBdr>
            </w:pPr>
            <w:r>
              <w:rPr>
                <w:rFonts w:eastAsia="Arial" w:cs="Arial"/>
                <w:color w:val="000000"/>
                <w:sz w:val="20"/>
              </w:rPr>
              <w:t>DS-CH-IS-WS-006 description has been updated</w:t>
            </w:r>
          </w:p>
          <w:p w14:paraId="2D6C1B3A" w14:textId="77777777" w:rsidR="004613D1" w:rsidRDefault="004613D1">
            <w:pPr>
              <w:pBdr>
                <w:top w:val="nil"/>
                <w:left w:val="nil"/>
                <w:bottom w:val="nil"/>
                <w:right w:val="nil"/>
              </w:pBdr>
            </w:pPr>
          </w:p>
          <w:p w14:paraId="2D6C1B3B" w14:textId="77777777" w:rsidR="004613D1" w:rsidRDefault="00B42D70">
            <w:pPr>
              <w:pBdr>
                <w:top w:val="nil"/>
                <w:left w:val="nil"/>
                <w:bottom w:val="nil"/>
                <w:right w:val="nil"/>
              </w:pBdr>
            </w:pPr>
            <w:r>
              <w:rPr>
                <w:rFonts w:eastAsia="Arial" w:cs="Arial"/>
                <w:color w:val="000000"/>
                <w:sz w:val="20"/>
              </w:rPr>
              <w:t>DS-CH-IS-WS-014 added FRS-CH-INT-16.2.8.1-02-06</w:t>
            </w:r>
          </w:p>
          <w:p w14:paraId="2D6C1B3C" w14:textId="77777777" w:rsidR="004613D1" w:rsidRDefault="004613D1">
            <w:pPr>
              <w:pBdr>
                <w:top w:val="nil"/>
                <w:left w:val="nil"/>
                <w:bottom w:val="nil"/>
                <w:right w:val="nil"/>
              </w:pBdr>
            </w:pPr>
          </w:p>
          <w:p w14:paraId="2D6C1B3D" w14:textId="77777777" w:rsidR="004613D1" w:rsidRDefault="00B42D70">
            <w:pPr>
              <w:pBdr>
                <w:top w:val="nil"/>
                <w:left w:val="nil"/>
                <w:bottom w:val="nil"/>
                <w:right w:val="nil"/>
              </w:pBdr>
            </w:pPr>
            <w:r>
              <w:rPr>
                <w:rFonts w:eastAsia="Arial" w:cs="Arial"/>
                <w:color w:val="000000"/>
                <w:sz w:val="20"/>
              </w:rPr>
              <w:t>DS-CH-IS-WS-034 added FRS-CH-INT-16.2.8.1-01-05 removed FRS-CH-INT-SMX-001-002</w:t>
            </w:r>
          </w:p>
          <w:p w14:paraId="2D6C1B3E" w14:textId="77777777" w:rsidR="004613D1" w:rsidRDefault="00B42D70">
            <w:pPr>
              <w:pBdr>
                <w:top w:val="nil"/>
                <w:left w:val="nil"/>
                <w:bottom w:val="nil"/>
                <w:right w:val="nil"/>
              </w:pBdr>
            </w:pPr>
            <w:r>
              <w:rPr>
                <w:rFonts w:eastAsia="Arial" w:cs="Arial"/>
                <w:color w:val="000000"/>
                <w:sz w:val="20"/>
              </w:rPr>
              <w:t> </w:t>
            </w:r>
          </w:p>
          <w:p w14:paraId="2D6C1B3F" w14:textId="77777777" w:rsidR="004613D1" w:rsidRDefault="00B42D70">
            <w:pPr>
              <w:pBdr>
                <w:top w:val="nil"/>
                <w:left w:val="nil"/>
                <w:bottom w:val="nil"/>
                <w:right w:val="nil"/>
              </w:pBdr>
            </w:pPr>
            <w:r>
              <w:rPr>
                <w:rFonts w:eastAsia="Arial" w:cs="Arial"/>
                <w:color w:val="000000"/>
                <w:sz w:val="20"/>
              </w:rPr>
              <w:t>DS-CH-IS-WS-035 added FRS-CH-INT-16.2.8.1-02-06 removed FRS-CH-INT-SMX-006-002</w:t>
            </w:r>
          </w:p>
          <w:p w14:paraId="2D6C1B40" w14:textId="77777777" w:rsidR="004613D1" w:rsidRDefault="00B42D70">
            <w:pPr>
              <w:pBdr>
                <w:top w:val="nil"/>
                <w:left w:val="nil"/>
                <w:bottom w:val="nil"/>
                <w:right w:val="nil"/>
              </w:pBdr>
            </w:pPr>
            <w:r>
              <w:rPr>
                <w:rFonts w:eastAsia="Arial" w:cs="Arial"/>
                <w:color w:val="000000"/>
                <w:sz w:val="20"/>
              </w:rPr>
              <w:t> </w:t>
            </w:r>
          </w:p>
          <w:p w14:paraId="2D6C1B41" w14:textId="77777777" w:rsidR="004613D1" w:rsidRDefault="00B42D70">
            <w:pPr>
              <w:pBdr>
                <w:top w:val="nil"/>
                <w:left w:val="nil"/>
                <w:bottom w:val="nil"/>
                <w:right w:val="nil"/>
              </w:pBdr>
            </w:pPr>
            <w:r>
              <w:rPr>
                <w:rFonts w:eastAsia="Arial" w:cs="Arial"/>
                <w:color w:val="000000"/>
                <w:sz w:val="20"/>
              </w:rPr>
              <w:t>DS-CH-IS-WS-068 description has been updated, added FRS-CH-INT-16.2.8.1-01-06 removed FRS-CH-INT-SNOW-001-01, FRS-CH-INT-SNOW-001-03</w:t>
            </w:r>
          </w:p>
          <w:p w14:paraId="2D6C1B42" w14:textId="77777777" w:rsidR="004613D1" w:rsidRDefault="00B42D70">
            <w:pPr>
              <w:pBdr>
                <w:top w:val="nil"/>
                <w:left w:val="nil"/>
                <w:bottom w:val="nil"/>
                <w:right w:val="nil"/>
              </w:pBdr>
            </w:pPr>
            <w:r>
              <w:rPr>
                <w:rFonts w:eastAsia="Arial" w:cs="Arial"/>
                <w:color w:val="000000"/>
                <w:sz w:val="20"/>
              </w:rPr>
              <w:t> </w:t>
            </w:r>
          </w:p>
          <w:p w14:paraId="2D6C1B43" w14:textId="77777777" w:rsidR="004613D1" w:rsidRDefault="00B42D70">
            <w:pPr>
              <w:pBdr>
                <w:top w:val="nil"/>
                <w:left w:val="nil"/>
                <w:bottom w:val="nil"/>
                <w:right w:val="nil"/>
              </w:pBdr>
            </w:pPr>
            <w:r>
              <w:rPr>
                <w:rFonts w:eastAsia="Arial" w:cs="Arial"/>
                <w:color w:val="000000"/>
                <w:sz w:val="20"/>
              </w:rPr>
              <w:t>DS-CH-IS-WS-069 added FRS-CH-INT-16.2.8.1-01-06 removed FRS-CH-INT-SNOW-001-02</w:t>
            </w:r>
          </w:p>
          <w:p w14:paraId="2D6C1B44" w14:textId="77777777" w:rsidR="004613D1" w:rsidRDefault="00B42D70">
            <w:pPr>
              <w:pBdr>
                <w:top w:val="nil"/>
                <w:left w:val="nil"/>
                <w:bottom w:val="nil"/>
                <w:right w:val="nil"/>
              </w:pBdr>
            </w:pPr>
            <w:r>
              <w:rPr>
                <w:rFonts w:eastAsia="Arial" w:cs="Arial"/>
                <w:color w:val="000000"/>
                <w:sz w:val="20"/>
              </w:rPr>
              <w:t> </w:t>
            </w:r>
          </w:p>
          <w:p w14:paraId="2D6C1B45" w14:textId="77777777" w:rsidR="004613D1" w:rsidRDefault="00B42D70">
            <w:pPr>
              <w:pBdr>
                <w:top w:val="nil"/>
                <w:left w:val="nil"/>
                <w:bottom w:val="nil"/>
                <w:right w:val="nil"/>
              </w:pBdr>
            </w:pPr>
            <w:r>
              <w:rPr>
                <w:rFonts w:eastAsia="Arial" w:cs="Arial"/>
                <w:color w:val="000000"/>
                <w:sz w:val="20"/>
              </w:rPr>
              <w:t>DS-CH-IS-WS-070 added FRS-CH-INT-16.2.8.1-02-07,FRS-CH-INT-16.2.8.1-02-08 removed FRS-CH-</w:t>
            </w:r>
            <w:r>
              <w:rPr>
                <w:rFonts w:eastAsia="Arial" w:cs="Arial"/>
                <w:color w:val="000000"/>
                <w:sz w:val="20"/>
              </w:rPr>
              <w:lastRenderedPageBreak/>
              <w:t>INT-SNOW-002-01,FRS-CH-INT-SNOW-002-02,FRS-CH-INT-SNOW-002-03</w:t>
            </w:r>
          </w:p>
          <w:p w14:paraId="2D6C1B46" w14:textId="77777777" w:rsidR="004613D1" w:rsidRDefault="00B42D70">
            <w:pPr>
              <w:pBdr>
                <w:top w:val="nil"/>
                <w:left w:val="nil"/>
                <w:bottom w:val="nil"/>
                <w:right w:val="nil"/>
              </w:pBdr>
            </w:pPr>
            <w:r>
              <w:rPr>
                <w:rFonts w:eastAsia="Arial" w:cs="Arial"/>
                <w:color w:val="000000"/>
                <w:sz w:val="20"/>
              </w:rPr>
              <w:t> </w:t>
            </w:r>
          </w:p>
          <w:p w14:paraId="2D6C1B47" w14:textId="77777777" w:rsidR="004613D1" w:rsidRDefault="00B42D70">
            <w:pPr>
              <w:pBdr>
                <w:top w:val="nil"/>
                <w:left w:val="nil"/>
                <w:bottom w:val="nil"/>
                <w:right w:val="nil"/>
              </w:pBdr>
            </w:pPr>
            <w:r>
              <w:rPr>
                <w:rFonts w:eastAsia="Arial" w:cs="Arial"/>
                <w:color w:val="000000"/>
                <w:sz w:val="20"/>
              </w:rPr>
              <w:t>DS-CH-RS-DETAIL-001 added FRS-CH-REP-16.2.8-01-09 removed FRS-CH-REG-GEN-013-011</w:t>
            </w:r>
          </w:p>
          <w:p w14:paraId="2D6C1B48" w14:textId="77777777" w:rsidR="004613D1" w:rsidRDefault="00B42D70">
            <w:pPr>
              <w:pBdr>
                <w:top w:val="nil"/>
                <w:left w:val="nil"/>
                <w:bottom w:val="nil"/>
                <w:right w:val="nil"/>
              </w:pBdr>
            </w:pPr>
            <w:r>
              <w:rPr>
                <w:rFonts w:eastAsia="Arial" w:cs="Arial"/>
                <w:color w:val="000000"/>
                <w:sz w:val="20"/>
              </w:rPr>
              <w:t> </w:t>
            </w:r>
          </w:p>
          <w:p w14:paraId="2D6C1B49" w14:textId="77777777" w:rsidR="004613D1" w:rsidRDefault="00B42D70">
            <w:pPr>
              <w:pBdr>
                <w:top w:val="nil"/>
                <w:left w:val="nil"/>
                <w:bottom w:val="nil"/>
                <w:right w:val="nil"/>
              </w:pBdr>
            </w:pPr>
            <w:r>
              <w:rPr>
                <w:rFonts w:eastAsia="Arial" w:cs="Arial"/>
                <w:color w:val="000000"/>
                <w:sz w:val="20"/>
              </w:rPr>
              <w:t>DS-CH-RS-DETAIL-002 added FRS-CH-REP-16.2.8-01-10 removed FRS-CH-REG-GEN-013-012</w:t>
            </w:r>
          </w:p>
          <w:p w14:paraId="2D6C1B4A" w14:textId="77777777" w:rsidR="004613D1" w:rsidRDefault="00B42D70">
            <w:pPr>
              <w:pBdr>
                <w:top w:val="nil"/>
                <w:left w:val="nil"/>
                <w:bottom w:val="nil"/>
                <w:right w:val="nil"/>
              </w:pBdr>
            </w:pPr>
            <w:r>
              <w:rPr>
                <w:rFonts w:eastAsia="Arial" w:cs="Arial"/>
                <w:color w:val="000000"/>
                <w:sz w:val="20"/>
              </w:rPr>
              <w:t> </w:t>
            </w:r>
          </w:p>
          <w:p w14:paraId="2D6C1B4B" w14:textId="77777777" w:rsidR="004613D1" w:rsidRDefault="00B42D70">
            <w:pPr>
              <w:pBdr>
                <w:top w:val="nil"/>
                <w:left w:val="nil"/>
                <w:bottom w:val="nil"/>
                <w:right w:val="nil"/>
              </w:pBdr>
            </w:pPr>
            <w:r>
              <w:rPr>
                <w:rFonts w:eastAsia="Arial" w:cs="Arial"/>
                <w:color w:val="000000"/>
                <w:sz w:val="20"/>
              </w:rPr>
              <w:t>DS-CH-RS-DETAIL-004 added FRS-CH-REP-16.2.8-02-02 removed FRS-CH-REP-005-002</w:t>
            </w:r>
          </w:p>
          <w:p w14:paraId="2D6C1B4C" w14:textId="77777777" w:rsidR="004613D1" w:rsidRDefault="00B42D70">
            <w:pPr>
              <w:pBdr>
                <w:top w:val="nil"/>
                <w:left w:val="nil"/>
                <w:bottom w:val="nil"/>
                <w:right w:val="nil"/>
              </w:pBdr>
            </w:pPr>
            <w:r>
              <w:rPr>
                <w:rFonts w:eastAsia="Arial" w:cs="Arial"/>
                <w:color w:val="000000"/>
                <w:sz w:val="20"/>
              </w:rPr>
              <w:t> </w:t>
            </w:r>
          </w:p>
          <w:p w14:paraId="2D6C1B4D" w14:textId="77777777" w:rsidR="004613D1" w:rsidRDefault="00B42D70">
            <w:pPr>
              <w:pBdr>
                <w:top w:val="nil"/>
                <w:left w:val="nil"/>
                <w:bottom w:val="nil"/>
                <w:right w:val="nil"/>
              </w:pBdr>
            </w:pPr>
            <w:r>
              <w:rPr>
                <w:rFonts w:eastAsia="Arial" w:cs="Arial"/>
                <w:color w:val="000000"/>
                <w:sz w:val="20"/>
              </w:rPr>
              <w:t>DS-CH-RS-DETAIL-006 added FRS-CH-REP-16.2.8-02-01 removed FRS-CH-REP-005-001</w:t>
            </w:r>
          </w:p>
          <w:p w14:paraId="2D6C1B4E" w14:textId="77777777" w:rsidR="004613D1" w:rsidRDefault="00B42D70">
            <w:pPr>
              <w:pBdr>
                <w:top w:val="nil"/>
                <w:left w:val="nil"/>
                <w:bottom w:val="nil"/>
                <w:right w:val="nil"/>
              </w:pBdr>
            </w:pPr>
            <w:r>
              <w:rPr>
                <w:rFonts w:eastAsia="Arial" w:cs="Arial"/>
                <w:color w:val="000000"/>
                <w:sz w:val="20"/>
              </w:rPr>
              <w:t> </w:t>
            </w:r>
          </w:p>
          <w:p w14:paraId="2D6C1B4F" w14:textId="77777777" w:rsidR="004613D1" w:rsidRDefault="00B42D70">
            <w:pPr>
              <w:pBdr>
                <w:top w:val="nil"/>
                <w:left w:val="nil"/>
                <w:bottom w:val="nil"/>
                <w:right w:val="nil"/>
              </w:pBdr>
            </w:pPr>
            <w:r>
              <w:rPr>
                <w:rFonts w:eastAsia="Arial" w:cs="Arial"/>
                <w:color w:val="000000"/>
                <w:sz w:val="20"/>
              </w:rPr>
              <w:t>DS-CH-RS-DETAIL-007 added FRS-CH-REP-16.2.8-01-01 removed FRS-CH-REG-GEN-013-001</w:t>
            </w:r>
          </w:p>
          <w:p w14:paraId="2D6C1B50" w14:textId="77777777" w:rsidR="004613D1" w:rsidRDefault="00B42D70">
            <w:pPr>
              <w:pBdr>
                <w:top w:val="nil"/>
                <w:left w:val="nil"/>
                <w:bottom w:val="nil"/>
                <w:right w:val="nil"/>
              </w:pBdr>
            </w:pPr>
            <w:r>
              <w:rPr>
                <w:rFonts w:eastAsia="Arial" w:cs="Arial"/>
                <w:color w:val="000000"/>
                <w:sz w:val="20"/>
              </w:rPr>
              <w:t> </w:t>
            </w:r>
          </w:p>
          <w:p w14:paraId="2D6C1B51" w14:textId="77777777" w:rsidR="004613D1" w:rsidRDefault="00B42D70">
            <w:pPr>
              <w:pBdr>
                <w:top w:val="nil"/>
                <w:left w:val="nil"/>
                <w:bottom w:val="nil"/>
                <w:right w:val="nil"/>
              </w:pBdr>
            </w:pPr>
            <w:r>
              <w:rPr>
                <w:rFonts w:eastAsia="Arial" w:cs="Arial"/>
                <w:color w:val="000000"/>
                <w:sz w:val="20"/>
              </w:rPr>
              <w:t>DS-CH-RS-DETAIL-008 added FRS-CH-REP-16.2.8-01-02 removed FRS-CH-REG-GEN-013-002</w:t>
            </w:r>
          </w:p>
          <w:p w14:paraId="2D6C1B52" w14:textId="77777777" w:rsidR="004613D1" w:rsidRDefault="00B42D70">
            <w:pPr>
              <w:pBdr>
                <w:top w:val="nil"/>
                <w:left w:val="nil"/>
                <w:bottom w:val="nil"/>
                <w:right w:val="nil"/>
              </w:pBdr>
            </w:pPr>
            <w:r>
              <w:rPr>
                <w:rFonts w:eastAsia="Arial" w:cs="Arial"/>
                <w:color w:val="000000"/>
                <w:sz w:val="20"/>
              </w:rPr>
              <w:t> </w:t>
            </w:r>
          </w:p>
          <w:p w14:paraId="2D6C1B53" w14:textId="77777777" w:rsidR="004613D1" w:rsidRDefault="00B42D70">
            <w:pPr>
              <w:pBdr>
                <w:top w:val="nil"/>
                <w:left w:val="nil"/>
                <w:bottom w:val="nil"/>
                <w:right w:val="nil"/>
              </w:pBdr>
            </w:pPr>
            <w:r>
              <w:rPr>
                <w:rFonts w:eastAsia="Arial" w:cs="Arial"/>
                <w:color w:val="000000"/>
                <w:sz w:val="20"/>
              </w:rPr>
              <w:t xml:space="preserve">DS-CH-RS-DETAIL-009 added FRS-CH-REP-16.2.8-01-03 removed FRS-CH-REG-GEN-013-003 </w:t>
            </w:r>
          </w:p>
          <w:p w14:paraId="2D6C1B54" w14:textId="77777777" w:rsidR="004613D1" w:rsidRDefault="00B42D70">
            <w:pPr>
              <w:pBdr>
                <w:top w:val="nil"/>
                <w:left w:val="nil"/>
                <w:bottom w:val="nil"/>
                <w:right w:val="nil"/>
              </w:pBdr>
            </w:pPr>
            <w:r>
              <w:rPr>
                <w:rFonts w:eastAsia="Arial" w:cs="Arial"/>
                <w:color w:val="000000"/>
                <w:sz w:val="20"/>
              </w:rPr>
              <w:t> </w:t>
            </w:r>
          </w:p>
          <w:p w14:paraId="2D6C1B55" w14:textId="77777777" w:rsidR="004613D1" w:rsidRDefault="00B42D70">
            <w:pPr>
              <w:pBdr>
                <w:top w:val="nil"/>
                <w:left w:val="nil"/>
                <w:bottom w:val="nil"/>
                <w:right w:val="nil"/>
              </w:pBdr>
            </w:pPr>
            <w:r>
              <w:rPr>
                <w:rFonts w:eastAsia="Arial" w:cs="Arial"/>
                <w:color w:val="000000"/>
                <w:sz w:val="20"/>
              </w:rPr>
              <w:t>DS-CH-RS-DETAIL-010 added FRS-CH-REP-16.2.8-01-05 removed FRS-CH-REG-GEN-013-005</w:t>
            </w:r>
          </w:p>
          <w:p w14:paraId="2D6C1B56" w14:textId="77777777" w:rsidR="004613D1" w:rsidRDefault="00B42D70">
            <w:pPr>
              <w:pBdr>
                <w:top w:val="nil"/>
                <w:left w:val="nil"/>
                <w:bottom w:val="nil"/>
                <w:right w:val="nil"/>
              </w:pBdr>
            </w:pPr>
            <w:r>
              <w:rPr>
                <w:rFonts w:eastAsia="Arial" w:cs="Arial"/>
                <w:color w:val="000000"/>
                <w:sz w:val="20"/>
              </w:rPr>
              <w:t> </w:t>
            </w:r>
          </w:p>
          <w:p w14:paraId="2D6C1B57" w14:textId="77777777" w:rsidR="004613D1" w:rsidRDefault="00B42D70">
            <w:pPr>
              <w:pBdr>
                <w:top w:val="nil"/>
                <w:left w:val="nil"/>
                <w:bottom w:val="nil"/>
                <w:right w:val="nil"/>
              </w:pBdr>
            </w:pPr>
            <w:r>
              <w:rPr>
                <w:rFonts w:eastAsia="Arial" w:cs="Arial"/>
                <w:color w:val="000000"/>
                <w:sz w:val="20"/>
              </w:rPr>
              <w:t>DS-CH-RS-DETAIL-011 added FRS-CH-REP-16.2.8-01-04 removed FRS-CH-REG-GEN-013-004</w:t>
            </w:r>
          </w:p>
          <w:p w14:paraId="2D6C1B58" w14:textId="77777777" w:rsidR="004613D1" w:rsidRDefault="00B42D70">
            <w:pPr>
              <w:pBdr>
                <w:top w:val="nil"/>
                <w:left w:val="nil"/>
                <w:bottom w:val="nil"/>
                <w:right w:val="nil"/>
              </w:pBdr>
            </w:pPr>
            <w:r>
              <w:rPr>
                <w:rFonts w:eastAsia="Arial" w:cs="Arial"/>
                <w:color w:val="000000"/>
                <w:sz w:val="20"/>
              </w:rPr>
              <w:t> </w:t>
            </w:r>
          </w:p>
          <w:p w14:paraId="2D6C1B59" w14:textId="77777777" w:rsidR="004613D1" w:rsidRDefault="00B42D70">
            <w:pPr>
              <w:pBdr>
                <w:top w:val="nil"/>
                <w:left w:val="nil"/>
                <w:bottom w:val="nil"/>
                <w:right w:val="nil"/>
              </w:pBdr>
            </w:pPr>
            <w:r>
              <w:rPr>
                <w:rFonts w:eastAsia="Arial" w:cs="Arial"/>
                <w:color w:val="000000"/>
                <w:sz w:val="20"/>
              </w:rPr>
              <w:t>DS-CH-RS-DETAIL-012 added FRS-CH-REP-16.2.8-01-06 removed FRS-CH-REG-GEN-013-006</w:t>
            </w:r>
          </w:p>
          <w:p w14:paraId="2D6C1B5A" w14:textId="77777777" w:rsidR="004613D1" w:rsidRDefault="00B42D70">
            <w:pPr>
              <w:pBdr>
                <w:top w:val="nil"/>
                <w:left w:val="nil"/>
                <w:bottom w:val="nil"/>
                <w:right w:val="nil"/>
              </w:pBdr>
            </w:pPr>
            <w:r>
              <w:rPr>
                <w:rFonts w:eastAsia="Arial" w:cs="Arial"/>
                <w:color w:val="000000"/>
                <w:sz w:val="20"/>
              </w:rPr>
              <w:t> </w:t>
            </w:r>
          </w:p>
          <w:p w14:paraId="2D6C1B5B" w14:textId="77777777" w:rsidR="004613D1" w:rsidRDefault="00B42D70">
            <w:pPr>
              <w:pBdr>
                <w:top w:val="nil"/>
                <w:left w:val="nil"/>
                <w:bottom w:val="nil"/>
                <w:right w:val="nil"/>
              </w:pBdr>
            </w:pPr>
            <w:r>
              <w:rPr>
                <w:rFonts w:eastAsia="Arial" w:cs="Arial"/>
                <w:color w:val="000000"/>
                <w:sz w:val="20"/>
              </w:rPr>
              <w:t>DS-CH-RS-DETAIL-017 added FRS-CH-REP-16.2.8-01-07 removed FRS-CH-REG-GEN-013-008</w:t>
            </w:r>
          </w:p>
          <w:p w14:paraId="2D6C1B5C" w14:textId="77777777" w:rsidR="004613D1" w:rsidRDefault="00B42D70">
            <w:pPr>
              <w:pBdr>
                <w:top w:val="nil"/>
                <w:left w:val="nil"/>
                <w:bottom w:val="nil"/>
                <w:right w:val="nil"/>
              </w:pBdr>
            </w:pPr>
            <w:r>
              <w:rPr>
                <w:rFonts w:eastAsia="Arial" w:cs="Arial"/>
                <w:color w:val="000000"/>
                <w:sz w:val="20"/>
              </w:rPr>
              <w:t> </w:t>
            </w:r>
          </w:p>
          <w:p w14:paraId="2D6C1B5D" w14:textId="77777777" w:rsidR="004613D1" w:rsidRDefault="00B42D70">
            <w:pPr>
              <w:pBdr>
                <w:top w:val="nil"/>
                <w:left w:val="nil"/>
                <w:bottom w:val="nil"/>
                <w:right w:val="nil"/>
              </w:pBdr>
            </w:pPr>
            <w:r>
              <w:rPr>
                <w:rFonts w:eastAsia="Arial" w:cs="Arial"/>
                <w:color w:val="000000"/>
                <w:sz w:val="20"/>
              </w:rPr>
              <w:lastRenderedPageBreak/>
              <w:t>DS-CH-RS-DETAIL-018 added FRS-CH-REP-16.2.8-01-08 removed FRS-CH-REG-GEN-013-009</w:t>
            </w:r>
          </w:p>
          <w:p w14:paraId="2D6C1B5E" w14:textId="77777777" w:rsidR="004613D1" w:rsidRDefault="00B42D70">
            <w:pPr>
              <w:pBdr>
                <w:top w:val="nil"/>
                <w:left w:val="nil"/>
                <w:bottom w:val="nil"/>
                <w:right w:val="nil"/>
              </w:pBdr>
            </w:pPr>
            <w:r>
              <w:rPr>
                <w:rFonts w:eastAsia="Arial" w:cs="Arial"/>
                <w:color w:val="000000"/>
                <w:sz w:val="20"/>
              </w:rPr>
              <w:t> </w:t>
            </w:r>
          </w:p>
          <w:p w14:paraId="2D6C1B5F" w14:textId="77777777" w:rsidR="004613D1" w:rsidRDefault="00B42D70">
            <w:pPr>
              <w:pBdr>
                <w:top w:val="nil"/>
                <w:left w:val="nil"/>
                <w:bottom w:val="nil"/>
                <w:right w:val="nil"/>
              </w:pBdr>
            </w:pPr>
            <w:r>
              <w:rPr>
                <w:rFonts w:eastAsia="Arial" w:cs="Arial"/>
                <w:color w:val="000000"/>
                <w:sz w:val="20"/>
              </w:rPr>
              <w:t>DS-CH-RS-DETAIL-019 added FRS-CH-REP-16.2.8-01-11 removed FRS-CH-REG-GEN-013-013</w:t>
            </w:r>
          </w:p>
          <w:p w14:paraId="2D6C1B60" w14:textId="77777777" w:rsidR="004613D1" w:rsidRDefault="00B42D70">
            <w:pPr>
              <w:pBdr>
                <w:top w:val="nil"/>
                <w:left w:val="nil"/>
                <w:bottom w:val="nil"/>
                <w:right w:val="nil"/>
              </w:pBdr>
            </w:pPr>
            <w:r>
              <w:rPr>
                <w:rFonts w:eastAsia="Arial" w:cs="Arial"/>
                <w:color w:val="000000"/>
                <w:sz w:val="20"/>
              </w:rPr>
              <w:t> </w:t>
            </w:r>
          </w:p>
          <w:p w14:paraId="2D6C1B61" w14:textId="77777777" w:rsidR="004613D1" w:rsidRDefault="00B42D70">
            <w:pPr>
              <w:pBdr>
                <w:top w:val="nil"/>
                <w:left w:val="nil"/>
                <w:bottom w:val="nil"/>
                <w:right w:val="nil"/>
              </w:pBdr>
            </w:pPr>
            <w:r>
              <w:rPr>
                <w:rFonts w:eastAsia="Arial" w:cs="Arial"/>
                <w:color w:val="000000"/>
                <w:sz w:val="20"/>
              </w:rPr>
              <w:t> </w:t>
            </w:r>
          </w:p>
          <w:p w14:paraId="2D6C1B62" w14:textId="77777777" w:rsidR="004613D1" w:rsidRDefault="00B42D70">
            <w:pPr>
              <w:pBdr>
                <w:top w:val="nil"/>
                <w:left w:val="nil"/>
                <w:bottom w:val="nil"/>
                <w:right w:val="nil"/>
              </w:pBdr>
            </w:pPr>
            <w:r>
              <w:rPr>
                <w:rFonts w:eastAsia="Arial" w:cs="Arial"/>
                <w:color w:val="000000"/>
                <w:sz w:val="20"/>
              </w:rPr>
              <w:t>DS with updated Appendices:</w:t>
            </w:r>
          </w:p>
          <w:p w14:paraId="2D6C1B63" w14:textId="77777777" w:rsidR="004613D1" w:rsidRDefault="00B42D70">
            <w:pPr>
              <w:pBdr>
                <w:top w:val="nil"/>
                <w:left w:val="nil"/>
                <w:bottom w:val="nil"/>
                <w:right w:val="nil"/>
              </w:pBdr>
            </w:pPr>
            <w:r>
              <w:rPr>
                <w:rFonts w:eastAsia="Arial" w:cs="Arial"/>
                <w:color w:val="000000"/>
                <w:sz w:val="20"/>
              </w:rPr>
              <w:t>QCM TW_Complaint Handling_DesignSpec_Appendix – 2:</w:t>
            </w:r>
          </w:p>
          <w:p w14:paraId="2D6C1B64" w14:textId="77777777" w:rsidR="004613D1" w:rsidRDefault="00B42D70">
            <w:pPr>
              <w:pBdr>
                <w:top w:val="nil"/>
                <w:left w:val="nil"/>
                <w:bottom w:val="nil"/>
                <w:right w:val="nil"/>
              </w:pBdr>
            </w:pPr>
            <w:r>
              <w:rPr>
                <w:rFonts w:eastAsia="Arial" w:cs="Arial"/>
                <w:color w:val="000000"/>
                <w:sz w:val="20"/>
              </w:rPr>
              <w:t>DS-CH-CS-CONCLASS-002</w:t>
            </w:r>
          </w:p>
          <w:p w14:paraId="2D6C1B65" w14:textId="77777777" w:rsidR="004613D1" w:rsidRDefault="00B42D70">
            <w:pPr>
              <w:pBdr>
                <w:top w:val="nil"/>
                <w:left w:val="nil"/>
                <w:bottom w:val="nil"/>
                <w:right w:val="nil"/>
              </w:pBdr>
            </w:pPr>
            <w:r>
              <w:rPr>
                <w:rFonts w:eastAsia="Arial" w:cs="Arial"/>
                <w:color w:val="000000"/>
                <w:sz w:val="20"/>
              </w:rPr>
              <w:t>DS-CH-CS-LOCKFCLASS-002</w:t>
            </w:r>
          </w:p>
          <w:p w14:paraId="2D6C1B66" w14:textId="77777777" w:rsidR="004613D1" w:rsidRDefault="00B42D70">
            <w:pPr>
              <w:pBdr>
                <w:top w:val="nil"/>
                <w:left w:val="nil"/>
                <w:bottom w:val="nil"/>
                <w:right w:val="nil"/>
              </w:pBdr>
            </w:pPr>
            <w:r>
              <w:rPr>
                <w:rFonts w:eastAsia="Arial" w:cs="Arial"/>
                <w:color w:val="000000"/>
                <w:sz w:val="20"/>
              </w:rPr>
              <w:t>DS-CH-CS-REQCLASS-001</w:t>
            </w:r>
          </w:p>
          <w:p w14:paraId="2D6C1B67" w14:textId="77777777" w:rsidR="004613D1" w:rsidRDefault="00B42D70">
            <w:pPr>
              <w:pBdr>
                <w:top w:val="nil"/>
                <w:left w:val="nil"/>
                <w:bottom w:val="nil"/>
                <w:right w:val="nil"/>
              </w:pBdr>
              <w:rPr>
                <w:rFonts w:eastAsia="Arial" w:cs="Arial"/>
                <w:color w:val="000000"/>
                <w:sz w:val="20"/>
                <w:szCs w:val="20"/>
              </w:rPr>
            </w:pPr>
            <w:r>
              <w:rPr>
                <w:rFonts w:eastAsia="Arial" w:cs="Arial"/>
                <w:color w:val="000000"/>
                <w:sz w:val="20"/>
              </w:rPr>
              <w:t>DS-CH-CS-REQCLASS-015</w:t>
            </w:r>
          </w:p>
          <w:p w14:paraId="2D6C1B68" w14:textId="77777777" w:rsidR="004613D1" w:rsidRDefault="00B42D70">
            <w:pPr>
              <w:pBdr>
                <w:top w:val="nil"/>
                <w:left w:val="nil"/>
                <w:bottom w:val="nil"/>
                <w:right w:val="nil"/>
              </w:pBdr>
            </w:pPr>
            <w:r>
              <w:rPr>
                <w:rFonts w:eastAsia="Arial" w:cs="Arial"/>
                <w:color w:val="000000"/>
                <w:sz w:val="20"/>
              </w:rPr>
              <w:t>DS-CH-CS-DATAFIELD-058</w:t>
            </w:r>
          </w:p>
          <w:p w14:paraId="2D6C1B69" w14:textId="77777777" w:rsidR="004613D1" w:rsidRDefault="00B42D70">
            <w:pPr>
              <w:pBdr>
                <w:top w:val="nil"/>
                <w:left w:val="nil"/>
                <w:bottom w:val="nil"/>
                <w:right w:val="nil"/>
              </w:pBdr>
            </w:pPr>
            <w:r>
              <w:rPr>
                <w:rFonts w:eastAsia="Arial" w:cs="Arial"/>
                <w:color w:val="000000"/>
                <w:sz w:val="20"/>
              </w:rPr>
              <w:t> </w:t>
            </w:r>
          </w:p>
          <w:p w14:paraId="2D6C1B6A" w14:textId="77777777" w:rsidR="004613D1" w:rsidRDefault="00B42D70">
            <w:pPr>
              <w:pBdr>
                <w:top w:val="nil"/>
                <w:left w:val="nil"/>
                <w:bottom w:val="nil"/>
                <w:right w:val="nil"/>
              </w:pBdr>
            </w:pPr>
            <w:r>
              <w:rPr>
                <w:rFonts w:eastAsia="Arial" w:cs="Arial"/>
                <w:color w:val="000000"/>
                <w:sz w:val="20"/>
              </w:rPr>
              <w:t>QCM TW_Complaint Handling_DesignSpec_Appendix – 3:</w:t>
            </w:r>
          </w:p>
          <w:p w14:paraId="2D6C1B6B" w14:textId="77777777" w:rsidR="004613D1" w:rsidRDefault="00B42D70">
            <w:pPr>
              <w:pBdr>
                <w:top w:val="nil"/>
                <w:left w:val="nil"/>
                <w:bottom w:val="nil"/>
                <w:right w:val="nil"/>
              </w:pBdr>
            </w:pPr>
            <w:r>
              <w:rPr>
                <w:rFonts w:eastAsia="Arial" w:cs="Arial"/>
                <w:color w:val="000000"/>
                <w:sz w:val="20"/>
              </w:rPr>
              <w:t>DS-CH-CS-OWS-014</w:t>
            </w:r>
          </w:p>
          <w:p w14:paraId="2D6C1B6C" w14:textId="77777777" w:rsidR="004613D1" w:rsidRDefault="00B42D70">
            <w:pPr>
              <w:pBdr>
                <w:top w:val="nil"/>
                <w:left w:val="nil"/>
                <w:bottom w:val="nil"/>
                <w:right w:val="nil"/>
              </w:pBdr>
            </w:pPr>
            <w:r>
              <w:rPr>
                <w:rFonts w:eastAsia="Arial" w:cs="Arial"/>
                <w:color w:val="000000"/>
                <w:sz w:val="20"/>
              </w:rPr>
              <w:t>DS-CH-CS-GC-055</w:t>
            </w:r>
          </w:p>
          <w:p w14:paraId="2D6C1B6D" w14:textId="77777777" w:rsidR="004613D1" w:rsidRDefault="00B42D70">
            <w:pPr>
              <w:pBdr>
                <w:top w:val="nil"/>
                <w:left w:val="nil"/>
                <w:bottom w:val="nil"/>
                <w:right w:val="nil"/>
              </w:pBdr>
            </w:pPr>
            <w:r>
              <w:rPr>
                <w:rFonts w:eastAsia="Arial" w:cs="Arial"/>
                <w:color w:val="000000"/>
                <w:sz w:val="20"/>
              </w:rPr>
              <w:t> </w:t>
            </w:r>
          </w:p>
          <w:p w14:paraId="2D6C1B6E" w14:textId="77777777" w:rsidR="004613D1" w:rsidRDefault="00B42D70">
            <w:pPr>
              <w:pBdr>
                <w:top w:val="nil"/>
                <w:left w:val="nil"/>
                <w:bottom w:val="nil"/>
                <w:right w:val="nil"/>
              </w:pBdr>
            </w:pPr>
            <w:r>
              <w:rPr>
                <w:rFonts w:eastAsia="Arial" w:cs="Arial"/>
                <w:color w:val="000000"/>
                <w:sz w:val="20"/>
              </w:rPr>
              <w:t>QCM TW_Complaint Handling_DesignSpec_Appendix – 4:</w:t>
            </w:r>
          </w:p>
          <w:p w14:paraId="2D6C1B6F" w14:textId="77777777" w:rsidR="004613D1" w:rsidRDefault="00B42D70">
            <w:pPr>
              <w:pBdr>
                <w:top w:val="nil"/>
                <w:left w:val="nil"/>
                <w:bottom w:val="nil"/>
                <w:right w:val="nil"/>
              </w:pBdr>
            </w:pPr>
            <w:r>
              <w:rPr>
                <w:rFonts w:eastAsia="Arial" w:cs="Arial"/>
                <w:color w:val="000000"/>
                <w:sz w:val="20"/>
              </w:rPr>
              <w:t>DS-CH-CS-AQ-008</w:t>
            </w:r>
          </w:p>
          <w:p w14:paraId="2D6C1B70" w14:textId="77777777" w:rsidR="004613D1" w:rsidRDefault="00B42D70">
            <w:pPr>
              <w:pBdr>
                <w:top w:val="nil"/>
                <w:left w:val="nil"/>
                <w:bottom w:val="nil"/>
                <w:right w:val="nil"/>
              </w:pBdr>
            </w:pPr>
            <w:r>
              <w:rPr>
                <w:rFonts w:eastAsia="Arial" w:cs="Arial"/>
                <w:color w:val="000000"/>
                <w:sz w:val="20"/>
              </w:rPr>
              <w:t>DS-CH-CS-AQ-034</w:t>
            </w:r>
          </w:p>
          <w:p w14:paraId="2D6C1B71" w14:textId="77777777" w:rsidR="004613D1" w:rsidRDefault="00B42D70">
            <w:pPr>
              <w:pBdr>
                <w:top w:val="nil"/>
                <w:left w:val="nil"/>
                <w:bottom w:val="nil"/>
                <w:right w:val="nil"/>
              </w:pBdr>
            </w:pPr>
            <w:r>
              <w:rPr>
                <w:rFonts w:eastAsia="Arial" w:cs="Arial"/>
                <w:color w:val="000000"/>
                <w:sz w:val="20"/>
              </w:rPr>
              <w:t>DS-CH-CS-CREATEPR-001</w:t>
            </w:r>
          </w:p>
          <w:p w14:paraId="2D6C1B72" w14:textId="77777777" w:rsidR="004613D1" w:rsidRDefault="00B42D70">
            <w:pPr>
              <w:pBdr>
                <w:top w:val="nil"/>
                <w:left w:val="nil"/>
                <w:bottom w:val="nil"/>
                <w:right w:val="nil"/>
              </w:pBdr>
            </w:pPr>
            <w:r>
              <w:rPr>
                <w:rFonts w:eastAsia="Arial" w:cs="Arial"/>
                <w:color w:val="000000"/>
                <w:sz w:val="20"/>
              </w:rPr>
              <w:t> </w:t>
            </w:r>
          </w:p>
          <w:p w14:paraId="2D6C1B73" w14:textId="77777777" w:rsidR="004613D1" w:rsidRDefault="00B42D70">
            <w:pPr>
              <w:pBdr>
                <w:top w:val="nil"/>
                <w:left w:val="nil"/>
                <w:bottom w:val="nil"/>
                <w:right w:val="nil"/>
              </w:pBdr>
            </w:pPr>
            <w:r>
              <w:rPr>
                <w:rFonts w:eastAsia="Arial" w:cs="Arial"/>
                <w:color w:val="000000"/>
                <w:sz w:val="20"/>
              </w:rPr>
              <w:t>QCM TW_Complaint Handling_DesignSpec_Appendix – 5:</w:t>
            </w:r>
          </w:p>
          <w:p w14:paraId="2D6C1B74" w14:textId="77777777" w:rsidR="004613D1" w:rsidRDefault="00B42D70">
            <w:pPr>
              <w:pBdr>
                <w:top w:val="nil"/>
                <w:left w:val="nil"/>
                <w:bottom w:val="nil"/>
                <w:right w:val="nil"/>
              </w:pBdr>
            </w:pPr>
            <w:r>
              <w:rPr>
                <w:rFonts w:eastAsia="Arial" w:cs="Arial"/>
                <w:color w:val="000000"/>
                <w:sz w:val="20"/>
              </w:rPr>
              <w:t>DS-CH-CS-CONFIGF-012</w:t>
            </w:r>
          </w:p>
          <w:p w14:paraId="2D6C1B75" w14:textId="77777777" w:rsidR="004613D1" w:rsidRDefault="00B42D70">
            <w:pPr>
              <w:pBdr>
                <w:top w:val="nil"/>
                <w:left w:val="nil"/>
                <w:bottom w:val="nil"/>
                <w:right w:val="nil"/>
              </w:pBdr>
            </w:pPr>
            <w:r>
              <w:rPr>
                <w:rFonts w:eastAsia="Arial" w:cs="Arial"/>
                <w:color w:val="000000"/>
                <w:sz w:val="20"/>
              </w:rPr>
              <w:t> </w:t>
            </w:r>
          </w:p>
          <w:p w14:paraId="2D6C1B76" w14:textId="77777777" w:rsidR="004613D1" w:rsidRDefault="00B42D70">
            <w:pPr>
              <w:pBdr>
                <w:top w:val="nil"/>
                <w:left w:val="nil"/>
                <w:bottom w:val="nil"/>
                <w:right w:val="nil"/>
              </w:pBdr>
            </w:pPr>
            <w:r>
              <w:rPr>
                <w:rFonts w:eastAsia="Arial" w:cs="Arial"/>
                <w:color w:val="000000"/>
                <w:sz w:val="20"/>
              </w:rPr>
              <w:t>QCM TW_Complaint Handling_DesignSpec_Appendix – 6:</w:t>
            </w:r>
          </w:p>
          <w:p w14:paraId="2D6C1B77" w14:textId="77777777" w:rsidR="004613D1" w:rsidRDefault="00B42D70">
            <w:pPr>
              <w:pBdr>
                <w:top w:val="nil"/>
                <w:left w:val="nil"/>
                <w:bottom w:val="nil"/>
                <w:right w:val="nil"/>
              </w:pBdr>
            </w:pPr>
            <w:r>
              <w:rPr>
                <w:rFonts w:eastAsia="Arial" w:cs="Arial"/>
                <w:color w:val="000000"/>
                <w:sz w:val="20"/>
              </w:rPr>
              <w:t>DS-CH-CS-DATAFIELD-012</w:t>
            </w:r>
          </w:p>
          <w:p w14:paraId="2D6C1B78" w14:textId="77777777" w:rsidR="004613D1" w:rsidRDefault="00B42D70">
            <w:pPr>
              <w:pBdr>
                <w:top w:val="nil"/>
                <w:left w:val="nil"/>
                <w:bottom w:val="nil"/>
                <w:right w:val="nil"/>
              </w:pBdr>
            </w:pPr>
            <w:r>
              <w:rPr>
                <w:rFonts w:eastAsia="Arial" w:cs="Arial"/>
                <w:color w:val="000000"/>
                <w:sz w:val="20"/>
              </w:rPr>
              <w:t>DS-CH-CS-CREATEPR-001</w:t>
            </w:r>
          </w:p>
          <w:p w14:paraId="2D6C1B79" w14:textId="77777777" w:rsidR="004613D1" w:rsidRDefault="00B42D70">
            <w:pPr>
              <w:pBdr>
                <w:top w:val="nil"/>
                <w:left w:val="nil"/>
                <w:bottom w:val="nil"/>
                <w:right w:val="nil"/>
              </w:pBdr>
            </w:pPr>
            <w:r>
              <w:rPr>
                <w:rFonts w:eastAsia="Arial" w:cs="Arial"/>
                <w:color w:val="000000"/>
                <w:sz w:val="20"/>
              </w:rPr>
              <w:t> </w:t>
            </w:r>
          </w:p>
          <w:p w14:paraId="2D6C1B7A" w14:textId="77777777" w:rsidR="004613D1" w:rsidRDefault="00B42D70">
            <w:pPr>
              <w:pBdr>
                <w:top w:val="nil"/>
                <w:left w:val="nil"/>
                <w:bottom w:val="nil"/>
                <w:right w:val="nil"/>
              </w:pBdr>
            </w:pPr>
            <w:r>
              <w:rPr>
                <w:rFonts w:eastAsia="Arial" w:cs="Arial"/>
                <w:color w:val="000000"/>
                <w:sz w:val="20"/>
              </w:rPr>
              <w:lastRenderedPageBreak/>
              <w:t>QCM TW_Complaint Handling_DesignSpec_Appendix – 7:</w:t>
            </w:r>
          </w:p>
          <w:p w14:paraId="2D6C1B7B" w14:textId="77777777" w:rsidR="004613D1" w:rsidRDefault="00B42D70">
            <w:pPr>
              <w:pBdr>
                <w:top w:val="nil"/>
                <w:left w:val="nil"/>
                <w:bottom w:val="nil"/>
                <w:right w:val="nil"/>
              </w:pBdr>
            </w:pPr>
            <w:r>
              <w:rPr>
                <w:rFonts w:eastAsia="Arial" w:cs="Arial"/>
                <w:color w:val="000000"/>
                <w:sz w:val="20"/>
              </w:rPr>
              <w:t>DS-CH-CS-OWS-014</w:t>
            </w:r>
          </w:p>
          <w:p w14:paraId="2D6C1B7C" w14:textId="77777777" w:rsidR="004613D1" w:rsidRDefault="00B42D70">
            <w:pPr>
              <w:pBdr>
                <w:top w:val="nil"/>
                <w:left w:val="nil"/>
                <w:bottom w:val="nil"/>
                <w:right w:val="nil"/>
              </w:pBdr>
            </w:pPr>
            <w:r>
              <w:rPr>
                <w:rFonts w:eastAsia="Arial" w:cs="Arial"/>
                <w:color w:val="000000"/>
                <w:sz w:val="20"/>
              </w:rPr>
              <w:t> </w:t>
            </w:r>
          </w:p>
          <w:p w14:paraId="2D6C1B7D" w14:textId="77777777" w:rsidR="004613D1" w:rsidRDefault="00B42D70">
            <w:pPr>
              <w:pBdr>
                <w:top w:val="nil"/>
                <w:left w:val="nil"/>
                <w:bottom w:val="nil"/>
                <w:right w:val="nil"/>
              </w:pBdr>
            </w:pPr>
            <w:r>
              <w:rPr>
                <w:rFonts w:eastAsia="Arial" w:cs="Arial"/>
                <w:color w:val="000000"/>
                <w:sz w:val="20"/>
              </w:rPr>
              <w:t>QCM TW_Complaint Handling_DesignSpec_Appendix – 8:</w:t>
            </w:r>
          </w:p>
          <w:p w14:paraId="2D6C1B7E" w14:textId="77777777" w:rsidR="004613D1" w:rsidRDefault="00B42D70">
            <w:pPr>
              <w:pBdr>
                <w:top w:val="nil"/>
                <w:left w:val="nil"/>
                <w:bottom w:val="nil"/>
                <w:right w:val="nil"/>
              </w:pBdr>
            </w:pPr>
            <w:r>
              <w:rPr>
                <w:rFonts w:eastAsia="Arial" w:cs="Arial"/>
                <w:color w:val="000000"/>
                <w:sz w:val="20"/>
              </w:rPr>
              <w:t>DS-CH-CS-GC-030</w:t>
            </w:r>
          </w:p>
          <w:p w14:paraId="2D6C1B7F" w14:textId="77777777" w:rsidR="004613D1" w:rsidRDefault="00B42D70">
            <w:pPr>
              <w:pBdr>
                <w:top w:val="nil"/>
                <w:left w:val="nil"/>
                <w:bottom w:val="nil"/>
                <w:right w:val="nil"/>
              </w:pBdr>
            </w:pPr>
            <w:r>
              <w:rPr>
                <w:rFonts w:eastAsia="Arial" w:cs="Arial"/>
                <w:color w:val="000000"/>
                <w:sz w:val="20"/>
              </w:rPr>
              <w:t> </w:t>
            </w:r>
          </w:p>
          <w:p w14:paraId="2D6C1B80" w14:textId="77777777" w:rsidR="004613D1" w:rsidRDefault="00B42D70">
            <w:pPr>
              <w:pBdr>
                <w:top w:val="nil"/>
                <w:left w:val="nil"/>
                <w:bottom w:val="nil"/>
                <w:right w:val="nil"/>
              </w:pBdr>
            </w:pPr>
            <w:r>
              <w:rPr>
                <w:rFonts w:eastAsia="Arial" w:cs="Arial"/>
                <w:color w:val="000000"/>
                <w:sz w:val="20"/>
              </w:rPr>
              <w:t> </w:t>
            </w:r>
          </w:p>
          <w:p w14:paraId="2D6C1B81" w14:textId="77777777" w:rsidR="004613D1" w:rsidRDefault="00B42D70">
            <w:pPr>
              <w:pBdr>
                <w:top w:val="nil"/>
                <w:left w:val="nil"/>
                <w:bottom w:val="nil"/>
                <w:right w:val="nil"/>
              </w:pBdr>
            </w:pPr>
            <w:r>
              <w:rPr>
                <w:rFonts w:eastAsia="Arial" w:cs="Arial"/>
                <w:color w:val="000000"/>
                <w:sz w:val="20"/>
              </w:rPr>
              <w:t>DS with updated Group_Category_Workflow.xls:</w:t>
            </w:r>
          </w:p>
          <w:p w14:paraId="2D6C1B82" w14:textId="77777777" w:rsidR="004613D1" w:rsidRDefault="00B42D70">
            <w:pPr>
              <w:pBdr>
                <w:top w:val="nil"/>
                <w:left w:val="nil"/>
                <w:bottom w:val="nil"/>
                <w:right w:val="nil"/>
              </w:pBdr>
            </w:pPr>
            <w:r>
              <w:rPr>
                <w:rFonts w:eastAsia="Arial" w:cs="Arial"/>
                <w:color w:val="000000"/>
                <w:sz w:val="20"/>
              </w:rPr>
              <w:t>DS-CH-CS-GC-030</w:t>
            </w:r>
          </w:p>
          <w:p w14:paraId="2D6C1B83" w14:textId="77777777" w:rsidR="004613D1" w:rsidRDefault="00B42D70">
            <w:pPr>
              <w:pBdr>
                <w:top w:val="nil"/>
                <w:left w:val="nil"/>
                <w:bottom w:val="nil"/>
                <w:right w:val="nil"/>
              </w:pBdr>
            </w:pPr>
            <w:r>
              <w:rPr>
                <w:rFonts w:eastAsia="Arial" w:cs="Arial"/>
                <w:color w:val="000000"/>
                <w:sz w:val="20"/>
              </w:rPr>
              <w:t>DS-CH-CS-GC-055</w:t>
            </w:r>
          </w:p>
          <w:p w14:paraId="2D6C1B84" w14:textId="77777777" w:rsidR="004613D1" w:rsidRDefault="00B42D70">
            <w:pPr>
              <w:pBdr>
                <w:top w:val="nil"/>
                <w:left w:val="nil"/>
                <w:bottom w:val="nil"/>
                <w:right w:val="nil"/>
              </w:pBdr>
            </w:pPr>
            <w:r>
              <w:rPr>
                <w:rFonts w:eastAsia="Arial" w:cs="Arial"/>
                <w:color w:val="000000"/>
                <w:sz w:val="20"/>
              </w:rPr>
              <w:t> </w:t>
            </w:r>
          </w:p>
          <w:p w14:paraId="2D6C1B85" w14:textId="77777777" w:rsidR="004613D1" w:rsidRDefault="00B42D70">
            <w:pPr>
              <w:pBdr>
                <w:top w:val="nil"/>
                <w:left w:val="nil"/>
                <w:bottom w:val="nil"/>
                <w:right w:val="nil"/>
              </w:pBdr>
            </w:pPr>
            <w:r>
              <w:rPr>
                <w:rFonts w:eastAsia="Arial" w:cs="Arial"/>
                <w:color w:val="000000"/>
                <w:sz w:val="20"/>
              </w:rPr>
              <w:t> </w:t>
            </w:r>
          </w:p>
          <w:p w14:paraId="2D6C1B86" w14:textId="77777777" w:rsidR="004613D1" w:rsidRDefault="00B42D70">
            <w:pPr>
              <w:pBdr>
                <w:top w:val="nil"/>
                <w:left w:val="nil"/>
                <w:bottom w:val="nil"/>
                <w:right w:val="nil"/>
              </w:pBdr>
            </w:pPr>
            <w:r>
              <w:rPr>
                <w:rFonts w:eastAsia="Arial" w:cs="Arial"/>
                <w:color w:val="000000"/>
                <w:sz w:val="20"/>
              </w:rPr>
              <w:t>DS with updated Group_Category_Permissions-Export:</w:t>
            </w:r>
          </w:p>
          <w:p w14:paraId="2D6C1B87" w14:textId="77777777" w:rsidR="004613D1" w:rsidRDefault="00B42D70">
            <w:pPr>
              <w:pBdr>
                <w:top w:val="nil"/>
                <w:left w:val="nil"/>
                <w:bottom w:val="nil"/>
                <w:right w:val="nil"/>
              </w:pBdr>
            </w:pPr>
            <w:r>
              <w:rPr>
                <w:rFonts w:eastAsia="Arial" w:cs="Arial"/>
                <w:color w:val="000000"/>
                <w:sz w:val="20"/>
              </w:rPr>
              <w:t>DS-CH-CS-GC-011</w:t>
            </w:r>
          </w:p>
          <w:p w14:paraId="2D6C1B88" w14:textId="77777777" w:rsidR="004613D1" w:rsidRDefault="00B42D70">
            <w:pPr>
              <w:pBdr>
                <w:top w:val="nil"/>
                <w:left w:val="nil"/>
                <w:bottom w:val="nil"/>
                <w:right w:val="nil"/>
              </w:pBdr>
            </w:pPr>
            <w:r>
              <w:rPr>
                <w:rFonts w:eastAsia="Arial" w:cs="Arial"/>
                <w:color w:val="000000"/>
                <w:sz w:val="20"/>
              </w:rPr>
              <w:t>DS-CH-CS-DATAFIELD-032</w:t>
            </w:r>
          </w:p>
          <w:p w14:paraId="2D6C1B89" w14:textId="77777777" w:rsidR="004613D1" w:rsidRDefault="00B42D70">
            <w:pPr>
              <w:pBdr>
                <w:top w:val="nil"/>
                <w:left w:val="nil"/>
                <w:bottom w:val="nil"/>
                <w:right w:val="nil"/>
              </w:pBdr>
            </w:pPr>
            <w:r>
              <w:rPr>
                <w:rFonts w:eastAsia="Arial" w:cs="Arial"/>
                <w:color w:val="000000"/>
                <w:sz w:val="20"/>
              </w:rPr>
              <w:t> </w:t>
            </w:r>
          </w:p>
          <w:p w14:paraId="2D6C1B8A" w14:textId="77777777" w:rsidR="004613D1" w:rsidRDefault="00B42D70">
            <w:pPr>
              <w:pBdr>
                <w:top w:val="nil"/>
                <w:left w:val="nil"/>
                <w:bottom w:val="nil"/>
                <w:right w:val="nil"/>
              </w:pBdr>
            </w:pPr>
            <w:r>
              <w:rPr>
                <w:rFonts w:eastAsia="Arial" w:cs="Arial"/>
                <w:color w:val="000000"/>
                <w:sz w:val="20"/>
              </w:rPr>
              <w:t> </w:t>
            </w:r>
          </w:p>
          <w:p w14:paraId="2D6C1B8B" w14:textId="77777777" w:rsidR="004613D1" w:rsidRDefault="00B42D70">
            <w:pPr>
              <w:pBdr>
                <w:top w:val="nil"/>
                <w:left w:val="nil"/>
                <w:bottom w:val="nil"/>
                <w:right w:val="nil"/>
              </w:pBdr>
            </w:pPr>
            <w:r>
              <w:rPr>
                <w:rFonts w:eastAsia="Arial" w:cs="Arial"/>
                <w:color w:val="000000"/>
                <w:sz w:val="20"/>
              </w:rPr>
              <w:t>DS with updated QCM TW_CH_DS_Interface_Spec:</w:t>
            </w:r>
          </w:p>
          <w:p w14:paraId="2D6C1B8C" w14:textId="77777777" w:rsidR="004613D1" w:rsidRDefault="00B42D70">
            <w:pPr>
              <w:pBdr>
                <w:top w:val="nil"/>
                <w:left w:val="nil"/>
                <w:bottom w:val="nil"/>
                <w:right w:val="nil"/>
              </w:pBdr>
              <w:rPr>
                <w:rFonts w:eastAsia="Arial" w:cs="Arial"/>
                <w:color w:val="000000"/>
                <w:sz w:val="20"/>
                <w:szCs w:val="20"/>
              </w:rPr>
            </w:pPr>
            <w:r>
              <w:rPr>
                <w:rFonts w:eastAsia="Arial" w:cs="Arial"/>
                <w:color w:val="000000"/>
                <w:sz w:val="20"/>
              </w:rPr>
              <w:t>DS-CH-CS-AQ-010</w:t>
            </w:r>
          </w:p>
          <w:p w14:paraId="2D6C1B8D" w14:textId="77777777" w:rsidR="004613D1" w:rsidRDefault="00B42D70">
            <w:pPr>
              <w:pBdr>
                <w:top w:val="nil"/>
                <w:left w:val="nil"/>
                <w:bottom w:val="nil"/>
                <w:right w:val="nil"/>
              </w:pBdr>
            </w:pPr>
            <w:r>
              <w:rPr>
                <w:rFonts w:eastAsia="Arial" w:cs="Arial"/>
                <w:color w:val="000000"/>
                <w:sz w:val="20"/>
              </w:rPr>
              <w:t>DS-CH-CS-AQ-013</w:t>
            </w:r>
          </w:p>
          <w:p w14:paraId="2D6C1B8E" w14:textId="77777777" w:rsidR="004613D1" w:rsidRDefault="00B42D70">
            <w:pPr>
              <w:pBdr>
                <w:top w:val="nil"/>
                <w:left w:val="nil"/>
                <w:bottom w:val="nil"/>
                <w:right w:val="nil"/>
              </w:pBdr>
            </w:pPr>
            <w:r>
              <w:rPr>
                <w:rFonts w:eastAsia="Arial" w:cs="Arial"/>
                <w:color w:val="000000"/>
                <w:sz w:val="20"/>
              </w:rPr>
              <w:t>DS-CH-IS-WS-001</w:t>
            </w:r>
          </w:p>
          <w:p w14:paraId="2D6C1B8F" w14:textId="77777777" w:rsidR="004613D1" w:rsidRDefault="00B42D70">
            <w:pPr>
              <w:pBdr>
                <w:top w:val="nil"/>
                <w:left w:val="nil"/>
                <w:bottom w:val="nil"/>
                <w:right w:val="nil"/>
              </w:pBdr>
            </w:pPr>
            <w:r>
              <w:rPr>
                <w:rFonts w:eastAsia="Arial" w:cs="Arial"/>
                <w:color w:val="000000"/>
                <w:sz w:val="20"/>
              </w:rPr>
              <w:t>DS-CH-IS-WS-003</w:t>
            </w:r>
          </w:p>
          <w:p w14:paraId="2D6C1B90" w14:textId="77777777" w:rsidR="004613D1" w:rsidRDefault="00B42D70">
            <w:pPr>
              <w:pBdr>
                <w:top w:val="nil"/>
                <w:left w:val="nil"/>
                <w:bottom w:val="nil"/>
                <w:right w:val="nil"/>
              </w:pBdr>
            </w:pPr>
            <w:r>
              <w:rPr>
                <w:rFonts w:eastAsia="Arial" w:cs="Arial"/>
                <w:color w:val="000000"/>
                <w:sz w:val="20"/>
              </w:rPr>
              <w:t>DS-CH-IS-WS-025</w:t>
            </w:r>
          </w:p>
          <w:p w14:paraId="2D6C1B91" w14:textId="77777777" w:rsidR="004613D1" w:rsidRDefault="00B42D70">
            <w:pPr>
              <w:pBdr>
                <w:top w:val="nil"/>
                <w:left w:val="nil"/>
                <w:bottom w:val="nil"/>
                <w:right w:val="nil"/>
              </w:pBdr>
            </w:pPr>
            <w:r>
              <w:rPr>
                <w:rFonts w:eastAsia="Arial" w:cs="Arial"/>
                <w:color w:val="000000"/>
                <w:sz w:val="20"/>
              </w:rPr>
              <w:t>DS-CH-IS-WS-034</w:t>
            </w:r>
          </w:p>
          <w:p w14:paraId="2D6C1B92" w14:textId="77777777" w:rsidR="004613D1" w:rsidRDefault="00B42D70">
            <w:pPr>
              <w:pBdr>
                <w:top w:val="nil"/>
                <w:left w:val="nil"/>
                <w:bottom w:val="nil"/>
                <w:right w:val="nil"/>
              </w:pBdr>
            </w:pPr>
            <w:r>
              <w:rPr>
                <w:rFonts w:eastAsia="Arial" w:cs="Arial"/>
                <w:color w:val="000000"/>
                <w:sz w:val="20"/>
              </w:rPr>
              <w:t>DS-CH-IS-WS-068</w:t>
            </w:r>
          </w:p>
          <w:p w14:paraId="2D6C1B93" w14:textId="77777777" w:rsidR="004613D1" w:rsidRDefault="00B42D70">
            <w:pPr>
              <w:pBdr>
                <w:top w:val="nil"/>
                <w:left w:val="nil"/>
                <w:bottom w:val="nil"/>
                <w:right w:val="nil"/>
              </w:pBdr>
            </w:pPr>
            <w:r>
              <w:rPr>
                <w:rFonts w:eastAsia="Arial" w:cs="Arial"/>
                <w:color w:val="000000"/>
                <w:sz w:val="20"/>
              </w:rPr>
              <w:t>DS-CH-IS-WS-069</w:t>
            </w:r>
          </w:p>
          <w:p w14:paraId="2D6C1B94" w14:textId="77777777" w:rsidR="004613D1" w:rsidRDefault="00B42D70">
            <w:pPr>
              <w:pBdr>
                <w:top w:val="nil"/>
                <w:left w:val="nil"/>
                <w:bottom w:val="nil"/>
                <w:right w:val="nil"/>
              </w:pBdr>
            </w:pPr>
            <w:r>
              <w:rPr>
                <w:rFonts w:eastAsia="Arial" w:cs="Arial"/>
                <w:color w:val="000000"/>
                <w:sz w:val="20"/>
              </w:rPr>
              <w:t>DS-CH-IS-WS-070</w:t>
            </w:r>
          </w:p>
          <w:p w14:paraId="2D6C1B95" w14:textId="77777777" w:rsidR="004613D1" w:rsidRDefault="00B42D70">
            <w:pPr>
              <w:pBdr>
                <w:top w:val="nil"/>
                <w:left w:val="nil"/>
                <w:bottom w:val="nil"/>
                <w:right w:val="nil"/>
              </w:pBdr>
            </w:pPr>
            <w:r>
              <w:rPr>
                <w:rFonts w:eastAsia="Arial" w:cs="Arial"/>
                <w:color w:val="000000"/>
                <w:sz w:val="20"/>
              </w:rPr>
              <w:t>DS-CH-IS-WS-082</w:t>
            </w:r>
          </w:p>
          <w:p w14:paraId="2D6C1B96" w14:textId="77777777" w:rsidR="004613D1" w:rsidRDefault="00B42D70">
            <w:pPr>
              <w:pBdr>
                <w:top w:val="nil"/>
                <w:left w:val="nil"/>
                <w:bottom w:val="nil"/>
                <w:right w:val="nil"/>
              </w:pBdr>
            </w:pPr>
            <w:r>
              <w:rPr>
                <w:rFonts w:eastAsia="Arial" w:cs="Arial"/>
                <w:color w:val="000000"/>
                <w:sz w:val="20"/>
              </w:rPr>
              <w:t>DS-CH-IS-WS-083</w:t>
            </w:r>
          </w:p>
          <w:p w14:paraId="2D6C1B97" w14:textId="77777777" w:rsidR="004613D1" w:rsidRDefault="00B42D70">
            <w:pPr>
              <w:pBdr>
                <w:top w:val="nil"/>
                <w:left w:val="nil"/>
                <w:bottom w:val="nil"/>
                <w:right w:val="nil"/>
              </w:pBdr>
            </w:pPr>
            <w:r>
              <w:rPr>
                <w:rFonts w:eastAsia="Arial" w:cs="Arial"/>
                <w:color w:val="000000"/>
                <w:sz w:val="20"/>
              </w:rPr>
              <w:t>DS-CH-IS-WS-084</w:t>
            </w:r>
          </w:p>
          <w:p w14:paraId="2D6C1B98" w14:textId="77777777" w:rsidR="004613D1" w:rsidRDefault="00B42D70">
            <w:pPr>
              <w:pBdr>
                <w:top w:val="nil"/>
                <w:left w:val="nil"/>
                <w:bottom w:val="nil"/>
                <w:right w:val="nil"/>
              </w:pBdr>
            </w:pPr>
            <w:r>
              <w:rPr>
                <w:rFonts w:eastAsia="Arial" w:cs="Arial"/>
                <w:color w:val="000000"/>
                <w:sz w:val="20"/>
              </w:rPr>
              <w:t>DS-CH-IS-WS-085</w:t>
            </w:r>
          </w:p>
          <w:p w14:paraId="2D6C1B99" w14:textId="77777777" w:rsidR="004613D1" w:rsidRDefault="00B42D70">
            <w:pPr>
              <w:pBdr>
                <w:top w:val="nil"/>
                <w:left w:val="nil"/>
                <w:bottom w:val="nil"/>
                <w:right w:val="nil"/>
              </w:pBdr>
            </w:pPr>
            <w:r>
              <w:rPr>
                <w:rFonts w:eastAsia="Arial" w:cs="Arial"/>
                <w:color w:val="000000"/>
                <w:sz w:val="20"/>
              </w:rPr>
              <w:t>DS-CH-CS-OWS-051</w:t>
            </w:r>
          </w:p>
          <w:p w14:paraId="2D6C1B9A" w14:textId="77777777" w:rsidR="004613D1" w:rsidRDefault="00B42D70">
            <w:pPr>
              <w:pBdr>
                <w:top w:val="nil"/>
                <w:left w:val="nil"/>
                <w:bottom w:val="nil"/>
                <w:right w:val="nil"/>
              </w:pBdr>
            </w:pPr>
            <w:r>
              <w:rPr>
                <w:rFonts w:eastAsia="Arial" w:cs="Arial"/>
                <w:color w:val="000000"/>
                <w:sz w:val="20"/>
              </w:rPr>
              <w:t>DS-CH-CS-OWS-052</w:t>
            </w:r>
          </w:p>
          <w:p w14:paraId="2D6C1B9B" w14:textId="77777777" w:rsidR="004613D1" w:rsidRDefault="00B42D70">
            <w:pPr>
              <w:pBdr>
                <w:top w:val="nil"/>
                <w:left w:val="nil"/>
                <w:bottom w:val="nil"/>
                <w:right w:val="nil"/>
              </w:pBdr>
            </w:pPr>
            <w:r>
              <w:rPr>
                <w:rFonts w:eastAsia="Arial" w:cs="Arial"/>
                <w:color w:val="000000"/>
                <w:sz w:val="20"/>
              </w:rPr>
              <w:t> </w:t>
            </w:r>
          </w:p>
          <w:p w14:paraId="2D6C1B9C" w14:textId="77777777" w:rsidR="004613D1" w:rsidRDefault="00B42D70">
            <w:pPr>
              <w:pBdr>
                <w:top w:val="nil"/>
                <w:left w:val="nil"/>
                <w:bottom w:val="nil"/>
                <w:right w:val="nil"/>
              </w:pBdr>
            </w:pPr>
            <w:r>
              <w:rPr>
                <w:rFonts w:eastAsia="Arial" w:cs="Arial"/>
                <w:color w:val="000000"/>
                <w:sz w:val="20"/>
              </w:rPr>
              <w:lastRenderedPageBreak/>
              <w:t> </w:t>
            </w:r>
          </w:p>
          <w:p w14:paraId="2D6C1B9D" w14:textId="77777777" w:rsidR="004613D1" w:rsidRDefault="00B42D70">
            <w:pPr>
              <w:pBdr>
                <w:top w:val="nil"/>
                <w:left w:val="nil"/>
                <w:bottom w:val="nil"/>
                <w:right w:val="nil"/>
              </w:pBdr>
            </w:pPr>
            <w:r>
              <w:rPr>
                <w:rFonts w:eastAsia="Arial" w:cs="Arial"/>
                <w:color w:val="000000"/>
                <w:sz w:val="20"/>
              </w:rPr>
              <w:t>DS with updated QCM TW_CH_DS_Reports_Spec:</w:t>
            </w:r>
          </w:p>
          <w:p w14:paraId="2D6C1B9E" w14:textId="77777777" w:rsidR="004613D1" w:rsidRDefault="00B42D70">
            <w:pPr>
              <w:pBdr>
                <w:top w:val="nil"/>
                <w:left w:val="nil"/>
                <w:bottom w:val="nil"/>
                <w:right w:val="nil"/>
              </w:pBdr>
            </w:pPr>
            <w:r>
              <w:rPr>
                <w:rFonts w:eastAsia="Arial" w:cs="Arial"/>
                <w:color w:val="000000"/>
                <w:sz w:val="20"/>
              </w:rPr>
              <w:t>DS-CH-RS-DETAIL-006</w:t>
            </w:r>
          </w:p>
          <w:p w14:paraId="2D6C1B9F" w14:textId="77777777" w:rsidR="004613D1" w:rsidRDefault="00B42D70">
            <w:pPr>
              <w:pBdr>
                <w:top w:val="nil"/>
                <w:left w:val="nil"/>
                <w:bottom w:val="nil"/>
                <w:right w:val="nil"/>
              </w:pBdr>
            </w:pPr>
            <w:r>
              <w:rPr>
                <w:rFonts w:eastAsia="Arial" w:cs="Arial"/>
                <w:color w:val="000000"/>
                <w:sz w:val="20"/>
              </w:rPr>
              <w:t>DS-CH-RS-DETAIL-062</w:t>
            </w:r>
          </w:p>
          <w:p w14:paraId="2D6C1BA0" w14:textId="77777777" w:rsidR="004613D1" w:rsidRDefault="00B42D70">
            <w:pPr>
              <w:pBdr>
                <w:top w:val="nil"/>
                <w:left w:val="nil"/>
                <w:bottom w:val="nil"/>
                <w:right w:val="nil"/>
              </w:pBdr>
            </w:pPr>
            <w:r>
              <w:rPr>
                <w:rFonts w:eastAsia="Arial" w:cs="Arial"/>
                <w:color w:val="000000"/>
                <w:sz w:val="20"/>
              </w:rPr>
              <w:t> </w:t>
            </w:r>
          </w:p>
          <w:p w14:paraId="2D6C1BA1" w14:textId="77777777" w:rsidR="004613D1" w:rsidRDefault="00B42D70">
            <w:pPr>
              <w:pBdr>
                <w:top w:val="nil"/>
                <w:left w:val="nil"/>
                <w:bottom w:val="nil"/>
                <w:right w:val="nil"/>
              </w:pBdr>
            </w:pPr>
            <w:r>
              <w:rPr>
                <w:rFonts w:eastAsia="Arial" w:cs="Arial"/>
                <w:color w:val="000000"/>
                <w:sz w:val="20"/>
              </w:rPr>
              <w:t> </w:t>
            </w:r>
          </w:p>
          <w:p w14:paraId="2D6C1BA2" w14:textId="77777777" w:rsidR="004613D1" w:rsidRDefault="00B42D70">
            <w:pPr>
              <w:pBdr>
                <w:top w:val="nil"/>
                <w:left w:val="nil"/>
                <w:bottom w:val="nil"/>
                <w:right w:val="nil"/>
              </w:pBdr>
            </w:pPr>
            <w:r>
              <w:rPr>
                <w:rFonts w:eastAsia="Arial" w:cs="Arial"/>
                <w:color w:val="000000"/>
                <w:sz w:val="20"/>
              </w:rPr>
              <w:t>DS with obsolete FRS but no functionality change:</w:t>
            </w:r>
          </w:p>
          <w:p w14:paraId="2D6C1BA3" w14:textId="77777777" w:rsidR="004613D1" w:rsidRDefault="00B42D70">
            <w:pPr>
              <w:pBdr>
                <w:top w:val="nil"/>
                <w:left w:val="nil"/>
                <w:bottom w:val="nil"/>
                <w:right w:val="nil"/>
              </w:pBdr>
            </w:pPr>
            <w:r>
              <w:rPr>
                <w:rFonts w:eastAsia="Arial" w:cs="Arial"/>
                <w:color w:val="000000"/>
                <w:sz w:val="20"/>
              </w:rPr>
              <w:t>DS-CH-CS-CONFIGF-003 added URS-CH-UI-004 removed FRS-CH-UI-004-005</w:t>
            </w:r>
          </w:p>
          <w:p w14:paraId="2D6C1BA4" w14:textId="77777777" w:rsidR="004613D1" w:rsidRDefault="00B42D70">
            <w:pPr>
              <w:pBdr>
                <w:top w:val="nil"/>
                <w:left w:val="nil"/>
                <w:bottom w:val="nil"/>
                <w:right w:val="nil"/>
              </w:pBdr>
            </w:pPr>
            <w:r>
              <w:rPr>
                <w:rFonts w:eastAsia="Arial" w:cs="Arial"/>
                <w:color w:val="000000"/>
                <w:sz w:val="20"/>
              </w:rPr>
              <w:t> </w:t>
            </w:r>
          </w:p>
          <w:p w14:paraId="2D6C1BA5" w14:textId="77777777" w:rsidR="004613D1" w:rsidRDefault="00B42D70">
            <w:pPr>
              <w:pBdr>
                <w:top w:val="nil"/>
                <w:left w:val="nil"/>
                <w:bottom w:val="nil"/>
                <w:right w:val="nil"/>
              </w:pBdr>
            </w:pPr>
            <w:r>
              <w:rPr>
                <w:rFonts w:eastAsia="Arial" w:cs="Arial"/>
                <w:color w:val="000000"/>
                <w:sz w:val="20"/>
              </w:rPr>
              <w:t>DS-CH-CS-CONFIGF-004 added URS-CH-UI-004 removed FRS-CH-UI-004-006</w:t>
            </w:r>
          </w:p>
          <w:p w14:paraId="2D6C1BA6" w14:textId="77777777" w:rsidR="004613D1" w:rsidRDefault="00B42D70">
            <w:pPr>
              <w:pBdr>
                <w:top w:val="nil"/>
                <w:left w:val="nil"/>
                <w:bottom w:val="nil"/>
                <w:right w:val="nil"/>
              </w:pBdr>
            </w:pPr>
            <w:r>
              <w:rPr>
                <w:rFonts w:eastAsia="Arial" w:cs="Arial"/>
                <w:color w:val="000000"/>
                <w:sz w:val="20"/>
              </w:rPr>
              <w:t> </w:t>
            </w:r>
          </w:p>
          <w:p w14:paraId="2D6C1BA7" w14:textId="77777777" w:rsidR="004613D1" w:rsidRDefault="00B42D70">
            <w:pPr>
              <w:pBdr>
                <w:top w:val="nil"/>
                <w:left w:val="nil"/>
                <w:bottom w:val="nil"/>
                <w:right w:val="nil"/>
              </w:pBdr>
            </w:pPr>
            <w:r>
              <w:rPr>
                <w:rFonts w:eastAsia="Arial" w:cs="Arial"/>
                <w:color w:val="000000"/>
                <w:sz w:val="20"/>
              </w:rPr>
              <w:t>DS-CH-CS-CONFIGF-005 added URS-CH-UI-004 removed FRS-CH-UI-004-012</w:t>
            </w:r>
          </w:p>
          <w:p w14:paraId="2D6C1BA8" w14:textId="77777777" w:rsidR="004613D1" w:rsidRDefault="00B42D70">
            <w:pPr>
              <w:pBdr>
                <w:top w:val="nil"/>
                <w:left w:val="nil"/>
                <w:bottom w:val="nil"/>
                <w:right w:val="nil"/>
              </w:pBdr>
            </w:pPr>
            <w:r>
              <w:rPr>
                <w:rFonts w:eastAsia="Arial" w:cs="Arial"/>
                <w:color w:val="000000"/>
                <w:sz w:val="20"/>
              </w:rPr>
              <w:t> </w:t>
            </w:r>
          </w:p>
          <w:p w14:paraId="2D6C1BA9" w14:textId="77777777" w:rsidR="004613D1" w:rsidRDefault="00B42D70">
            <w:pPr>
              <w:pBdr>
                <w:top w:val="nil"/>
                <w:left w:val="nil"/>
                <w:bottom w:val="nil"/>
                <w:right w:val="nil"/>
              </w:pBdr>
            </w:pPr>
            <w:r>
              <w:rPr>
                <w:rFonts w:eastAsia="Arial" w:cs="Arial"/>
                <w:color w:val="000000"/>
                <w:sz w:val="20"/>
              </w:rPr>
              <w:t>DS-CH-CS-CONFIGF-006 added URS-CH-UI-004 removed FRS-CH-UI-004-004</w:t>
            </w:r>
          </w:p>
          <w:p w14:paraId="2D6C1BAA" w14:textId="77777777" w:rsidR="004613D1" w:rsidRDefault="00B42D70">
            <w:pPr>
              <w:pBdr>
                <w:top w:val="nil"/>
                <w:left w:val="nil"/>
                <w:bottom w:val="nil"/>
                <w:right w:val="nil"/>
              </w:pBdr>
            </w:pPr>
            <w:r>
              <w:rPr>
                <w:rFonts w:eastAsia="Arial" w:cs="Arial"/>
                <w:color w:val="000000"/>
                <w:sz w:val="20"/>
              </w:rPr>
              <w:t> </w:t>
            </w:r>
          </w:p>
          <w:p w14:paraId="2D6C1BAB" w14:textId="77777777" w:rsidR="004613D1" w:rsidRDefault="00B42D70">
            <w:pPr>
              <w:pBdr>
                <w:top w:val="nil"/>
                <w:left w:val="nil"/>
                <w:bottom w:val="nil"/>
                <w:right w:val="nil"/>
              </w:pBdr>
            </w:pPr>
            <w:r>
              <w:rPr>
                <w:rFonts w:eastAsia="Arial" w:cs="Arial"/>
                <w:color w:val="000000"/>
                <w:sz w:val="20"/>
              </w:rPr>
              <w:t>DS-CH-CS-CONFIGF-008 added URS-CH-UI-004 removed FRS-CH-UI-004-009</w:t>
            </w:r>
          </w:p>
          <w:p w14:paraId="2D6C1BAC" w14:textId="77777777" w:rsidR="004613D1" w:rsidRDefault="00B42D70">
            <w:pPr>
              <w:pBdr>
                <w:top w:val="nil"/>
                <w:left w:val="nil"/>
                <w:bottom w:val="nil"/>
                <w:right w:val="nil"/>
              </w:pBdr>
            </w:pPr>
            <w:r>
              <w:rPr>
                <w:rFonts w:eastAsia="Arial" w:cs="Arial"/>
                <w:color w:val="000000"/>
                <w:sz w:val="20"/>
              </w:rPr>
              <w:t> </w:t>
            </w:r>
          </w:p>
          <w:p w14:paraId="2D6C1BAD" w14:textId="77777777" w:rsidR="004613D1" w:rsidRDefault="00B42D70">
            <w:pPr>
              <w:pBdr>
                <w:top w:val="nil"/>
                <w:left w:val="nil"/>
                <w:bottom w:val="nil"/>
                <w:right w:val="nil"/>
              </w:pBdr>
            </w:pPr>
            <w:r>
              <w:rPr>
                <w:rFonts w:eastAsia="Arial" w:cs="Arial"/>
                <w:color w:val="000000"/>
                <w:sz w:val="20"/>
              </w:rPr>
              <w:t>DS-CH-CS-CONFIGF-009 added URS-CH-UI-004 removed FRS-CH-UI-004-011</w:t>
            </w:r>
          </w:p>
          <w:p w14:paraId="2D6C1BAE" w14:textId="77777777" w:rsidR="004613D1" w:rsidRDefault="00B42D70">
            <w:pPr>
              <w:pBdr>
                <w:top w:val="nil"/>
                <w:left w:val="nil"/>
                <w:bottom w:val="nil"/>
                <w:right w:val="nil"/>
              </w:pBdr>
            </w:pPr>
            <w:r>
              <w:rPr>
                <w:rFonts w:eastAsia="Arial" w:cs="Arial"/>
                <w:color w:val="000000"/>
                <w:sz w:val="20"/>
              </w:rPr>
              <w:t> </w:t>
            </w:r>
          </w:p>
          <w:p w14:paraId="2D6C1BAF" w14:textId="77777777" w:rsidR="004613D1" w:rsidRDefault="00B42D70">
            <w:pPr>
              <w:pBdr>
                <w:top w:val="nil"/>
                <w:left w:val="nil"/>
                <w:bottom w:val="nil"/>
                <w:right w:val="nil"/>
              </w:pBdr>
            </w:pPr>
            <w:r>
              <w:rPr>
                <w:rFonts w:eastAsia="Arial" w:cs="Arial"/>
                <w:color w:val="000000"/>
                <w:sz w:val="20"/>
              </w:rPr>
              <w:t>DS-CH-CS-CONFIGF-010 added URS-CH-UI-004 removed FRS-CH-UI-004-010</w:t>
            </w:r>
          </w:p>
          <w:p w14:paraId="2D6C1BB0" w14:textId="77777777" w:rsidR="004613D1" w:rsidRDefault="00B42D70">
            <w:pPr>
              <w:pBdr>
                <w:top w:val="nil"/>
                <w:left w:val="nil"/>
                <w:bottom w:val="nil"/>
                <w:right w:val="nil"/>
              </w:pBdr>
            </w:pPr>
            <w:r>
              <w:rPr>
                <w:rFonts w:eastAsia="Arial" w:cs="Arial"/>
                <w:color w:val="000000"/>
                <w:sz w:val="20"/>
              </w:rPr>
              <w:t> </w:t>
            </w:r>
          </w:p>
          <w:p w14:paraId="2D6C1BB1" w14:textId="77777777" w:rsidR="004613D1" w:rsidRDefault="00B42D70">
            <w:pPr>
              <w:pBdr>
                <w:top w:val="nil"/>
                <w:left w:val="nil"/>
                <w:bottom w:val="nil"/>
                <w:right w:val="nil"/>
              </w:pBdr>
            </w:pPr>
            <w:r>
              <w:rPr>
                <w:rFonts w:eastAsia="Arial" w:cs="Arial"/>
                <w:color w:val="000000"/>
                <w:sz w:val="20"/>
              </w:rPr>
              <w:t>DS-CH-CS-CONFIGF-011 added URS-CH-UI-004 removed FRS-CH-UI-004-013</w:t>
            </w:r>
          </w:p>
          <w:p w14:paraId="2D6C1BB2" w14:textId="77777777" w:rsidR="004613D1" w:rsidRDefault="00B42D70">
            <w:pPr>
              <w:pBdr>
                <w:top w:val="nil"/>
                <w:left w:val="nil"/>
                <w:bottom w:val="nil"/>
                <w:right w:val="nil"/>
              </w:pBdr>
            </w:pPr>
            <w:r>
              <w:rPr>
                <w:rFonts w:eastAsia="Arial" w:cs="Arial"/>
                <w:color w:val="000000"/>
                <w:sz w:val="20"/>
              </w:rPr>
              <w:t> </w:t>
            </w:r>
          </w:p>
          <w:p w14:paraId="2D6C1BB3" w14:textId="77777777" w:rsidR="004613D1" w:rsidRDefault="00B42D70">
            <w:pPr>
              <w:pBdr>
                <w:top w:val="nil"/>
                <w:left w:val="nil"/>
                <w:bottom w:val="nil"/>
                <w:right w:val="nil"/>
              </w:pBdr>
            </w:pPr>
            <w:r>
              <w:rPr>
                <w:rFonts w:eastAsia="Arial" w:cs="Arial"/>
                <w:color w:val="000000"/>
                <w:sz w:val="20"/>
              </w:rPr>
              <w:t>DS-CH-CS-CONFIGF-013 added URS-CH-UI-004 removed FRS-CH-UI-004-001,FRS-CH-UI-004-002</w:t>
            </w:r>
          </w:p>
          <w:p w14:paraId="2D6C1BB4" w14:textId="77777777" w:rsidR="004613D1" w:rsidRDefault="00B42D70">
            <w:pPr>
              <w:pBdr>
                <w:top w:val="nil"/>
                <w:left w:val="nil"/>
                <w:bottom w:val="nil"/>
                <w:right w:val="nil"/>
              </w:pBdr>
            </w:pPr>
            <w:r>
              <w:rPr>
                <w:rFonts w:eastAsia="Arial" w:cs="Arial"/>
                <w:color w:val="000000"/>
                <w:sz w:val="20"/>
              </w:rPr>
              <w:t> </w:t>
            </w:r>
          </w:p>
          <w:p w14:paraId="2D6C1BB5" w14:textId="77777777" w:rsidR="004613D1" w:rsidRDefault="00B42D70">
            <w:pPr>
              <w:pBdr>
                <w:top w:val="nil"/>
                <w:left w:val="nil"/>
                <w:bottom w:val="nil"/>
                <w:right w:val="nil"/>
              </w:pBdr>
            </w:pPr>
            <w:r>
              <w:rPr>
                <w:rFonts w:eastAsia="Arial" w:cs="Arial"/>
                <w:color w:val="000000"/>
                <w:sz w:val="20"/>
              </w:rPr>
              <w:t>DS-CH-CS-CONFIGF-026 added URS-CH-UI-007 removed FRS-CH-UI-007-002,FRS-CH-UI-007-013</w:t>
            </w:r>
          </w:p>
          <w:p w14:paraId="2D6C1BB6" w14:textId="77777777" w:rsidR="004613D1" w:rsidRDefault="00B42D70">
            <w:pPr>
              <w:pBdr>
                <w:top w:val="nil"/>
                <w:left w:val="nil"/>
                <w:bottom w:val="nil"/>
                <w:right w:val="nil"/>
              </w:pBdr>
            </w:pPr>
            <w:r>
              <w:rPr>
                <w:rFonts w:eastAsia="Arial" w:cs="Arial"/>
                <w:color w:val="000000"/>
                <w:sz w:val="20"/>
              </w:rPr>
              <w:t> </w:t>
            </w:r>
          </w:p>
          <w:p w14:paraId="2D6C1BB7" w14:textId="77777777" w:rsidR="004613D1" w:rsidRDefault="00B42D70">
            <w:pPr>
              <w:pBdr>
                <w:top w:val="nil"/>
                <w:left w:val="nil"/>
                <w:bottom w:val="nil"/>
                <w:right w:val="nil"/>
              </w:pBdr>
            </w:pPr>
            <w:r>
              <w:rPr>
                <w:rFonts w:eastAsia="Arial" w:cs="Arial"/>
                <w:color w:val="000000"/>
                <w:sz w:val="20"/>
              </w:rPr>
              <w:lastRenderedPageBreak/>
              <w:t>DS-CH-CS-CONFIGF-027 added URS-CH-UI-007 removed FRS-CH-UI-007-003</w:t>
            </w:r>
          </w:p>
          <w:p w14:paraId="2D6C1BB8" w14:textId="77777777" w:rsidR="004613D1" w:rsidRDefault="00B42D70">
            <w:pPr>
              <w:pBdr>
                <w:top w:val="nil"/>
                <w:left w:val="nil"/>
                <w:bottom w:val="nil"/>
                <w:right w:val="nil"/>
              </w:pBdr>
            </w:pPr>
            <w:r>
              <w:rPr>
                <w:rFonts w:eastAsia="Arial" w:cs="Arial"/>
                <w:color w:val="000000"/>
                <w:sz w:val="20"/>
              </w:rPr>
              <w:t> </w:t>
            </w:r>
          </w:p>
          <w:p w14:paraId="2D6C1BB9" w14:textId="77777777" w:rsidR="004613D1" w:rsidRDefault="00B42D70">
            <w:pPr>
              <w:pBdr>
                <w:top w:val="nil"/>
                <w:left w:val="nil"/>
                <w:bottom w:val="nil"/>
                <w:right w:val="nil"/>
              </w:pBdr>
            </w:pPr>
            <w:r>
              <w:rPr>
                <w:rFonts w:eastAsia="Arial" w:cs="Arial"/>
                <w:color w:val="000000"/>
                <w:sz w:val="20"/>
              </w:rPr>
              <w:t>DS-CH-CS-CONFIGF-028 added URS-CH-UI-007 removed FRS-CH-UI-007-004</w:t>
            </w:r>
          </w:p>
          <w:p w14:paraId="2D6C1BBA" w14:textId="77777777" w:rsidR="004613D1" w:rsidRDefault="00B42D70">
            <w:pPr>
              <w:pBdr>
                <w:top w:val="nil"/>
                <w:left w:val="nil"/>
                <w:bottom w:val="nil"/>
                <w:right w:val="nil"/>
              </w:pBdr>
            </w:pPr>
            <w:r>
              <w:rPr>
                <w:rFonts w:eastAsia="Arial" w:cs="Arial"/>
                <w:color w:val="000000"/>
                <w:sz w:val="20"/>
              </w:rPr>
              <w:t> </w:t>
            </w:r>
          </w:p>
          <w:p w14:paraId="2D6C1BBB" w14:textId="77777777" w:rsidR="004613D1" w:rsidRDefault="00B42D70">
            <w:pPr>
              <w:pBdr>
                <w:top w:val="nil"/>
                <w:left w:val="nil"/>
                <w:bottom w:val="nil"/>
                <w:right w:val="nil"/>
              </w:pBdr>
            </w:pPr>
            <w:r>
              <w:rPr>
                <w:rFonts w:eastAsia="Arial" w:cs="Arial"/>
                <w:color w:val="000000"/>
                <w:sz w:val="20"/>
              </w:rPr>
              <w:t>DS-CH-CS-CONFIGF-029 added URS-CH-UI-007 removed FRS-CH-UI-007-005</w:t>
            </w:r>
          </w:p>
          <w:p w14:paraId="2D6C1BBC" w14:textId="77777777" w:rsidR="004613D1" w:rsidRDefault="00B42D70">
            <w:pPr>
              <w:pBdr>
                <w:top w:val="nil"/>
                <w:left w:val="nil"/>
                <w:bottom w:val="nil"/>
                <w:right w:val="nil"/>
              </w:pBdr>
            </w:pPr>
            <w:r>
              <w:rPr>
                <w:rFonts w:eastAsia="Arial" w:cs="Arial"/>
                <w:color w:val="000000"/>
                <w:sz w:val="20"/>
              </w:rPr>
              <w:t> </w:t>
            </w:r>
          </w:p>
          <w:p w14:paraId="2D6C1BBD" w14:textId="77777777" w:rsidR="004613D1" w:rsidRDefault="00B42D70">
            <w:pPr>
              <w:pBdr>
                <w:top w:val="nil"/>
                <w:left w:val="nil"/>
                <w:bottom w:val="nil"/>
                <w:right w:val="nil"/>
              </w:pBdr>
            </w:pPr>
            <w:r>
              <w:rPr>
                <w:rFonts w:eastAsia="Arial" w:cs="Arial"/>
                <w:color w:val="000000"/>
                <w:sz w:val="20"/>
              </w:rPr>
              <w:t>DS-CH-CS-CONFIGF-030 added URS-CH-UI-007 removed FRS-CH-UI-007-006</w:t>
            </w:r>
          </w:p>
          <w:p w14:paraId="2D6C1BBE" w14:textId="77777777" w:rsidR="004613D1" w:rsidRDefault="00B42D70">
            <w:pPr>
              <w:pBdr>
                <w:top w:val="nil"/>
                <w:left w:val="nil"/>
                <w:bottom w:val="nil"/>
                <w:right w:val="nil"/>
              </w:pBdr>
            </w:pPr>
            <w:r>
              <w:rPr>
                <w:rFonts w:eastAsia="Arial" w:cs="Arial"/>
                <w:color w:val="000000"/>
                <w:sz w:val="20"/>
              </w:rPr>
              <w:t> </w:t>
            </w:r>
          </w:p>
          <w:p w14:paraId="2D6C1BBF" w14:textId="77777777" w:rsidR="004613D1" w:rsidRDefault="00B42D70">
            <w:pPr>
              <w:pBdr>
                <w:top w:val="nil"/>
                <w:left w:val="nil"/>
                <w:bottom w:val="nil"/>
                <w:right w:val="nil"/>
              </w:pBdr>
            </w:pPr>
            <w:r>
              <w:rPr>
                <w:rFonts w:eastAsia="Arial" w:cs="Arial"/>
                <w:color w:val="000000"/>
                <w:sz w:val="20"/>
              </w:rPr>
              <w:t>DS-CH-CS-CONFIGF-031 added URS-CH-UI-007 removed FRS-CH-UI-007-007</w:t>
            </w:r>
          </w:p>
          <w:p w14:paraId="2D6C1BC0" w14:textId="77777777" w:rsidR="004613D1" w:rsidRDefault="00B42D70">
            <w:pPr>
              <w:pBdr>
                <w:top w:val="nil"/>
                <w:left w:val="nil"/>
                <w:bottom w:val="nil"/>
                <w:right w:val="nil"/>
              </w:pBdr>
            </w:pPr>
            <w:r>
              <w:rPr>
                <w:rFonts w:eastAsia="Arial" w:cs="Arial"/>
                <w:color w:val="000000"/>
                <w:sz w:val="20"/>
              </w:rPr>
              <w:t> </w:t>
            </w:r>
          </w:p>
          <w:p w14:paraId="2D6C1BC1" w14:textId="77777777" w:rsidR="004613D1" w:rsidRDefault="00B42D70">
            <w:pPr>
              <w:pBdr>
                <w:top w:val="nil"/>
                <w:left w:val="nil"/>
                <w:bottom w:val="nil"/>
                <w:right w:val="nil"/>
              </w:pBdr>
            </w:pPr>
            <w:r>
              <w:rPr>
                <w:rFonts w:eastAsia="Arial" w:cs="Arial"/>
                <w:color w:val="000000"/>
                <w:sz w:val="20"/>
              </w:rPr>
              <w:t>DS-CH-CS-CONFIGF-032 added URS-CH-UI-007 removed FRS-CH-UI-007-008</w:t>
            </w:r>
          </w:p>
          <w:p w14:paraId="2D6C1BC2" w14:textId="77777777" w:rsidR="004613D1" w:rsidRDefault="00B42D70">
            <w:pPr>
              <w:pBdr>
                <w:top w:val="nil"/>
                <w:left w:val="nil"/>
                <w:bottom w:val="nil"/>
                <w:right w:val="nil"/>
              </w:pBdr>
            </w:pPr>
            <w:r>
              <w:rPr>
                <w:rFonts w:eastAsia="Arial" w:cs="Arial"/>
                <w:color w:val="000000"/>
                <w:sz w:val="20"/>
              </w:rPr>
              <w:t> </w:t>
            </w:r>
          </w:p>
          <w:p w14:paraId="2D6C1BC3" w14:textId="77777777" w:rsidR="004613D1" w:rsidRDefault="00B42D70">
            <w:pPr>
              <w:pBdr>
                <w:top w:val="nil"/>
                <w:left w:val="nil"/>
                <w:bottom w:val="nil"/>
                <w:right w:val="nil"/>
              </w:pBdr>
            </w:pPr>
            <w:r>
              <w:rPr>
                <w:rFonts w:eastAsia="Arial" w:cs="Arial"/>
                <w:color w:val="000000"/>
                <w:sz w:val="20"/>
              </w:rPr>
              <w:t>DS-CH-CS-CONFIGF-033 added URS-CH-UI-007 removed FRS-CH-UI-007-001</w:t>
            </w:r>
          </w:p>
          <w:p w14:paraId="2D6C1BC4" w14:textId="77777777" w:rsidR="004613D1" w:rsidRDefault="00B42D70">
            <w:pPr>
              <w:pBdr>
                <w:top w:val="nil"/>
                <w:left w:val="nil"/>
                <w:bottom w:val="nil"/>
                <w:right w:val="nil"/>
              </w:pBdr>
            </w:pPr>
            <w:r>
              <w:rPr>
                <w:rFonts w:eastAsia="Arial" w:cs="Arial"/>
                <w:color w:val="000000"/>
                <w:sz w:val="20"/>
              </w:rPr>
              <w:t> </w:t>
            </w:r>
          </w:p>
          <w:p w14:paraId="2D6C1BC5" w14:textId="77777777" w:rsidR="004613D1" w:rsidRDefault="00B42D70">
            <w:pPr>
              <w:pBdr>
                <w:top w:val="nil"/>
                <w:left w:val="nil"/>
                <w:bottom w:val="nil"/>
                <w:right w:val="nil"/>
              </w:pBdr>
            </w:pPr>
            <w:r>
              <w:rPr>
                <w:rFonts w:eastAsia="Arial" w:cs="Arial"/>
                <w:color w:val="000000"/>
                <w:sz w:val="20"/>
              </w:rPr>
              <w:t>DS-CH-CS-CONFIGF-035 added URS-CH-UI-007 removed FRS-CH-UI-007-009</w:t>
            </w:r>
          </w:p>
          <w:p w14:paraId="2D6C1BC6" w14:textId="77777777" w:rsidR="004613D1" w:rsidRDefault="00B42D70">
            <w:pPr>
              <w:pBdr>
                <w:top w:val="nil"/>
                <w:left w:val="nil"/>
                <w:bottom w:val="nil"/>
                <w:right w:val="nil"/>
              </w:pBdr>
            </w:pPr>
            <w:r>
              <w:rPr>
                <w:rFonts w:eastAsia="Arial" w:cs="Arial"/>
                <w:color w:val="000000"/>
                <w:sz w:val="20"/>
              </w:rPr>
              <w:t> </w:t>
            </w:r>
          </w:p>
          <w:p w14:paraId="2D6C1BC7" w14:textId="77777777" w:rsidR="004613D1" w:rsidRDefault="00B42D70">
            <w:pPr>
              <w:pBdr>
                <w:top w:val="nil"/>
                <w:left w:val="nil"/>
                <w:bottom w:val="nil"/>
                <w:right w:val="nil"/>
              </w:pBdr>
            </w:pPr>
            <w:r>
              <w:rPr>
                <w:rFonts w:eastAsia="Arial" w:cs="Arial"/>
                <w:color w:val="000000"/>
                <w:sz w:val="20"/>
              </w:rPr>
              <w:t>DS-CH-CS-CONFIGF-036 added URS-CH-UI-007 removed FRS-CH-UI-007-010, FRS-CH-UI-007-013</w:t>
            </w:r>
          </w:p>
          <w:p w14:paraId="2D6C1BC8" w14:textId="77777777" w:rsidR="004613D1" w:rsidRDefault="00B42D70">
            <w:pPr>
              <w:pBdr>
                <w:top w:val="nil"/>
                <w:left w:val="nil"/>
                <w:bottom w:val="nil"/>
                <w:right w:val="nil"/>
              </w:pBdr>
            </w:pPr>
            <w:r>
              <w:rPr>
                <w:rFonts w:eastAsia="Arial" w:cs="Arial"/>
                <w:color w:val="000000"/>
                <w:sz w:val="20"/>
              </w:rPr>
              <w:t> </w:t>
            </w:r>
          </w:p>
          <w:p w14:paraId="2D6C1BC9" w14:textId="77777777" w:rsidR="004613D1" w:rsidRDefault="00B42D70">
            <w:pPr>
              <w:pBdr>
                <w:top w:val="nil"/>
                <w:left w:val="nil"/>
                <w:bottom w:val="nil"/>
                <w:right w:val="nil"/>
              </w:pBdr>
            </w:pPr>
            <w:r>
              <w:rPr>
                <w:rFonts w:eastAsia="Arial" w:cs="Arial"/>
                <w:color w:val="000000"/>
                <w:sz w:val="20"/>
              </w:rPr>
              <w:t>DS-CH-CS-CONFIGF-037 added URS-CH-UI-007 removed FRS-CH-UI-007-011</w:t>
            </w:r>
          </w:p>
          <w:p w14:paraId="2D6C1BCA" w14:textId="77777777" w:rsidR="004613D1" w:rsidRDefault="00B42D70">
            <w:pPr>
              <w:pBdr>
                <w:top w:val="nil"/>
                <w:left w:val="nil"/>
                <w:bottom w:val="nil"/>
                <w:right w:val="nil"/>
              </w:pBdr>
            </w:pPr>
            <w:r>
              <w:rPr>
                <w:rFonts w:eastAsia="Arial" w:cs="Arial"/>
                <w:color w:val="000000"/>
                <w:sz w:val="20"/>
              </w:rPr>
              <w:t> </w:t>
            </w:r>
          </w:p>
          <w:p w14:paraId="2D6C1BCB" w14:textId="77777777" w:rsidR="004613D1" w:rsidRDefault="00B42D70">
            <w:pPr>
              <w:pBdr>
                <w:top w:val="nil"/>
                <w:left w:val="nil"/>
                <w:bottom w:val="nil"/>
                <w:right w:val="nil"/>
              </w:pBdr>
            </w:pPr>
            <w:r>
              <w:rPr>
                <w:rFonts w:eastAsia="Arial" w:cs="Arial"/>
                <w:color w:val="000000"/>
                <w:sz w:val="20"/>
              </w:rPr>
              <w:t>DS-CH-CS-CONFIGF-038 added URS-CH-UI-007 removed FRS-CH-UI-007-012</w:t>
            </w:r>
          </w:p>
          <w:p w14:paraId="2D6C1BCC" w14:textId="77777777" w:rsidR="004613D1" w:rsidRDefault="00B42D70">
            <w:pPr>
              <w:pBdr>
                <w:top w:val="nil"/>
                <w:left w:val="nil"/>
                <w:bottom w:val="nil"/>
                <w:right w:val="nil"/>
              </w:pBdr>
            </w:pPr>
            <w:r>
              <w:rPr>
                <w:rFonts w:eastAsia="Arial" w:cs="Arial"/>
                <w:color w:val="000000"/>
                <w:sz w:val="20"/>
              </w:rPr>
              <w:t> </w:t>
            </w:r>
          </w:p>
          <w:p w14:paraId="2D6C1BCD" w14:textId="77777777" w:rsidR="004613D1" w:rsidRDefault="00B42D70">
            <w:pPr>
              <w:pBdr>
                <w:top w:val="nil"/>
                <w:left w:val="nil"/>
                <w:bottom w:val="nil"/>
                <w:right w:val="nil"/>
              </w:pBdr>
            </w:pPr>
            <w:r>
              <w:rPr>
                <w:rFonts w:eastAsia="Arial" w:cs="Arial"/>
                <w:color w:val="000000"/>
                <w:sz w:val="20"/>
              </w:rPr>
              <w:t>DS-CH-CS-CONFIGF-041 added URS-CH-UI-007 removed FRS-CH-UI-007-013</w:t>
            </w:r>
          </w:p>
          <w:p w14:paraId="2D6C1BCE" w14:textId="77777777" w:rsidR="004613D1" w:rsidRDefault="00B42D70">
            <w:pPr>
              <w:pBdr>
                <w:top w:val="nil"/>
                <w:left w:val="nil"/>
                <w:bottom w:val="nil"/>
                <w:right w:val="nil"/>
              </w:pBdr>
            </w:pPr>
            <w:r>
              <w:rPr>
                <w:rFonts w:eastAsia="Arial" w:cs="Arial"/>
                <w:color w:val="000000"/>
                <w:sz w:val="20"/>
              </w:rPr>
              <w:t> </w:t>
            </w:r>
          </w:p>
          <w:p w14:paraId="2D6C1BCF" w14:textId="77777777" w:rsidR="004613D1" w:rsidRDefault="00B42D70">
            <w:pPr>
              <w:pBdr>
                <w:top w:val="nil"/>
                <w:left w:val="nil"/>
                <w:bottom w:val="nil"/>
                <w:right w:val="nil"/>
              </w:pBdr>
            </w:pPr>
            <w:r>
              <w:rPr>
                <w:rFonts w:eastAsia="Arial" w:cs="Arial"/>
                <w:color w:val="000000"/>
                <w:sz w:val="20"/>
              </w:rPr>
              <w:lastRenderedPageBreak/>
              <w:t>DS-CH-CS-CONFIGF-042 added URS-CH-UI-007 removed FRS-CH-UI-007-013</w:t>
            </w:r>
          </w:p>
          <w:p w14:paraId="2D6C1BD0" w14:textId="77777777" w:rsidR="004613D1" w:rsidRDefault="00B42D70">
            <w:pPr>
              <w:pBdr>
                <w:top w:val="nil"/>
                <w:left w:val="nil"/>
                <w:bottom w:val="nil"/>
                <w:right w:val="nil"/>
              </w:pBdr>
            </w:pPr>
            <w:r>
              <w:rPr>
                <w:rFonts w:eastAsia="Arial" w:cs="Arial"/>
                <w:color w:val="000000"/>
                <w:sz w:val="20"/>
              </w:rPr>
              <w:t> </w:t>
            </w:r>
          </w:p>
          <w:p w14:paraId="2D6C1BD1" w14:textId="77777777" w:rsidR="004613D1" w:rsidRDefault="00B42D70">
            <w:pPr>
              <w:pBdr>
                <w:top w:val="nil"/>
                <w:left w:val="nil"/>
                <w:bottom w:val="nil"/>
                <w:right w:val="nil"/>
              </w:pBdr>
            </w:pPr>
            <w:r>
              <w:rPr>
                <w:rFonts w:eastAsia="Arial" w:cs="Arial"/>
                <w:color w:val="000000"/>
                <w:sz w:val="20"/>
              </w:rPr>
              <w:t>DS-CH-CS-CONFIGF-043 added URS-CH-UI-007 removed FRS-CH-UI-007-013</w:t>
            </w:r>
          </w:p>
          <w:p w14:paraId="2D6C1BD2" w14:textId="77777777" w:rsidR="004613D1" w:rsidRDefault="00B42D70">
            <w:pPr>
              <w:pBdr>
                <w:top w:val="nil"/>
                <w:left w:val="nil"/>
                <w:bottom w:val="nil"/>
                <w:right w:val="nil"/>
              </w:pBdr>
            </w:pPr>
            <w:r>
              <w:rPr>
                <w:rFonts w:eastAsia="Arial" w:cs="Arial"/>
                <w:color w:val="000000"/>
                <w:sz w:val="20"/>
              </w:rPr>
              <w:t> </w:t>
            </w:r>
          </w:p>
          <w:p w14:paraId="2D6C1BD3" w14:textId="77777777" w:rsidR="004613D1" w:rsidRDefault="00B42D70">
            <w:pPr>
              <w:pBdr>
                <w:top w:val="nil"/>
                <w:left w:val="nil"/>
                <w:bottom w:val="nil"/>
                <w:right w:val="nil"/>
              </w:pBdr>
            </w:pPr>
            <w:r>
              <w:rPr>
                <w:rFonts w:eastAsia="Arial" w:cs="Arial"/>
                <w:color w:val="000000"/>
                <w:sz w:val="20"/>
              </w:rPr>
              <w:t>DS-CH-CS-CONFIGF-044 added URS-CH-UI-007 removed FRS-CH-UI-007-013</w:t>
            </w:r>
          </w:p>
          <w:p w14:paraId="2D6C1BD4" w14:textId="77777777" w:rsidR="004613D1" w:rsidRDefault="00B42D70">
            <w:pPr>
              <w:pBdr>
                <w:top w:val="nil"/>
                <w:left w:val="nil"/>
                <w:bottom w:val="nil"/>
                <w:right w:val="nil"/>
              </w:pBdr>
            </w:pPr>
            <w:r>
              <w:rPr>
                <w:rFonts w:eastAsia="Arial" w:cs="Arial"/>
                <w:color w:val="000000"/>
                <w:sz w:val="20"/>
              </w:rPr>
              <w:t> </w:t>
            </w:r>
          </w:p>
          <w:p w14:paraId="2D6C1BD5" w14:textId="77777777" w:rsidR="004613D1" w:rsidRDefault="00B42D70">
            <w:pPr>
              <w:pBdr>
                <w:top w:val="nil"/>
                <w:left w:val="nil"/>
                <w:bottom w:val="nil"/>
                <w:right w:val="nil"/>
              </w:pBdr>
            </w:pPr>
            <w:r>
              <w:rPr>
                <w:rFonts w:eastAsia="Arial" w:cs="Arial"/>
                <w:color w:val="000000"/>
                <w:sz w:val="20"/>
              </w:rPr>
              <w:t>DS-CH-CS-CONFIGF-045 added URS-CH-UI-007 removed FRS-CH-UI-007-013</w:t>
            </w:r>
          </w:p>
          <w:p w14:paraId="2D6C1BD6" w14:textId="77777777" w:rsidR="004613D1" w:rsidRDefault="00B42D70">
            <w:pPr>
              <w:pBdr>
                <w:top w:val="nil"/>
                <w:left w:val="nil"/>
                <w:bottom w:val="nil"/>
                <w:right w:val="nil"/>
              </w:pBdr>
            </w:pPr>
            <w:r>
              <w:rPr>
                <w:rFonts w:eastAsia="Arial" w:cs="Arial"/>
                <w:color w:val="000000"/>
                <w:sz w:val="20"/>
              </w:rPr>
              <w:t> </w:t>
            </w:r>
          </w:p>
          <w:p w14:paraId="2D6C1BD7" w14:textId="77777777" w:rsidR="004613D1" w:rsidRDefault="00B42D70">
            <w:pPr>
              <w:pBdr>
                <w:top w:val="nil"/>
                <w:left w:val="nil"/>
                <w:bottom w:val="nil"/>
                <w:right w:val="nil"/>
              </w:pBdr>
            </w:pPr>
            <w:r>
              <w:rPr>
                <w:rFonts w:eastAsia="Arial" w:cs="Arial"/>
                <w:color w:val="000000"/>
                <w:sz w:val="20"/>
              </w:rPr>
              <w:t>DS-CH-CS-CONFIGF-046 added URS-CH-UI-007 removed FRS-CH-UI-007-013</w:t>
            </w:r>
          </w:p>
          <w:p w14:paraId="2D6C1BD8" w14:textId="77777777" w:rsidR="004613D1" w:rsidRDefault="00B42D70">
            <w:pPr>
              <w:pBdr>
                <w:top w:val="nil"/>
                <w:left w:val="nil"/>
                <w:bottom w:val="nil"/>
                <w:right w:val="nil"/>
              </w:pBdr>
            </w:pPr>
            <w:r>
              <w:rPr>
                <w:rFonts w:eastAsia="Arial" w:cs="Arial"/>
                <w:color w:val="000000"/>
                <w:sz w:val="20"/>
              </w:rPr>
              <w:t> </w:t>
            </w:r>
          </w:p>
          <w:p w14:paraId="2D6C1BD9" w14:textId="77777777" w:rsidR="004613D1" w:rsidRDefault="00B42D70">
            <w:pPr>
              <w:pBdr>
                <w:top w:val="nil"/>
                <w:left w:val="nil"/>
                <w:bottom w:val="nil"/>
                <w:right w:val="nil"/>
              </w:pBdr>
            </w:pPr>
            <w:r>
              <w:rPr>
                <w:rFonts w:eastAsia="Arial" w:cs="Arial"/>
                <w:color w:val="000000"/>
                <w:sz w:val="20"/>
              </w:rPr>
              <w:t>DS-CH-CS-CONFIGF-047 added URS-CH-UI-007 removed FRS-CH-UI-007-013</w:t>
            </w:r>
          </w:p>
          <w:p w14:paraId="2D6C1BDA" w14:textId="77777777" w:rsidR="004613D1" w:rsidRDefault="00B42D70">
            <w:pPr>
              <w:pBdr>
                <w:top w:val="nil"/>
                <w:left w:val="nil"/>
                <w:bottom w:val="nil"/>
                <w:right w:val="nil"/>
              </w:pBdr>
            </w:pPr>
            <w:r>
              <w:rPr>
                <w:rFonts w:eastAsia="Arial" w:cs="Arial"/>
                <w:color w:val="000000"/>
                <w:sz w:val="20"/>
              </w:rPr>
              <w:t> </w:t>
            </w:r>
          </w:p>
          <w:p w14:paraId="2D6C1BDB" w14:textId="77777777" w:rsidR="004613D1" w:rsidRDefault="00B42D70">
            <w:pPr>
              <w:pBdr>
                <w:top w:val="nil"/>
                <w:left w:val="nil"/>
                <w:bottom w:val="nil"/>
                <w:right w:val="nil"/>
              </w:pBdr>
            </w:pPr>
            <w:r>
              <w:rPr>
                <w:rFonts w:eastAsia="Arial" w:cs="Arial"/>
                <w:color w:val="000000"/>
                <w:sz w:val="20"/>
              </w:rPr>
              <w:t>DS-CH-CS-CONFIGF-048 added URS-CH-UI-007 removed FRS-CH-UI-007-013</w:t>
            </w:r>
          </w:p>
          <w:p w14:paraId="2D6C1BDC" w14:textId="77777777" w:rsidR="004613D1" w:rsidRDefault="00B42D70">
            <w:pPr>
              <w:pBdr>
                <w:top w:val="nil"/>
                <w:left w:val="nil"/>
                <w:bottom w:val="nil"/>
                <w:right w:val="nil"/>
              </w:pBdr>
            </w:pPr>
            <w:r>
              <w:rPr>
                <w:rFonts w:eastAsia="Arial" w:cs="Arial"/>
                <w:color w:val="000000"/>
                <w:sz w:val="20"/>
              </w:rPr>
              <w:t> </w:t>
            </w:r>
          </w:p>
          <w:p w14:paraId="2D6C1BDD" w14:textId="77777777" w:rsidR="004613D1" w:rsidRDefault="00B42D70">
            <w:pPr>
              <w:pBdr>
                <w:top w:val="nil"/>
                <w:left w:val="nil"/>
                <w:bottom w:val="nil"/>
                <w:right w:val="nil"/>
              </w:pBdr>
            </w:pPr>
            <w:r>
              <w:rPr>
                <w:rFonts w:eastAsia="Arial" w:cs="Arial"/>
                <w:color w:val="000000"/>
                <w:sz w:val="20"/>
              </w:rPr>
              <w:t>DS-CH-CS-NOTIF-001 added URS-CH-INT-16.2.8.1-05 removed FRS-CH-INT-OES-012-001,FRS-CH-INT-SMX-015-001,FRS-CH-INT-SMX-015-002,FRS-CH-INT-OES-012-002,FRS-CH-INT-XCR-005-001,FRS-CH-INT-SMX-015-003,FRS-CH-INT-OES-012-003,FRS-CH-INT-XCR-005-002,FRS-CH-INT-XCR-005-003</w:t>
            </w:r>
          </w:p>
          <w:p w14:paraId="2D6C1BDE" w14:textId="77777777" w:rsidR="004613D1" w:rsidRDefault="00B42D70">
            <w:pPr>
              <w:pBdr>
                <w:top w:val="nil"/>
                <w:left w:val="nil"/>
                <w:bottom w:val="nil"/>
                <w:right w:val="nil"/>
              </w:pBdr>
            </w:pPr>
            <w:r>
              <w:rPr>
                <w:rFonts w:eastAsia="Arial" w:cs="Arial"/>
                <w:color w:val="000000"/>
                <w:sz w:val="20"/>
              </w:rPr>
              <w:t> </w:t>
            </w:r>
          </w:p>
          <w:p w14:paraId="2D6C1BDF" w14:textId="77777777" w:rsidR="004613D1" w:rsidRDefault="00B42D70">
            <w:pPr>
              <w:pBdr>
                <w:top w:val="nil"/>
                <w:left w:val="nil"/>
                <w:bottom w:val="nil"/>
                <w:right w:val="nil"/>
              </w:pBdr>
            </w:pPr>
            <w:r>
              <w:rPr>
                <w:rFonts w:eastAsia="Arial" w:cs="Arial"/>
                <w:color w:val="000000"/>
                <w:sz w:val="20"/>
              </w:rPr>
              <w:t>DS-CH-CS-GC-036 added URS-CH-REG-MIR-010,URS-CH-REG-MIR-002 removed FRS-CH-REG-MIR-010-002, FRS-CH-REG-MIR-002-001, URS-CH-REG-MIR-002-002</w:t>
            </w:r>
          </w:p>
          <w:p w14:paraId="2D6C1BE0" w14:textId="77777777" w:rsidR="004613D1" w:rsidRDefault="00B42D70">
            <w:pPr>
              <w:pBdr>
                <w:top w:val="nil"/>
                <w:left w:val="nil"/>
                <w:bottom w:val="nil"/>
                <w:right w:val="nil"/>
              </w:pBdr>
            </w:pPr>
            <w:r>
              <w:rPr>
                <w:rFonts w:eastAsia="Arial" w:cs="Arial"/>
                <w:color w:val="000000"/>
                <w:sz w:val="20"/>
              </w:rPr>
              <w:t> </w:t>
            </w:r>
          </w:p>
          <w:p w14:paraId="2D6C1BE1" w14:textId="77777777" w:rsidR="004613D1" w:rsidRDefault="00B42D70">
            <w:pPr>
              <w:pBdr>
                <w:top w:val="nil"/>
                <w:left w:val="nil"/>
                <w:bottom w:val="nil"/>
                <w:right w:val="nil"/>
              </w:pBdr>
            </w:pPr>
            <w:r>
              <w:rPr>
                <w:rFonts w:eastAsia="Arial" w:cs="Arial"/>
                <w:color w:val="000000"/>
                <w:sz w:val="20"/>
              </w:rPr>
              <w:t>DS-CH-CS-AQ-030 added URS-CH-SF-EVAL-128 removed FRS-CH-SF-EVAL-128-001</w:t>
            </w:r>
          </w:p>
          <w:p w14:paraId="2D6C1BE2" w14:textId="77777777" w:rsidR="004613D1" w:rsidRDefault="00B42D70">
            <w:pPr>
              <w:pBdr>
                <w:top w:val="nil"/>
                <w:left w:val="nil"/>
                <w:bottom w:val="nil"/>
                <w:right w:val="nil"/>
              </w:pBdr>
            </w:pPr>
            <w:r>
              <w:rPr>
                <w:rFonts w:eastAsia="Arial" w:cs="Arial"/>
                <w:color w:val="000000"/>
                <w:sz w:val="20"/>
              </w:rPr>
              <w:t> </w:t>
            </w:r>
          </w:p>
          <w:p w14:paraId="2D6C1BE3" w14:textId="77777777" w:rsidR="004613D1" w:rsidRDefault="00B42D70">
            <w:pPr>
              <w:pBdr>
                <w:top w:val="nil"/>
                <w:left w:val="nil"/>
                <w:bottom w:val="nil"/>
                <w:right w:val="nil"/>
              </w:pBdr>
            </w:pPr>
            <w:r>
              <w:rPr>
                <w:rFonts w:eastAsia="Arial" w:cs="Arial"/>
                <w:color w:val="000000"/>
                <w:sz w:val="20"/>
              </w:rPr>
              <w:lastRenderedPageBreak/>
              <w:t>DS-CH-CS-AQ-032 added URS-SF-CH-SF-EVAL-121,URS-CH-SF-EVAL-128 removed FRS-CH-SF-EVAL-121-03,FRS-CH-SF-EVAL-128-03</w:t>
            </w:r>
          </w:p>
          <w:p w14:paraId="2D6C1BE4" w14:textId="77777777" w:rsidR="004613D1" w:rsidRDefault="00B42D70">
            <w:pPr>
              <w:pBdr>
                <w:top w:val="nil"/>
                <w:left w:val="nil"/>
                <w:bottom w:val="nil"/>
                <w:right w:val="nil"/>
              </w:pBdr>
            </w:pPr>
            <w:r>
              <w:rPr>
                <w:rFonts w:eastAsia="Arial" w:cs="Arial"/>
                <w:color w:val="000000"/>
                <w:sz w:val="20"/>
              </w:rPr>
              <w:t> </w:t>
            </w:r>
          </w:p>
          <w:p w14:paraId="2D6C1BE5" w14:textId="77777777" w:rsidR="004613D1" w:rsidRDefault="00B42D70">
            <w:pPr>
              <w:pBdr>
                <w:top w:val="nil"/>
                <w:left w:val="nil"/>
                <w:bottom w:val="nil"/>
                <w:right w:val="nil"/>
              </w:pBdr>
            </w:pPr>
            <w:r>
              <w:rPr>
                <w:rFonts w:eastAsia="Arial" w:cs="Arial"/>
                <w:color w:val="000000"/>
                <w:sz w:val="20"/>
              </w:rPr>
              <w:t>DS-CH-CS-AQ-033 added URS-CH-INT-16.2.8.1-05 removed FRS-CH-INT-OES-012-001,FRS-CH-INT-OES-012-002,FRS-CH-INT-OES-012-003, FRS-CH-INT-SMX-015-001,FRS-CH-INT-SMX-015-002,FRS-CH-INT-SMX-015-003,FRS-CH-INT-XCR-005-001,FRS-CH-INT-XCR-005-002,FRS-CH-INT-XCR-005-003</w:t>
            </w:r>
          </w:p>
          <w:p w14:paraId="2D6C1BE6" w14:textId="77777777" w:rsidR="004613D1" w:rsidRDefault="00B42D70">
            <w:pPr>
              <w:pBdr>
                <w:top w:val="nil"/>
                <w:left w:val="nil"/>
                <w:bottom w:val="nil"/>
                <w:right w:val="nil"/>
              </w:pBdr>
            </w:pPr>
            <w:r>
              <w:rPr>
                <w:rFonts w:eastAsia="Arial" w:cs="Arial"/>
                <w:color w:val="000000"/>
                <w:sz w:val="20"/>
              </w:rPr>
              <w:t> </w:t>
            </w:r>
          </w:p>
          <w:p w14:paraId="2D6C1BE7" w14:textId="77777777" w:rsidR="004613D1" w:rsidRDefault="00B42D70">
            <w:pPr>
              <w:pBdr>
                <w:top w:val="nil"/>
                <w:left w:val="nil"/>
                <w:bottom w:val="nil"/>
                <w:right w:val="nil"/>
              </w:pBdr>
            </w:pPr>
            <w:r>
              <w:rPr>
                <w:rFonts w:eastAsia="Arial" w:cs="Arial"/>
                <w:color w:val="000000"/>
                <w:sz w:val="20"/>
              </w:rPr>
              <w:t>DS-CH-IS-WS-004 added FRS-CH-INT-16.2.8.1-03-03 removed FRS-CH-INT-OES-008-001,FRS-CH-INT-OES-009-001,FRS-CH-INT-OES-010-001,FRS-CH-INT-OES-010-002,FRS-CH-INT-OES-011-001,FRS-CH-INT-OES-011-002,FRS-CH-INT-OES-013-001</w:t>
            </w:r>
          </w:p>
          <w:p w14:paraId="2D6C1BE8" w14:textId="77777777" w:rsidR="004613D1" w:rsidRDefault="00B42D70">
            <w:pPr>
              <w:pBdr>
                <w:top w:val="nil"/>
                <w:left w:val="nil"/>
                <w:bottom w:val="nil"/>
                <w:right w:val="nil"/>
              </w:pBdr>
            </w:pPr>
            <w:r>
              <w:rPr>
                <w:rFonts w:eastAsia="Arial" w:cs="Arial"/>
                <w:color w:val="000000"/>
                <w:sz w:val="20"/>
              </w:rPr>
              <w:t> </w:t>
            </w:r>
          </w:p>
          <w:p w14:paraId="2D6C1BE9" w14:textId="77777777" w:rsidR="004613D1" w:rsidRDefault="00B42D70">
            <w:pPr>
              <w:pBdr>
                <w:top w:val="nil"/>
                <w:left w:val="nil"/>
                <w:bottom w:val="nil"/>
                <w:right w:val="nil"/>
              </w:pBdr>
            </w:pPr>
            <w:r>
              <w:rPr>
                <w:rFonts w:eastAsia="Arial" w:cs="Arial"/>
                <w:color w:val="000000"/>
                <w:sz w:val="20"/>
              </w:rPr>
              <w:t>DS-CH-IS-WS-022 added FRS-CH-INT-16.2.8.1-03-03 removed FRS-CH-INT-XCR-010-001,FRS-CH-INT-XCR-011-001,FRS-CH-INT-XCR-012-001,FRS-CH-INT-XCR-014-02,FRS-CH-INT-XCR-014-03,FRS-CH-INT-XCR-013-01,FRS-CH-INT-XCR-013-04,FRS-CH-INT-XCR-013-02,FRS-CH-INT-XCR-013-03</w:t>
            </w:r>
          </w:p>
          <w:p w14:paraId="2D6C1BEA" w14:textId="77777777" w:rsidR="004613D1" w:rsidRDefault="00B42D70">
            <w:pPr>
              <w:pBdr>
                <w:top w:val="nil"/>
                <w:left w:val="nil"/>
                <w:bottom w:val="nil"/>
                <w:right w:val="nil"/>
              </w:pBdr>
            </w:pPr>
            <w:r>
              <w:rPr>
                <w:rFonts w:eastAsia="Arial" w:cs="Arial"/>
                <w:color w:val="000000"/>
                <w:sz w:val="20"/>
              </w:rPr>
              <w:t> </w:t>
            </w:r>
          </w:p>
          <w:p w14:paraId="2D6C1BEB" w14:textId="77777777" w:rsidR="004613D1" w:rsidRDefault="00B42D70">
            <w:pPr>
              <w:pBdr>
                <w:top w:val="nil"/>
                <w:left w:val="nil"/>
                <w:bottom w:val="nil"/>
                <w:right w:val="nil"/>
              </w:pBdr>
            </w:pPr>
            <w:r>
              <w:rPr>
                <w:rFonts w:eastAsia="Arial" w:cs="Arial"/>
                <w:color w:val="000000"/>
                <w:sz w:val="20"/>
              </w:rPr>
              <w:t>DS-CH-IS-WS-023 added FRS-CH-INT-16.2.8.1-03-03 removed FRS-CH-INT-XCR-009-001,FRS-CH-INT-XCR-013-01,FRS-CH-INT-XCR-013-02,FRS-CH-INT-XCR-013-03,FRS-CH-INT-XCR-014-01,FRS-CH-INT-XCR-013-04</w:t>
            </w:r>
          </w:p>
          <w:p w14:paraId="2D6C1BEC" w14:textId="77777777" w:rsidR="004613D1" w:rsidRDefault="00B42D70">
            <w:pPr>
              <w:pBdr>
                <w:top w:val="nil"/>
                <w:left w:val="nil"/>
                <w:bottom w:val="nil"/>
                <w:right w:val="nil"/>
              </w:pBdr>
            </w:pPr>
            <w:r>
              <w:rPr>
                <w:rFonts w:eastAsia="Arial" w:cs="Arial"/>
                <w:color w:val="000000"/>
                <w:sz w:val="20"/>
              </w:rPr>
              <w:t> </w:t>
            </w:r>
          </w:p>
          <w:p w14:paraId="2D6C1BED" w14:textId="77777777" w:rsidR="004613D1" w:rsidRDefault="00B42D70">
            <w:pPr>
              <w:pBdr>
                <w:top w:val="nil"/>
                <w:left w:val="nil"/>
                <w:bottom w:val="nil"/>
                <w:right w:val="nil"/>
              </w:pBdr>
            </w:pPr>
            <w:r>
              <w:rPr>
                <w:rFonts w:eastAsia="Arial" w:cs="Arial"/>
                <w:color w:val="000000"/>
                <w:sz w:val="20"/>
              </w:rPr>
              <w:t>DS-CH-IS-WS-042 added FRS-CH-INT-16.2.8.1-03-03 removed FRS-CH-INT-SMX-023-01,FRS-CH-INT-SMX-023-02,FRS-CH-INT-SMX-023-03, FRS-CH-INT-SMX-023-05,FRS-CH-INT-SMX-023-06,FRS-CH-</w:t>
            </w:r>
            <w:r>
              <w:rPr>
                <w:rFonts w:eastAsia="Arial" w:cs="Arial"/>
                <w:color w:val="000000"/>
                <w:sz w:val="20"/>
              </w:rPr>
              <w:lastRenderedPageBreak/>
              <w:t>INT-SMX-023-07,FRS-CH-INT-SMX-013-003,FRS-CH-INT-SMX-024-01,FRS-CH-INT-SMX-025-01</w:t>
            </w:r>
          </w:p>
          <w:p w14:paraId="2D6C1BEE" w14:textId="77777777" w:rsidR="004613D1" w:rsidRDefault="00B42D70">
            <w:pPr>
              <w:pBdr>
                <w:top w:val="nil"/>
                <w:left w:val="nil"/>
                <w:bottom w:val="nil"/>
                <w:right w:val="nil"/>
              </w:pBdr>
            </w:pPr>
            <w:r>
              <w:rPr>
                <w:rFonts w:eastAsia="Arial" w:cs="Arial"/>
                <w:color w:val="000000"/>
                <w:sz w:val="20"/>
              </w:rPr>
              <w:t> </w:t>
            </w:r>
          </w:p>
          <w:p w14:paraId="2D6C1BEF" w14:textId="77777777" w:rsidR="004613D1" w:rsidRDefault="00B42D70">
            <w:pPr>
              <w:pBdr>
                <w:top w:val="nil"/>
                <w:left w:val="nil"/>
                <w:bottom w:val="nil"/>
                <w:right w:val="nil"/>
              </w:pBdr>
            </w:pPr>
            <w:r>
              <w:rPr>
                <w:rFonts w:eastAsia="Arial" w:cs="Arial"/>
                <w:color w:val="000000"/>
                <w:sz w:val="20"/>
              </w:rPr>
              <w:t>DS-CH-IS-WS-043 added FRS-CH-INT-16.2.8.1-03-03 removed FRS-CH-INT-OES-014-01,FRS-CH-INT-OES-014-02,FRS-CH-INT-OES-014-03, FRS-CH-INT-OES-014-04,FRS-CH-INT-OES-010-002</w:t>
            </w:r>
          </w:p>
          <w:p w14:paraId="2D6C1BF0" w14:textId="77777777" w:rsidR="004613D1" w:rsidRDefault="00B42D70">
            <w:pPr>
              <w:pBdr>
                <w:top w:val="nil"/>
                <w:left w:val="nil"/>
                <w:bottom w:val="nil"/>
                <w:right w:val="nil"/>
              </w:pBdr>
            </w:pPr>
            <w:r>
              <w:rPr>
                <w:rFonts w:eastAsia="Arial" w:cs="Arial"/>
                <w:color w:val="000000"/>
                <w:sz w:val="20"/>
              </w:rPr>
              <w:t> </w:t>
            </w:r>
          </w:p>
          <w:p w14:paraId="2D6C1BF1" w14:textId="77777777" w:rsidR="004613D1" w:rsidRDefault="00B42D70">
            <w:pPr>
              <w:pBdr>
                <w:top w:val="nil"/>
                <w:left w:val="nil"/>
                <w:bottom w:val="nil"/>
                <w:right w:val="nil"/>
              </w:pBdr>
            </w:pPr>
            <w:r>
              <w:rPr>
                <w:rFonts w:eastAsia="Arial" w:cs="Arial"/>
                <w:color w:val="000000"/>
                <w:sz w:val="20"/>
              </w:rPr>
              <w:t>DS-CH-IS-WS-044 added FRS-CH-INT-16.2.8.1-03-03 removed FRS-CH-INT-SMX-023-04</w:t>
            </w:r>
          </w:p>
          <w:p w14:paraId="2D6C1BF2" w14:textId="77777777" w:rsidR="004613D1" w:rsidRDefault="00B42D70">
            <w:pPr>
              <w:pBdr>
                <w:top w:val="nil"/>
                <w:left w:val="nil"/>
                <w:bottom w:val="nil"/>
                <w:right w:val="nil"/>
              </w:pBdr>
            </w:pPr>
            <w:r>
              <w:rPr>
                <w:rFonts w:eastAsia="Arial" w:cs="Arial"/>
                <w:color w:val="000000"/>
                <w:sz w:val="20"/>
              </w:rPr>
              <w:t> </w:t>
            </w:r>
          </w:p>
          <w:p w14:paraId="2D6C1BF3" w14:textId="77777777" w:rsidR="004613D1" w:rsidRDefault="00B42D70">
            <w:pPr>
              <w:pBdr>
                <w:top w:val="nil"/>
                <w:left w:val="nil"/>
                <w:bottom w:val="nil"/>
                <w:right w:val="nil"/>
              </w:pBdr>
            </w:pPr>
            <w:r>
              <w:rPr>
                <w:rFonts w:eastAsia="Arial" w:cs="Arial"/>
                <w:color w:val="000000"/>
                <w:sz w:val="20"/>
              </w:rPr>
              <w:t>DS-CH-IS-WS-056 added URS-CH-INT-16.2.8.1-05 removed FRS-CH-INT-SAP-005-01,FRS-CH-INT-SAP-006-01,FRS-CH-INT-SAP-006-02,FRS-CH-INT-SAP-006-03,FRS-CH-INT-SAP-007-01</w:t>
            </w:r>
          </w:p>
          <w:p w14:paraId="2D6C1BF4" w14:textId="77777777" w:rsidR="004613D1" w:rsidRDefault="00B42D70">
            <w:pPr>
              <w:pBdr>
                <w:top w:val="nil"/>
                <w:left w:val="nil"/>
                <w:bottom w:val="nil"/>
                <w:right w:val="nil"/>
              </w:pBdr>
            </w:pPr>
            <w:r>
              <w:rPr>
                <w:rFonts w:eastAsia="Arial" w:cs="Arial"/>
                <w:color w:val="000000"/>
                <w:sz w:val="20"/>
              </w:rPr>
              <w:t> </w:t>
            </w:r>
          </w:p>
          <w:p w14:paraId="2D6C1BF5" w14:textId="77777777" w:rsidR="004613D1" w:rsidRDefault="00B42D70">
            <w:r>
              <w:rPr>
                <w:rFonts w:eastAsia="Arial" w:cs="Arial"/>
                <w:color w:val="000000"/>
                <w:sz w:val="20"/>
              </w:rPr>
              <w:t>DS-CH-IS-WS-071 description has been updated, added FRS-CH-INT-16.2.8.1-03-03,URS-CH-INT-16.2.8.1-05 removed FRS-CH-INT-SNOW-005-01,FRS-CH-INT-SNOW-006-01,FRS-CH-INT-SNOW-007-01</w:t>
            </w:r>
          </w:p>
        </w:tc>
        <w:tc>
          <w:tcPr>
            <w:tcW w:w="1261" w:type="pct"/>
            <w:tcBorders>
              <w:top w:val="single" w:sz="4" w:space="0" w:color="000000"/>
              <w:left w:val="single" w:sz="4" w:space="0" w:color="000000"/>
              <w:bottom w:val="single" w:sz="4" w:space="0" w:color="000000"/>
              <w:right w:val="single" w:sz="4" w:space="0" w:color="000000"/>
            </w:tcBorders>
          </w:tcPr>
          <w:p w14:paraId="2D6C1BF6" w14:textId="77777777" w:rsidR="004613D1" w:rsidRDefault="00B42D70">
            <w:pPr>
              <w:pBdr>
                <w:top w:val="nil"/>
                <w:left w:val="nil"/>
                <w:bottom w:val="nil"/>
                <w:right w:val="nil"/>
              </w:pBdr>
            </w:pPr>
            <w:r>
              <w:rPr>
                <w:rFonts w:eastAsia="Arial" w:cs="Arial"/>
                <w:color w:val="000000"/>
                <w:sz w:val="20"/>
              </w:rPr>
              <w:lastRenderedPageBreak/>
              <w:t xml:space="preserve">As per R7.7 </w:t>
            </w:r>
            <w:r>
              <w:rPr>
                <w:rFonts w:eastAsia="Arial" w:cs="Arial"/>
                <w:color w:val="353535"/>
                <w:sz w:val="21"/>
                <w:highlight w:val="white"/>
              </w:rPr>
              <w:t>SCR-G4.NPSS.CU.0045-0006.0001</w:t>
            </w:r>
          </w:p>
        </w:tc>
      </w:tr>
      <w:tr w:rsidR="004613D1" w14:paraId="2D6C1BFC" w14:textId="77777777" w:rsidTr="004613D1">
        <w:tc>
          <w:tcPr>
            <w:tcW w:w="593" w:type="pct"/>
            <w:gridSpan w:val="2"/>
            <w:tcBorders>
              <w:top w:val="single" w:sz="4" w:space="0" w:color="000000"/>
              <w:left w:val="single" w:sz="4" w:space="0" w:color="000000"/>
              <w:bottom w:val="single" w:sz="4" w:space="0" w:color="000000"/>
              <w:right w:val="single" w:sz="4" w:space="0" w:color="000000"/>
            </w:tcBorders>
          </w:tcPr>
          <w:p w14:paraId="2D6C1BF8" w14:textId="77777777" w:rsidR="004613D1" w:rsidRDefault="00B42D70">
            <w:pPr>
              <w:pBdr>
                <w:top w:val="nil"/>
                <w:left w:val="nil"/>
                <w:bottom w:val="nil"/>
                <w:right w:val="nil"/>
              </w:pBdr>
              <w:rPr>
                <w:rFonts w:eastAsia="Arial" w:cs="Arial"/>
                <w:color w:val="000000"/>
                <w:sz w:val="20"/>
              </w:rPr>
            </w:pPr>
            <w:r>
              <w:rPr>
                <w:rFonts w:eastAsia="Arial" w:cs="Arial"/>
                <w:color w:val="000000"/>
                <w:sz w:val="20"/>
              </w:rPr>
              <w:lastRenderedPageBreak/>
              <w:t>DS-G4.NPSS.CU.0045-0001.0009</w:t>
            </w:r>
          </w:p>
        </w:tc>
        <w:tc>
          <w:tcPr>
            <w:tcW w:w="1244" w:type="pct"/>
            <w:tcBorders>
              <w:top w:val="single" w:sz="4" w:space="0" w:color="000000"/>
              <w:left w:val="single" w:sz="4" w:space="0" w:color="000000"/>
              <w:bottom w:val="single" w:sz="4" w:space="0" w:color="000000"/>
              <w:right w:val="single" w:sz="4" w:space="0" w:color="000000"/>
            </w:tcBorders>
          </w:tcPr>
          <w:p w14:paraId="2D6C1BF9" w14:textId="77777777" w:rsidR="004613D1" w:rsidRDefault="00B42D70">
            <w:pPr>
              <w:pBdr>
                <w:top w:val="nil"/>
                <w:left w:val="nil"/>
                <w:bottom w:val="nil"/>
                <w:right w:val="nil"/>
              </w:pBdr>
              <w:rPr>
                <w:rFonts w:eastAsia="Arial" w:cs="Arial"/>
                <w:color w:val="000000"/>
                <w:sz w:val="20"/>
              </w:rPr>
            </w:pPr>
            <w:r>
              <w:rPr>
                <w:rFonts w:eastAsia="Arial" w:cs="Arial"/>
                <w:color w:val="000000"/>
                <w:sz w:val="20"/>
              </w:rPr>
              <w:t>Amit Kumar</w:t>
            </w:r>
          </w:p>
        </w:tc>
        <w:tc>
          <w:tcPr>
            <w:tcW w:w="1902" w:type="pct"/>
            <w:tcBorders>
              <w:top w:val="single" w:sz="4" w:space="0" w:color="000000"/>
              <w:left w:val="single" w:sz="4" w:space="0" w:color="000000"/>
              <w:bottom w:val="single" w:sz="4" w:space="0" w:color="000000"/>
              <w:right w:val="single" w:sz="4" w:space="0" w:color="000000"/>
            </w:tcBorders>
          </w:tcPr>
          <w:p w14:paraId="2D6C1BFA" w14:textId="77777777" w:rsidR="004613D1" w:rsidRDefault="00B42D70">
            <w:pPr>
              <w:pBdr>
                <w:top w:val="nil"/>
                <w:left w:val="nil"/>
                <w:bottom w:val="nil"/>
                <w:right w:val="nil"/>
              </w:pBdr>
            </w:pPr>
            <w:r>
              <w:rPr>
                <w:rFonts w:eastAsia="Arial" w:cs="Arial"/>
                <w:color w:val="000000"/>
                <w:sz w:val="20"/>
              </w:rPr>
              <w:t>DS-CH-IS-WS-016 updated as Custom.</w:t>
            </w:r>
          </w:p>
        </w:tc>
        <w:tc>
          <w:tcPr>
            <w:tcW w:w="1261" w:type="pct"/>
            <w:tcBorders>
              <w:top w:val="single" w:sz="4" w:space="0" w:color="000000"/>
              <w:left w:val="single" w:sz="4" w:space="0" w:color="000000"/>
              <w:bottom w:val="single" w:sz="4" w:space="0" w:color="000000"/>
              <w:right w:val="single" w:sz="4" w:space="0" w:color="000000"/>
            </w:tcBorders>
          </w:tcPr>
          <w:p w14:paraId="2D6C1BFB" w14:textId="77777777" w:rsidR="004613D1" w:rsidRDefault="00B42D70">
            <w:pPr>
              <w:pBdr>
                <w:top w:val="nil"/>
                <w:left w:val="nil"/>
                <w:bottom w:val="nil"/>
                <w:right w:val="nil"/>
              </w:pBdr>
            </w:pPr>
            <w:r>
              <w:rPr>
                <w:rFonts w:eastAsia="Arial" w:cs="Arial"/>
                <w:color w:val="000000"/>
                <w:sz w:val="20"/>
              </w:rPr>
              <w:t>As per P1 fix SCR-G4.NPSS.CU.0045-0007.0001</w:t>
            </w:r>
          </w:p>
        </w:tc>
      </w:tr>
      <w:tr w:rsidR="004613D1" w14:paraId="2D6C1C01" w14:textId="77777777" w:rsidTr="004613D1">
        <w:tc>
          <w:tcPr>
            <w:tcW w:w="593" w:type="pct"/>
            <w:gridSpan w:val="2"/>
            <w:tcBorders>
              <w:top w:val="single" w:sz="4" w:space="0" w:color="000000"/>
              <w:left w:val="single" w:sz="4" w:space="0" w:color="000000"/>
              <w:bottom w:val="single" w:sz="4" w:space="0" w:color="000000"/>
              <w:right w:val="single" w:sz="4" w:space="0" w:color="000000"/>
            </w:tcBorders>
          </w:tcPr>
          <w:p w14:paraId="2D6C1BFD" w14:textId="77777777" w:rsidR="004613D1" w:rsidRDefault="00B42D70">
            <w:pPr>
              <w:pBdr>
                <w:top w:val="nil"/>
                <w:left w:val="nil"/>
                <w:bottom w:val="nil"/>
                <w:right w:val="nil"/>
              </w:pBdr>
              <w:rPr>
                <w:rFonts w:eastAsia="Arial" w:cs="Arial"/>
                <w:color w:val="000000"/>
                <w:sz w:val="20"/>
              </w:rPr>
            </w:pPr>
            <w:r>
              <w:rPr>
                <w:rFonts w:eastAsia="Arial" w:cs="Arial"/>
                <w:color w:val="000000"/>
                <w:sz w:val="20"/>
              </w:rPr>
              <w:t>DS-G4.NPSS.CU.0045-0001.0010</w:t>
            </w:r>
          </w:p>
        </w:tc>
        <w:tc>
          <w:tcPr>
            <w:tcW w:w="1244" w:type="pct"/>
            <w:tcBorders>
              <w:top w:val="single" w:sz="4" w:space="0" w:color="000000"/>
              <w:left w:val="single" w:sz="4" w:space="0" w:color="000000"/>
              <w:bottom w:val="single" w:sz="4" w:space="0" w:color="000000"/>
              <w:right w:val="single" w:sz="4" w:space="0" w:color="000000"/>
            </w:tcBorders>
          </w:tcPr>
          <w:p w14:paraId="2D6C1BFE" w14:textId="77777777" w:rsidR="004613D1" w:rsidRDefault="00B42D70">
            <w:pPr>
              <w:pBdr>
                <w:top w:val="nil"/>
                <w:left w:val="nil"/>
                <w:bottom w:val="nil"/>
                <w:right w:val="nil"/>
              </w:pBdr>
              <w:rPr>
                <w:rFonts w:eastAsia="Arial" w:cs="Arial"/>
                <w:color w:val="000000"/>
                <w:sz w:val="20"/>
              </w:rPr>
            </w:pPr>
            <w:r>
              <w:rPr>
                <w:rFonts w:eastAsia="Arial" w:cs="Arial"/>
                <w:color w:val="000000"/>
                <w:sz w:val="20"/>
              </w:rPr>
              <w:t>Kalpak Kanungo</w:t>
            </w:r>
          </w:p>
        </w:tc>
        <w:tc>
          <w:tcPr>
            <w:tcW w:w="1902" w:type="pct"/>
            <w:tcBorders>
              <w:top w:val="single" w:sz="4" w:space="0" w:color="000000"/>
              <w:left w:val="single" w:sz="4" w:space="0" w:color="000000"/>
              <w:bottom w:val="single" w:sz="4" w:space="0" w:color="000000"/>
              <w:right w:val="single" w:sz="4" w:space="0" w:color="000000"/>
            </w:tcBorders>
          </w:tcPr>
          <w:p w14:paraId="2D6C1BFF" w14:textId="77777777" w:rsidR="004613D1" w:rsidRDefault="00B42D70">
            <w:pPr>
              <w:pBdr>
                <w:top w:val="nil"/>
                <w:left w:val="nil"/>
                <w:bottom w:val="nil"/>
                <w:right w:val="nil"/>
              </w:pBdr>
              <w:rPr>
                <w:rFonts w:eastAsia="Arial" w:cs="Arial"/>
                <w:color w:val="000000"/>
                <w:sz w:val="20"/>
              </w:rPr>
            </w:pPr>
            <w:r>
              <w:rPr>
                <w:rFonts w:eastAsia="Arial" w:cs="Arial"/>
                <w:color w:val="000000"/>
                <w:sz w:val="20"/>
              </w:rPr>
              <w:t>DS-CH-IS-WS-086 is newly added and is mapped to FRS-CH-INT-16.2.8.1-01-07.</w:t>
            </w:r>
          </w:p>
        </w:tc>
        <w:tc>
          <w:tcPr>
            <w:tcW w:w="1261" w:type="pct"/>
            <w:tcBorders>
              <w:top w:val="single" w:sz="4" w:space="0" w:color="000000"/>
              <w:left w:val="single" w:sz="4" w:space="0" w:color="000000"/>
              <w:bottom w:val="single" w:sz="4" w:space="0" w:color="000000"/>
              <w:right w:val="single" w:sz="4" w:space="0" w:color="000000"/>
            </w:tcBorders>
          </w:tcPr>
          <w:p w14:paraId="2D6C1C00" w14:textId="77777777" w:rsidR="004613D1" w:rsidRDefault="00B42D70">
            <w:pPr>
              <w:pBdr>
                <w:top w:val="nil"/>
                <w:left w:val="nil"/>
                <w:bottom w:val="nil"/>
                <w:right w:val="nil"/>
              </w:pBdr>
              <w:rPr>
                <w:rFonts w:eastAsia="Arial" w:cs="Arial"/>
                <w:color w:val="000000"/>
                <w:sz w:val="20"/>
              </w:rPr>
            </w:pPr>
            <w:r>
              <w:rPr>
                <w:rFonts w:eastAsia="Arial" w:cs="Arial"/>
                <w:color w:val="000000"/>
                <w:sz w:val="20"/>
              </w:rPr>
              <w:t>As per R7.8 QCM TW - CFM integration SCR-G4.NPSS.CU.0045-0008.0001</w:t>
            </w:r>
          </w:p>
        </w:tc>
      </w:tr>
      <w:tr w:rsidR="004613D1" w14:paraId="2D6C1C0A" w14:textId="77777777" w:rsidTr="004613D1">
        <w:tc>
          <w:tcPr>
            <w:tcW w:w="593" w:type="pct"/>
            <w:gridSpan w:val="2"/>
            <w:tcBorders>
              <w:top w:val="single" w:sz="4" w:space="0" w:color="000000"/>
              <w:left w:val="single" w:sz="4" w:space="0" w:color="000000"/>
              <w:bottom w:val="single" w:sz="4" w:space="0" w:color="000000"/>
              <w:right w:val="single" w:sz="4" w:space="0" w:color="000000"/>
            </w:tcBorders>
          </w:tcPr>
          <w:p w14:paraId="2D6C1C02" w14:textId="77777777" w:rsidR="004613D1" w:rsidRDefault="00B42D70">
            <w:pPr>
              <w:pBdr>
                <w:top w:val="nil"/>
                <w:left w:val="nil"/>
                <w:bottom w:val="nil"/>
                <w:right w:val="nil"/>
              </w:pBdr>
              <w:rPr>
                <w:rFonts w:eastAsia="Arial" w:cs="Arial"/>
                <w:color w:val="000000"/>
                <w:sz w:val="20"/>
              </w:rPr>
            </w:pPr>
            <w:r>
              <w:rPr>
                <w:rFonts w:eastAsia="Arial" w:cs="Arial"/>
                <w:color w:val="000000"/>
                <w:sz w:val="20"/>
              </w:rPr>
              <w:t>DS-G4.NPSS.CU.0045-0001.0011</w:t>
            </w:r>
          </w:p>
        </w:tc>
        <w:tc>
          <w:tcPr>
            <w:tcW w:w="1244" w:type="pct"/>
            <w:tcBorders>
              <w:top w:val="single" w:sz="4" w:space="0" w:color="000000"/>
              <w:left w:val="single" w:sz="4" w:space="0" w:color="000000"/>
              <w:bottom w:val="single" w:sz="4" w:space="0" w:color="000000"/>
              <w:right w:val="single" w:sz="4" w:space="0" w:color="000000"/>
            </w:tcBorders>
          </w:tcPr>
          <w:p w14:paraId="2D6C1C03" w14:textId="77777777" w:rsidR="004613D1" w:rsidRDefault="00B42D70">
            <w:pPr>
              <w:pBdr>
                <w:top w:val="nil"/>
                <w:left w:val="nil"/>
                <w:bottom w:val="nil"/>
                <w:right w:val="nil"/>
              </w:pBdr>
              <w:rPr>
                <w:rFonts w:eastAsia="Arial" w:cs="Arial"/>
                <w:color w:val="000000"/>
                <w:sz w:val="20"/>
              </w:rPr>
            </w:pPr>
            <w:r>
              <w:rPr>
                <w:rFonts w:eastAsia="Arial" w:cs="Arial"/>
                <w:color w:val="000000"/>
                <w:sz w:val="20"/>
              </w:rPr>
              <w:t>Kalpak Kanungo</w:t>
            </w:r>
          </w:p>
        </w:tc>
        <w:tc>
          <w:tcPr>
            <w:tcW w:w="1902" w:type="pct"/>
            <w:tcBorders>
              <w:top w:val="single" w:sz="4" w:space="0" w:color="000000"/>
              <w:left w:val="single" w:sz="4" w:space="0" w:color="000000"/>
              <w:bottom w:val="single" w:sz="4" w:space="0" w:color="000000"/>
              <w:right w:val="single" w:sz="4" w:space="0" w:color="000000"/>
            </w:tcBorders>
          </w:tcPr>
          <w:p w14:paraId="2D6C1C04" w14:textId="77777777" w:rsidR="004613D1" w:rsidRDefault="00B42D70">
            <w:pPr>
              <w:pBdr>
                <w:top w:val="nil"/>
                <w:left w:val="nil"/>
                <w:bottom w:val="nil"/>
                <w:right w:val="nil"/>
              </w:pBdr>
            </w:pPr>
            <w:r>
              <w:rPr>
                <w:rFonts w:eastAsia="Arial" w:cs="Arial"/>
                <w:color w:val="000000"/>
                <w:sz w:val="20"/>
              </w:rPr>
              <w:t xml:space="preserve">The following DS IDs have been modified: </w:t>
            </w:r>
          </w:p>
          <w:p w14:paraId="2D6C1C05" w14:textId="77777777" w:rsidR="004613D1" w:rsidRDefault="00B42D70">
            <w:pPr>
              <w:pBdr>
                <w:top w:val="nil"/>
                <w:left w:val="nil"/>
                <w:bottom w:val="nil"/>
                <w:right w:val="nil"/>
              </w:pBdr>
            </w:pPr>
            <w:r>
              <w:rPr>
                <w:rFonts w:eastAsia="Arial" w:cs="Arial"/>
                <w:color w:val="000000"/>
                <w:sz w:val="20"/>
              </w:rPr>
              <w:t>DS-CH-CS-AQ-013, DS-CH-CS-AQ-010, DS-CH-IS-WS-025, DS-CH-IS-WS-086</w:t>
            </w:r>
          </w:p>
          <w:p w14:paraId="2D6C1C06" w14:textId="77777777" w:rsidR="004613D1" w:rsidRDefault="004613D1">
            <w:pPr>
              <w:pBdr>
                <w:top w:val="nil"/>
                <w:left w:val="nil"/>
                <w:bottom w:val="nil"/>
                <w:right w:val="nil"/>
              </w:pBdr>
            </w:pPr>
          </w:p>
          <w:p w14:paraId="2D6C1C07" w14:textId="77777777" w:rsidR="004613D1" w:rsidRDefault="00B42D70">
            <w:pPr>
              <w:pBdr>
                <w:top w:val="nil"/>
                <w:left w:val="nil"/>
                <w:bottom w:val="nil"/>
                <w:right w:val="nil"/>
              </w:pBdr>
              <w:rPr>
                <w:rFonts w:eastAsia="Arial" w:cs="Arial"/>
                <w:color w:val="000000"/>
                <w:sz w:val="20"/>
              </w:rPr>
            </w:pPr>
            <w:r>
              <w:rPr>
                <w:rFonts w:eastAsia="Arial" w:cs="Arial"/>
                <w:color w:val="000000"/>
                <w:sz w:val="20"/>
              </w:rPr>
              <w:t>FRS-CH-REG-MIR-002-003 is mapped with DS-CH-CS-AQ-013</w:t>
            </w:r>
            <w:r>
              <w:rPr>
                <w:rFonts w:eastAsia="Arial" w:cs="Arial"/>
                <w:color w:val="000000"/>
                <w:sz w:val="20"/>
              </w:rPr>
              <w:br/>
            </w:r>
            <w:r>
              <w:rPr>
                <w:rFonts w:eastAsia="Arial" w:cs="Arial"/>
                <w:color w:val="000000"/>
                <w:sz w:val="20"/>
              </w:rPr>
              <w:br/>
              <w:t>Appendix: Interface Specification – QCM TW_CH_DS_Interface_Spec have been modified,</w:t>
            </w:r>
            <w:r>
              <w:rPr>
                <w:rFonts w:eastAsia="Arial" w:cs="Arial"/>
                <w:color w:val="000000"/>
                <w:sz w:val="20"/>
              </w:rPr>
              <w:br/>
            </w:r>
            <w:r>
              <w:rPr>
                <w:rFonts w:eastAsia="Arial" w:cs="Arial"/>
                <w:color w:val="000000"/>
                <w:sz w:val="20"/>
              </w:rPr>
              <w:lastRenderedPageBreak/>
              <w:t>MIR_2.16.1 xml file has been updated, MIR_form_Active_pdf_template has been updated.</w:t>
            </w:r>
          </w:p>
        </w:tc>
        <w:tc>
          <w:tcPr>
            <w:tcW w:w="1261" w:type="pct"/>
            <w:tcBorders>
              <w:top w:val="single" w:sz="4" w:space="0" w:color="000000"/>
              <w:left w:val="single" w:sz="4" w:space="0" w:color="000000"/>
              <w:bottom w:val="single" w:sz="4" w:space="0" w:color="000000"/>
              <w:right w:val="single" w:sz="4" w:space="0" w:color="000000"/>
            </w:tcBorders>
          </w:tcPr>
          <w:p w14:paraId="2D6C1C08" w14:textId="77777777" w:rsidR="004613D1" w:rsidRDefault="00B42D70">
            <w:pPr>
              <w:pBdr>
                <w:top w:val="nil"/>
                <w:left w:val="nil"/>
                <w:bottom w:val="nil"/>
                <w:right w:val="nil"/>
              </w:pBdr>
            </w:pPr>
            <w:r>
              <w:rPr>
                <w:rFonts w:eastAsia="Arial" w:cs="Arial"/>
                <w:color w:val="000000"/>
                <w:sz w:val="20"/>
              </w:rPr>
              <w:lastRenderedPageBreak/>
              <w:t>As per R7.9 SCR</w:t>
            </w:r>
          </w:p>
          <w:p w14:paraId="2D6C1C09" w14:textId="77777777" w:rsidR="004613D1" w:rsidRDefault="00B42D70">
            <w:pPr>
              <w:pBdr>
                <w:top w:val="nil"/>
                <w:left w:val="nil"/>
                <w:bottom w:val="nil"/>
                <w:right w:val="nil"/>
              </w:pBdr>
              <w:rPr>
                <w:rFonts w:eastAsia="Arial" w:cs="Arial"/>
                <w:color w:val="000000"/>
                <w:sz w:val="20"/>
              </w:rPr>
            </w:pPr>
            <w:r>
              <w:rPr>
                <w:rFonts w:eastAsia="Arial" w:cs="Arial"/>
                <w:color w:val="000000"/>
                <w:sz w:val="20"/>
              </w:rPr>
              <w:t>SCR-G4.NPSS.CU.0045-0009.0001</w:t>
            </w:r>
          </w:p>
        </w:tc>
      </w:tr>
    </w:tbl>
    <w:p w14:paraId="2D6C1C0B" w14:textId="77777777" w:rsidR="004613D1" w:rsidRDefault="004613D1">
      <w:pPr>
        <w:tabs>
          <w:tab w:val="left" w:pos="2085"/>
          <w:tab w:val="left" w:pos="5450"/>
        </w:tabs>
        <w:rPr>
          <w:rFonts w:cs="Arial"/>
          <w:sz w:val="20"/>
          <w:szCs w:val="20"/>
        </w:rPr>
      </w:pPr>
    </w:p>
    <w:sectPr w:rsidR="004613D1">
      <w:headerReference w:type="even" r:id="rId16"/>
      <w:headerReference w:type="default" r:id="rId17"/>
      <w:footerReference w:type="even" r:id="rId18"/>
      <w:footerReference w:type="default" r:id="rId19"/>
      <w:headerReference w:type="first" r:id="rId20"/>
      <w:footerReference w:type="first" r:id="rId21"/>
      <w:pgSz w:w="16834" w:h="11909"/>
      <w:pgMar w:top="1411" w:right="2088" w:bottom="1138" w:left="1166" w:header="706" w:footer="302"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 w:author="Kanungo, Kalpak (Cognizant)" w:date="2026-05-19T12:53:00Z" w:initials="KK">
    <w:p w14:paraId="6F5A2A33" w14:textId="77777777" w:rsidR="00AF0D41" w:rsidRDefault="00AF0D41" w:rsidP="00AF0D41">
      <w:pPr>
        <w:pStyle w:val="CommentText"/>
      </w:pPr>
      <w:r>
        <w:rPr>
          <w:rStyle w:val="CommentReference"/>
        </w:rPr>
        <w:annotationRef/>
      </w:r>
      <w:r>
        <w:t>Modify for US 4140575</w:t>
      </w:r>
    </w:p>
  </w:comment>
  <w:comment w:id="32" w:author="Kanungo, Kalpak (Cognizant)" w:date="2026-05-19T13:27:00Z" w:initials="KK">
    <w:p w14:paraId="4E35EADD" w14:textId="77777777" w:rsidR="001470E8" w:rsidRDefault="001470E8" w:rsidP="001470E8">
      <w:pPr>
        <w:pStyle w:val="CommentText"/>
      </w:pPr>
      <w:r>
        <w:rPr>
          <w:rStyle w:val="CommentReference"/>
        </w:rPr>
        <w:annotationRef/>
      </w:r>
      <w:r>
        <w:t xml:space="preserve">Obsolete as </w:t>
      </w:r>
      <w:r>
        <w:rPr>
          <w:color w:val="000000"/>
        </w:rPr>
        <w:t>Allegation of Injury or Death field is removed from Complaint.</w:t>
      </w:r>
    </w:p>
  </w:comment>
  <w:comment w:id="48" w:author="Kanungo, Kalpak (Partner)" w:date="2026-05-05T11:48:00Z" w:initials="KK">
    <w:p w14:paraId="333F2FD5" w14:textId="29A8633B" w:rsidR="001C070B" w:rsidRDefault="001C070B" w:rsidP="001C070B">
      <w:pPr>
        <w:pStyle w:val="CommentText"/>
      </w:pPr>
      <w:r>
        <w:rPr>
          <w:rStyle w:val="CommentReference"/>
        </w:rPr>
        <w:annotationRef/>
      </w:r>
      <w:r>
        <w:t>Appendix 6 Modified US 4059484</w:t>
      </w:r>
    </w:p>
  </w:comment>
  <w:comment w:id="49" w:author="Kanungo, Kalpak (Cognizant)" w:date="2026-05-18T15:57:00Z" w:initials="KK">
    <w:p w14:paraId="009EC5CB" w14:textId="77777777" w:rsidR="00161CAD" w:rsidRDefault="00161CAD" w:rsidP="00161CAD">
      <w:pPr>
        <w:pStyle w:val="CommentText"/>
      </w:pPr>
      <w:r>
        <w:rPr>
          <w:rStyle w:val="CommentReference"/>
        </w:rPr>
        <w:annotationRef/>
      </w:r>
      <w:r>
        <w:t>FRS Obsolete US 4059443</w:t>
      </w:r>
    </w:p>
  </w:comment>
  <w:comment w:id="60" w:author="Kanungo, Kalpak (Cognizant)" w:date="2026-05-21T13:11:00Z" w:initials="KK">
    <w:p w14:paraId="33630048" w14:textId="77777777" w:rsidR="00BB5F59" w:rsidRDefault="00BB5F59" w:rsidP="00BB5F59">
      <w:pPr>
        <w:pStyle w:val="CommentText"/>
      </w:pPr>
      <w:r>
        <w:rPr>
          <w:rStyle w:val="CommentReference"/>
        </w:rPr>
        <w:annotationRef/>
      </w:r>
      <w:r>
        <w:t>Modify as FRS is deleted</w:t>
      </w:r>
    </w:p>
  </w:comment>
  <w:comment w:id="88" w:author="Kanungo, Kalpak (Partner)" w:date="2026-05-04T19:42:00Z" w:initials="KK">
    <w:p w14:paraId="0DD8CE56" w14:textId="64529A7E" w:rsidR="00425A29" w:rsidRDefault="00425A29" w:rsidP="00425A29">
      <w:pPr>
        <w:pStyle w:val="CommentText"/>
      </w:pPr>
      <w:r>
        <w:rPr>
          <w:rStyle w:val="CommentReference"/>
        </w:rPr>
        <w:annotationRef/>
      </w:r>
      <w:r>
        <w:t>Reg. Reporting Great Britain NEW DS replace mir</w:t>
      </w:r>
    </w:p>
  </w:comment>
  <w:comment w:id="89" w:author="Kanungo, Kalpak (Partner)" w:date="2026-05-04T19:42:00Z" w:initials="KK">
    <w:p w14:paraId="2C5A58C0" w14:textId="77777777" w:rsidR="00C51CAF" w:rsidRDefault="00C51CAF" w:rsidP="00C51CAF">
      <w:pPr>
        <w:pStyle w:val="CommentText"/>
      </w:pPr>
      <w:r>
        <w:rPr>
          <w:rStyle w:val="CommentReference"/>
        </w:rPr>
        <w:annotationRef/>
      </w:r>
      <w:r>
        <w:t>US 4059465</w:t>
      </w:r>
    </w:p>
  </w:comment>
  <w:comment w:id="90" w:author="Kanungo, Kalpak (Cognizant)" w:date="2026-05-16T12:49:00Z" w:initials="KK">
    <w:p w14:paraId="11135C06" w14:textId="77777777" w:rsidR="005B7787" w:rsidRDefault="005B7787" w:rsidP="005B7787">
      <w:pPr>
        <w:pStyle w:val="CommentText"/>
      </w:pPr>
      <w:r>
        <w:rPr>
          <w:rStyle w:val="CommentReference"/>
        </w:rPr>
        <w:annotationRef/>
      </w:r>
      <w:r>
        <w:t xml:space="preserve">Have created </w:t>
      </w:r>
      <w:r>
        <w:rPr>
          <w:color w:val="000000"/>
        </w:rPr>
        <w:t>DS-CH-CS-DATAFIELD-059 but need to update that</w:t>
      </w:r>
    </w:p>
  </w:comment>
  <w:comment w:id="94" w:author="Kanungo, Kalpak (Cognizant)" w:date="2026-05-16T10:22:00Z" w:initials="KK">
    <w:p w14:paraId="27428C6E" w14:textId="5414EADE" w:rsidR="00625A96" w:rsidRDefault="00625A96" w:rsidP="00625A96">
      <w:pPr>
        <w:pStyle w:val="CommentText"/>
      </w:pPr>
      <w:r>
        <w:rPr>
          <w:rStyle w:val="CommentReference"/>
        </w:rPr>
        <w:annotationRef/>
      </w:r>
      <w:r>
        <w:t>FRS Deleted Obsolete</w:t>
      </w:r>
    </w:p>
  </w:comment>
  <w:comment w:id="98" w:author="Kanungo, Kalpak (Partner)" w:date="2026-05-06T15:52:00Z" w:initials="KK">
    <w:p w14:paraId="5D55FC2C" w14:textId="396D520D" w:rsidR="00FA3621" w:rsidRDefault="00FA3621" w:rsidP="00FA3621">
      <w:pPr>
        <w:pStyle w:val="CommentText"/>
      </w:pPr>
      <w:r>
        <w:rPr>
          <w:rStyle w:val="CommentReference"/>
        </w:rPr>
        <w:annotationRef/>
      </w:r>
      <w:r>
        <w:t>Appendix modify US 4123371</w:t>
      </w:r>
    </w:p>
  </w:comment>
  <w:comment w:id="99" w:author="Kanungo, Kalpak (Partner)" w:date="2026-05-06T15:53:00Z" w:initials="KK">
    <w:p w14:paraId="4168F65C" w14:textId="77777777" w:rsidR="0063709A" w:rsidRDefault="0063709A" w:rsidP="0063709A">
      <w:pPr>
        <w:pStyle w:val="CommentText"/>
      </w:pPr>
      <w:r>
        <w:rPr>
          <w:rStyle w:val="CommentReference"/>
        </w:rPr>
        <w:annotationRef/>
      </w:r>
      <w:r>
        <w:t>URS-CH-SF-INVS-002 will be added in DS-CH-CS-DATAFIELD-014</w:t>
      </w:r>
    </w:p>
  </w:comment>
  <w:comment w:id="100" w:author="Kanungo, Kalpak (Cognizant)" w:date="2026-05-18T15:48:00Z" w:initials="KK">
    <w:p w14:paraId="143F4C62" w14:textId="77777777" w:rsidR="00424D06" w:rsidRDefault="00424D06" w:rsidP="00424D06">
      <w:pPr>
        <w:pStyle w:val="CommentText"/>
      </w:pPr>
      <w:r>
        <w:rPr>
          <w:rStyle w:val="CommentReference"/>
        </w:rPr>
        <w:annotationRef/>
      </w:r>
      <w:r>
        <w:t>URS-CH-SF-INVS-036 is added in place of FRS-CH-SF-INVS-036-02 for US 4059443</w:t>
      </w:r>
    </w:p>
  </w:comment>
  <w:comment w:id="101" w:author="Kanungo, Kalpak (Cognizant)" w:date="2026-05-18T16:13:00Z" w:initials="KK">
    <w:p w14:paraId="55D1D90D" w14:textId="77777777" w:rsidR="003E2139" w:rsidRDefault="003E2139" w:rsidP="003E2139">
      <w:pPr>
        <w:pStyle w:val="CommentText"/>
      </w:pPr>
      <w:r>
        <w:rPr>
          <w:rStyle w:val="CommentReference"/>
        </w:rPr>
        <w:annotationRef/>
      </w:r>
      <w:r>
        <w:t>Have to delete add new fields from df sheet from akash</w:t>
      </w:r>
    </w:p>
  </w:comment>
  <w:comment w:id="149" w:author="Kanungo, Kalpak (Cognizant)" w:date="2026-05-22T19:04:00Z" w:initials="KK">
    <w:p w14:paraId="49791448" w14:textId="77777777" w:rsidR="0094554A" w:rsidRDefault="0094554A" w:rsidP="0094554A">
      <w:pPr>
        <w:pStyle w:val="CommentText"/>
      </w:pPr>
      <w:r>
        <w:rPr>
          <w:rStyle w:val="CommentReference"/>
        </w:rPr>
        <w:annotationRef/>
      </w:r>
      <w:r>
        <w:t xml:space="preserve">Might be getting Impacted for US- </w:t>
      </w:r>
      <w:r>
        <w:rPr>
          <w:color w:val="000000"/>
          <w:highlight w:val="white"/>
        </w:rPr>
        <w:t>1857077</w:t>
      </w:r>
    </w:p>
  </w:comment>
  <w:comment w:id="156" w:author="Kanungo, Kalpak (Partner)" w:date="2026-05-05T11:59:00Z" w:initials="KK">
    <w:p w14:paraId="2159DB34" w14:textId="7B6DBB85" w:rsidR="002376EE" w:rsidRDefault="002376EE" w:rsidP="002376EE">
      <w:pPr>
        <w:pStyle w:val="CommentText"/>
      </w:pPr>
      <w:r>
        <w:rPr>
          <w:rStyle w:val="CommentReference"/>
        </w:rPr>
        <w:annotationRef/>
      </w:r>
      <w:r>
        <w:t>Appendix change modify US 4059484</w:t>
      </w:r>
    </w:p>
  </w:comment>
  <w:comment w:id="160" w:author="Kanungo, Kalpak (Cognizant)" w:date="2026-05-18T15:56:00Z" w:initials="KK">
    <w:p w14:paraId="06DB59FE" w14:textId="77777777" w:rsidR="00FE7611" w:rsidRDefault="00FE7611" w:rsidP="00FE7611">
      <w:pPr>
        <w:pStyle w:val="CommentText"/>
      </w:pPr>
      <w:r>
        <w:rPr>
          <w:rStyle w:val="CommentReference"/>
        </w:rPr>
        <w:annotationRef/>
      </w:r>
      <w:r>
        <w:t>FRS Obsolete for US 4059443</w:t>
      </w:r>
    </w:p>
  </w:comment>
  <w:comment w:id="159" w:author="Kanungo, Kalpak (Cognizant)" w:date="2026-05-22T18:30:00Z" w:initials="KK">
    <w:p w14:paraId="3A21CD3D" w14:textId="77777777" w:rsidR="00420ED2" w:rsidRDefault="00420ED2" w:rsidP="00420ED2">
      <w:pPr>
        <w:pStyle w:val="CommentText"/>
      </w:pPr>
      <w:r>
        <w:rPr>
          <w:rStyle w:val="CommentReference"/>
        </w:rPr>
        <w:annotationRef/>
      </w:r>
      <w:r>
        <w:t>New FRS to be included</w:t>
      </w:r>
    </w:p>
  </w:comment>
  <w:comment w:id="172" w:author="Kanungo, Kalpak (Partner)" w:date="2026-05-04T19:28:00Z" w:initials="KK">
    <w:p w14:paraId="38067B31" w14:textId="176054F8" w:rsidR="00921D54" w:rsidRDefault="00921D54" w:rsidP="00921D54">
      <w:pPr>
        <w:pStyle w:val="CommentText"/>
      </w:pPr>
      <w:r>
        <w:rPr>
          <w:rStyle w:val="CommentReference"/>
        </w:rPr>
        <w:annotationRef/>
      </w:r>
      <w:r>
        <w:t>New ds same for rr-gb</w:t>
      </w:r>
    </w:p>
  </w:comment>
  <w:comment w:id="173" w:author="Kanungo, Kalpak (Partner)" w:date="2026-05-04T19:30:00Z" w:initials="KK">
    <w:p w14:paraId="4DD22580" w14:textId="77777777" w:rsidR="005D6FDD" w:rsidRDefault="005D6FDD" w:rsidP="005D6FDD">
      <w:pPr>
        <w:pStyle w:val="CommentText"/>
      </w:pPr>
      <w:r>
        <w:rPr>
          <w:rStyle w:val="CommentReference"/>
        </w:rPr>
        <w:annotationRef/>
      </w:r>
      <w:r>
        <w:t xml:space="preserve">Reg. Reporting Great Britain </w:t>
      </w:r>
    </w:p>
  </w:comment>
  <w:comment w:id="174" w:author="Kanungo, Kalpak (Cognizant)" w:date="2026-05-16T12:51:00Z" w:initials="KK">
    <w:p w14:paraId="2C035984" w14:textId="77777777" w:rsidR="0036099A" w:rsidRDefault="0036099A" w:rsidP="0036099A">
      <w:pPr>
        <w:pStyle w:val="CommentText"/>
      </w:pPr>
      <w:r>
        <w:rPr>
          <w:rStyle w:val="CommentReference"/>
        </w:rPr>
        <w:annotationRef/>
      </w:r>
      <w:r>
        <w:t>DS-CH-CS-DATAFIELD-060 created for this but need to update</w:t>
      </w:r>
    </w:p>
  </w:comment>
  <w:comment w:id="230" w:author="Kanungo, Kalpak (Cognizant)" w:date="2026-05-16T10:22:00Z" w:initials="KK">
    <w:p w14:paraId="1F5B8A7E" w14:textId="4F0E3A47" w:rsidR="00F6126C" w:rsidRDefault="00F6126C" w:rsidP="004E299A">
      <w:pPr>
        <w:pStyle w:val="CommentText"/>
      </w:pPr>
      <w:r>
        <w:rPr>
          <w:rStyle w:val="CommentReference"/>
        </w:rPr>
        <w:annotationRef/>
      </w:r>
      <w:r>
        <w:t>FRS Deleted Obsolete</w:t>
      </w:r>
    </w:p>
  </w:comment>
  <w:comment w:id="231" w:author="Kanungo, Kalpak (Cognizant)" w:date="2026-05-18T15:35:00Z" w:initials="KK">
    <w:p w14:paraId="646633B0" w14:textId="77777777" w:rsidR="00F6126C" w:rsidRDefault="00F6126C" w:rsidP="00595883">
      <w:pPr>
        <w:pStyle w:val="CommentText"/>
      </w:pPr>
      <w:r>
        <w:rPr>
          <w:rStyle w:val="CommentReference"/>
        </w:rPr>
        <w:annotationRef/>
      </w:r>
      <w:r>
        <w:t>For US 4059443</w:t>
      </w:r>
    </w:p>
  </w:comment>
  <w:comment w:id="232" w:author="Kanungo, Kalpak (Cognizant)" w:date="2026-05-18T18:56:00Z" w:initials="KK">
    <w:p w14:paraId="4FA0C736" w14:textId="77777777" w:rsidR="00F6126C" w:rsidRDefault="00F6126C" w:rsidP="00C9382F">
      <w:pPr>
        <w:pStyle w:val="CommentText"/>
      </w:pPr>
      <w:r>
        <w:rPr>
          <w:rStyle w:val="CommentReference"/>
        </w:rPr>
        <w:annotationRef/>
      </w:r>
      <w:r>
        <w:t>FRS Deleted for US 4140575</w:t>
      </w:r>
    </w:p>
  </w:comment>
  <w:comment w:id="253" w:author="Kanungo, Kalpak (Partner)" w:date="2026-05-04T19:54:00Z" w:initials="KK">
    <w:p w14:paraId="7A2E6A74" w14:textId="1B4F9A47" w:rsidR="00F6126C" w:rsidRDefault="00F6126C" w:rsidP="00555B65">
      <w:pPr>
        <w:pStyle w:val="CommentText"/>
      </w:pPr>
      <w:r>
        <w:rPr>
          <w:rStyle w:val="CommentReference"/>
        </w:rPr>
        <w:annotationRef/>
      </w:r>
      <w:r>
        <w:t>Same type of NEW DS for RR-GB US 4059471</w:t>
      </w:r>
    </w:p>
  </w:comment>
  <w:comment w:id="254" w:author="Kanungo, Kalpak (Cognizant)" w:date="2026-05-16T12:54:00Z" w:initials="KK">
    <w:p w14:paraId="5749B25C" w14:textId="77777777" w:rsidR="00F6126C" w:rsidRDefault="00F6126C" w:rsidP="002B3871">
      <w:pPr>
        <w:pStyle w:val="CommentText"/>
      </w:pPr>
      <w:r>
        <w:rPr>
          <w:rStyle w:val="CommentReference"/>
        </w:rPr>
        <w:annotationRef/>
      </w:r>
      <w:r>
        <w:t xml:space="preserve">Have created </w:t>
      </w:r>
      <w:r>
        <w:rPr>
          <w:color w:val="000000"/>
        </w:rPr>
        <w:t>DS-CH-CS-CONFIGF-049 for this but need to update.</w:t>
      </w:r>
    </w:p>
  </w:comment>
  <w:comment w:id="276" w:author="Kanungo, Kalpak (Partner)" w:date="2026-05-04T19:43:00Z" w:initials="KK">
    <w:p w14:paraId="198540A2" w14:textId="5842C108" w:rsidR="00F6126C" w:rsidRDefault="00F6126C" w:rsidP="00C51CAF">
      <w:pPr>
        <w:pStyle w:val="CommentText"/>
      </w:pPr>
      <w:r>
        <w:rPr>
          <w:rStyle w:val="CommentReference"/>
        </w:rPr>
        <w:annotationRef/>
      </w:r>
      <w:r>
        <w:t>NEW DS FOR RR GREAT BRITAIN REPLACE MIR US  4059465</w:t>
      </w:r>
    </w:p>
  </w:comment>
  <w:comment w:id="283" w:author="Kanungo, Kalpak (Cognizant)" w:date="2026-05-19T13:32:00Z" w:initials="KK">
    <w:p w14:paraId="2A94A001" w14:textId="77777777" w:rsidR="00F6126C" w:rsidRDefault="00F6126C" w:rsidP="00D938A1">
      <w:pPr>
        <w:pStyle w:val="CommentText"/>
      </w:pPr>
      <w:r>
        <w:rPr>
          <w:rStyle w:val="CommentReference"/>
        </w:rPr>
        <w:annotationRef/>
      </w:r>
      <w:r>
        <w:t>Need to check for the field Technical Product Name Search as it is getting deleted from complaint but not intake</w:t>
      </w:r>
    </w:p>
  </w:comment>
  <w:comment w:id="284" w:author="Kanungo, Kalpak (Partner)" w:date="2026-05-04T20:09:00Z" w:initials="KK">
    <w:p w14:paraId="5FFBF795" w14:textId="3B1EE3FD" w:rsidR="00F6126C" w:rsidRDefault="00F6126C" w:rsidP="006F5051">
      <w:pPr>
        <w:pStyle w:val="CommentText"/>
      </w:pPr>
      <w:r>
        <w:rPr>
          <w:rStyle w:val="CommentReference"/>
        </w:rPr>
        <w:annotationRef/>
      </w:r>
      <w:r>
        <w:t>Take reference from these blue text mir ds ids to create new ds ids for rr-gb US. US 4059471</w:t>
      </w:r>
    </w:p>
  </w:comment>
  <w:comment w:id="285" w:author="Kanungo, Kalpak (Cognizant)" w:date="2026-05-22T19:16:00Z" w:initials="KK">
    <w:p w14:paraId="270C95D0" w14:textId="77777777" w:rsidR="0020167D" w:rsidRDefault="0020167D" w:rsidP="0020167D">
      <w:pPr>
        <w:pStyle w:val="CommentText"/>
      </w:pPr>
      <w:r>
        <w:rPr>
          <w:rStyle w:val="CommentReference"/>
        </w:rPr>
        <w:annotationRef/>
      </w:r>
      <w:r>
        <w:t>Modify DS</w:t>
      </w:r>
    </w:p>
  </w:comment>
  <w:comment w:id="288" w:author="Kanungo, Kalpak (Cognizant)" w:date="2026-05-19T12:41:00Z" w:initials="KK">
    <w:p w14:paraId="0AED055A" w14:textId="77777777" w:rsidR="00F6126C" w:rsidRDefault="00F6126C" w:rsidP="00B32BB0">
      <w:pPr>
        <w:pStyle w:val="CommentText"/>
      </w:pPr>
      <w:r>
        <w:rPr>
          <w:rStyle w:val="CommentReference"/>
        </w:rPr>
        <w:annotationRef/>
      </w:r>
      <w:r>
        <w:t>Modify as field removed from complaint as per DF sheet</w:t>
      </w:r>
    </w:p>
  </w:comment>
  <w:comment w:id="289" w:author="Kanungo, Kalpak (Cognizant)" w:date="2026-05-20T14:25:00Z" w:initials="KK">
    <w:p w14:paraId="52FD51E3" w14:textId="77777777" w:rsidR="00F6126C" w:rsidRDefault="00F6126C" w:rsidP="00BF6DC2">
      <w:pPr>
        <w:pStyle w:val="CommentText"/>
      </w:pPr>
      <w:r>
        <w:rPr>
          <w:rStyle w:val="CommentReference"/>
        </w:rPr>
        <w:annotationRef/>
      </w:r>
      <w:r>
        <w:t>Obsoleted DS</w:t>
      </w:r>
    </w:p>
  </w:comment>
  <w:comment w:id="313" w:author="Kanungo, Kalpak (Cognizant)" w:date="2026-05-19T12:44:00Z" w:initials="KK">
    <w:p w14:paraId="098F775D" w14:textId="4BFCFEE8" w:rsidR="00F6126C" w:rsidRDefault="00F6126C" w:rsidP="00694735">
      <w:pPr>
        <w:pStyle w:val="CommentText"/>
      </w:pPr>
      <w:r>
        <w:rPr>
          <w:rStyle w:val="CommentReference"/>
        </w:rPr>
        <w:annotationRef/>
      </w:r>
      <w:r>
        <w:t>For US 4140575-Modify</w:t>
      </w:r>
    </w:p>
  </w:comment>
  <w:comment w:id="320" w:author="Kanungo, Kalpak (Cognizant)" w:date="2026-05-19T12:52:00Z" w:initials="KK">
    <w:p w14:paraId="44B13EC9" w14:textId="77777777" w:rsidR="00F6126C" w:rsidRDefault="00F6126C" w:rsidP="005E4DED">
      <w:pPr>
        <w:pStyle w:val="CommentText"/>
      </w:pPr>
      <w:r>
        <w:rPr>
          <w:rStyle w:val="CommentReference"/>
        </w:rPr>
        <w:annotationRef/>
      </w:r>
      <w:r>
        <w:t>Modify for US 4140575</w:t>
      </w:r>
    </w:p>
  </w:comment>
  <w:comment w:id="329" w:author="Kanungo, Kalpak (Cognizant)" w:date="2026-05-29T20:16:00Z" w:initials="KK">
    <w:p w14:paraId="382433C5" w14:textId="77777777" w:rsidR="00B975F7" w:rsidRDefault="00B975F7" w:rsidP="00B975F7">
      <w:pPr>
        <w:pStyle w:val="CommentText"/>
      </w:pPr>
      <w:r>
        <w:rPr>
          <w:rStyle w:val="CommentReference"/>
        </w:rPr>
        <w:annotationRef/>
      </w:r>
      <w:r>
        <w:t>Modify for US 4324747</w:t>
      </w:r>
    </w:p>
  </w:comment>
  <w:comment w:id="330" w:author="Kanungo, Kalpak (Cognizant)" w:date="2026-05-29T20:17:00Z" w:initials="KK">
    <w:p w14:paraId="46CFC2F7" w14:textId="77777777" w:rsidR="00B975F7" w:rsidRDefault="00B975F7" w:rsidP="00B975F7">
      <w:pPr>
        <w:pStyle w:val="CommentText"/>
      </w:pPr>
      <w:r>
        <w:rPr>
          <w:rStyle w:val="CommentReference"/>
        </w:rPr>
        <w:annotationRef/>
      </w:r>
      <w:r>
        <w:t>Final Reportability blue text will change</w:t>
      </w:r>
    </w:p>
  </w:comment>
  <w:comment w:id="342" w:author="Kanungo, Kalpak (Cognizant)" w:date="2026-05-18T15:37:00Z" w:initials="KK">
    <w:p w14:paraId="0C45A1AD" w14:textId="00A92661" w:rsidR="00F6126C" w:rsidRDefault="00F6126C" w:rsidP="0079040D">
      <w:pPr>
        <w:pStyle w:val="CommentText"/>
      </w:pPr>
      <w:r>
        <w:rPr>
          <w:rStyle w:val="CommentReference"/>
        </w:rPr>
        <w:annotationRef/>
      </w:r>
      <w:r>
        <w:t>FRS Obsolete for US 4059443</w:t>
      </w:r>
    </w:p>
  </w:comment>
  <w:comment w:id="361" w:author="Kanungo, Kalpak (Partner)" w:date="2026-05-04T19:49:00Z" w:initials="KK">
    <w:p w14:paraId="528C156B" w14:textId="768273EE" w:rsidR="00F6126C" w:rsidRDefault="00F6126C" w:rsidP="000471D8">
      <w:pPr>
        <w:pStyle w:val="CommentText"/>
      </w:pPr>
      <w:r>
        <w:rPr>
          <w:rStyle w:val="CommentReference"/>
        </w:rPr>
        <w:annotationRef/>
      </w:r>
      <w:r>
        <w:t>Same type of new DS for RR-Great Britain US 4059465</w:t>
      </w:r>
    </w:p>
  </w:comment>
  <w:comment w:id="362" w:author="Kanungo, Kalpak (Partner)" w:date="2026-05-05T13:01:00Z" w:initials="KK">
    <w:p w14:paraId="28547050" w14:textId="77777777" w:rsidR="00F6126C" w:rsidRDefault="00F6126C" w:rsidP="00E3160C">
      <w:pPr>
        <w:pStyle w:val="CommentText"/>
      </w:pPr>
      <w:r>
        <w:rPr>
          <w:rStyle w:val="CommentReference"/>
        </w:rPr>
        <w:annotationRef/>
      </w:r>
      <w:r>
        <w:t>GC Workflow modify US 4150235</w:t>
      </w:r>
    </w:p>
  </w:comment>
  <w:comment w:id="374" w:author="Kanungo, Kalpak (Partner)" w:date="2026-05-06T16:33:00Z" w:initials="KK">
    <w:p w14:paraId="7F92E5B8" w14:textId="77777777" w:rsidR="00F6126C" w:rsidRDefault="00F6126C" w:rsidP="00B64AD0">
      <w:pPr>
        <w:pStyle w:val="CommentText"/>
      </w:pPr>
      <w:r>
        <w:rPr>
          <w:rStyle w:val="CommentReference"/>
        </w:rPr>
        <w:annotationRef/>
      </w:r>
      <w:r>
        <w:t>Modify US 4059465</w:t>
      </w:r>
    </w:p>
  </w:comment>
  <w:comment w:id="385" w:author="Kanungo, Kalpak (Partner)" w:date="2026-05-06T16:34:00Z" w:initials="KK">
    <w:p w14:paraId="06458B97" w14:textId="77777777" w:rsidR="00F6126C" w:rsidRDefault="00F6126C" w:rsidP="009B0068">
      <w:pPr>
        <w:pStyle w:val="CommentText"/>
      </w:pPr>
      <w:r>
        <w:rPr>
          <w:rStyle w:val="CommentReference"/>
        </w:rPr>
        <w:annotationRef/>
      </w:r>
      <w:r>
        <w:t>Modify US 4059465</w:t>
      </w:r>
    </w:p>
  </w:comment>
  <w:comment w:id="421" w:author="Kanungo, Kalpak (Partner)" w:date="2026-05-04T19:38:00Z" w:initials="KK">
    <w:p w14:paraId="18683A9F" w14:textId="13E4BFAA" w:rsidR="00F6126C" w:rsidRDefault="00F6126C" w:rsidP="009D3FDC">
      <w:pPr>
        <w:pStyle w:val="CommentText"/>
      </w:pPr>
      <w:r>
        <w:rPr>
          <w:rStyle w:val="CommentReference"/>
        </w:rPr>
        <w:annotationRef/>
      </w:r>
      <w:r>
        <w:t xml:space="preserve">Same DS for Reg. Reporting Great Britain </w:t>
      </w:r>
    </w:p>
  </w:comment>
  <w:comment w:id="441" w:author="Kanungo, Kalpak (Cognizant)" w:date="2026-05-29T19:59:00Z" w:initials="KK">
    <w:p w14:paraId="4CDF58B0" w14:textId="77777777" w:rsidR="00AE5287" w:rsidRDefault="00AE5287" w:rsidP="00AE5287">
      <w:pPr>
        <w:pStyle w:val="CommentText"/>
      </w:pPr>
      <w:r>
        <w:rPr>
          <w:rStyle w:val="CommentReference"/>
        </w:rPr>
        <w:annotationRef/>
      </w:r>
      <w:r>
        <w:t>Similar for GB MIR, NEED TO EDIT and also include FRS URS IDs</w:t>
      </w:r>
    </w:p>
  </w:comment>
  <w:comment w:id="497" w:author="Kanungo, Kalpak (Partner)" w:date="2026-05-06T16:28:00Z" w:initials="KK">
    <w:p w14:paraId="4672C4BF" w14:textId="77777777" w:rsidR="00F6126C" w:rsidRDefault="00F6126C" w:rsidP="004C4533">
      <w:pPr>
        <w:pStyle w:val="CommentText"/>
      </w:pPr>
      <w:r>
        <w:rPr>
          <w:rStyle w:val="CommentReference"/>
        </w:rPr>
        <w:annotationRef/>
      </w:r>
      <w:r>
        <w:t>Modified US 4059465</w:t>
      </w:r>
    </w:p>
  </w:comment>
  <w:comment w:id="542" w:author="Kanungo, Kalpak (Partner)" w:date="2026-05-06T15:43:00Z" w:initials="KK">
    <w:p w14:paraId="5E5D0C5C" w14:textId="777CB0FA" w:rsidR="00F6126C" w:rsidRDefault="00F6126C" w:rsidP="00B67018">
      <w:pPr>
        <w:pStyle w:val="CommentText"/>
      </w:pPr>
      <w:r>
        <w:rPr>
          <w:rStyle w:val="CommentReference"/>
        </w:rPr>
        <w:annotationRef/>
      </w:r>
      <w:r>
        <w:t>Modify as FRS is becoming obsolete US 4123371</w:t>
      </w:r>
    </w:p>
  </w:comment>
  <w:comment w:id="543" w:author="Kanungo, Kalpak (Partner)" w:date="2026-05-06T15:45:00Z" w:initials="KK">
    <w:p w14:paraId="02DE7892" w14:textId="77777777" w:rsidR="00F6126C" w:rsidRDefault="00F6126C" w:rsidP="007E6E7D">
      <w:pPr>
        <w:pStyle w:val="CommentText"/>
      </w:pPr>
      <w:r>
        <w:rPr>
          <w:rStyle w:val="CommentReference"/>
        </w:rPr>
        <w:annotationRef/>
      </w:r>
      <w:r>
        <w:t>Appendix changes will be there US 4123371</w:t>
      </w:r>
    </w:p>
  </w:comment>
  <w:comment w:id="545" w:author="Kanungo, Kalpak (Partner)" w:date="2026-04-16T20:13:00Z" w:initials="KK">
    <w:p w14:paraId="0EE7B6B2" w14:textId="57AB97F3" w:rsidR="00F6126C" w:rsidRDefault="00F6126C" w:rsidP="006241C3">
      <w:pPr>
        <w:pStyle w:val="CommentText"/>
      </w:pPr>
      <w:r>
        <w:rPr>
          <w:rStyle w:val="CommentReference"/>
        </w:rPr>
        <w:annotationRef/>
      </w:r>
      <w:r>
        <w:t>Need to check with Akash- US 4123371</w:t>
      </w:r>
    </w:p>
  </w:comment>
  <w:comment w:id="565" w:author="Kanungo, Kalpak (Partner)" w:date="2026-05-04T19:31:00Z" w:initials="KK">
    <w:p w14:paraId="6CB57BA8" w14:textId="77777777" w:rsidR="00F6126C" w:rsidRDefault="00F6126C" w:rsidP="004C0F00">
      <w:pPr>
        <w:pStyle w:val="CommentText"/>
      </w:pPr>
      <w:r>
        <w:rPr>
          <w:rStyle w:val="CommentReference"/>
        </w:rPr>
        <w:annotationRef/>
      </w:r>
      <w:r>
        <w:t xml:space="preserve">Same DS For Reg. Reporting Great Britain </w:t>
      </w:r>
    </w:p>
  </w:comment>
  <w:comment w:id="570" w:author="Kanungo, Kalpak (Cognizant)" w:date="2026-05-19T13:18:00Z" w:initials="KK">
    <w:p w14:paraId="3870D7EB" w14:textId="77777777" w:rsidR="00F6126C" w:rsidRDefault="00F6126C" w:rsidP="00C9593C">
      <w:pPr>
        <w:pStyle w:val="CommentText"/>
      </w:pPr>
      <w:r>
        <w:rPr>
          <w:rStyle w:val="CommentReference"/>
        </w:rPr>
        <w:annotationRef/>
      </w:r>
      <w:r>
        <w:t>Modify for US 4140575</w:t>
      </w:r>
    </w:p>
  </w:comment>
  <w:comment w:id="575" w:author="Kanungo, Kalpak (Partner)" w:date="2026-05-04T19:56:00Z" w:initials="KK">
    <w:p w14:paraId="3AE5AB37" w14:textId="5326EA6F" w:rsidR="00F6126C" w:rsidRDefault="00F6126C" w:rsidP="00F91BB9">
      <w:pPr>
        <w:pStyle w:val="CommentText"/>
      </w:pPr>
      <w:r>
        <w:rPr>
          <w:rStyle w:val="CommentReference"/>
        </w:rPr>
        <w:annotationRef/>
      </w:r>
      <w:r>
        <w:t>Appendix to be updated with a new section GB MIR US 4059471</w:t>
      </w:r>
    </w:p>
  </w:comment>
  <w:comment w:id="579" w:author="Kanungo, Kalpak (Partner)" w:date="2026-05-04T20:00:00Z" w:initials="KK">
    <w:p w14:paraId="72A94AB2" w14:textId="77777777" w:rsidR="00F6126C" w:rsidRDefault="00F6126C" w:rsidP="00A7142E">
      <w:pPr>
        <w:pStyle w:val="CommentText"/>
      </w:pPr>
      <w:r>
        <w:rPr>
          <w:rStyle w:val="CommentReference"/>
        </w:rPr>
        <w:annotationRef/>
      </w:r>
      <w:r>
        <w:t>Same for RR-GB, might have to create new ds or this DS can be modified, check with developer US 4059471</w:t>
      </w:r>
    </w:p>
  </w:comment>
  <w:comment w:id="580" w:author="Kanungo, Kalpak (Cognizant)" w:date="2026-05-19T12:39:00Z" w:initials="KK">
    <w:p w14:paraId="1589C12C" w14:textId="77777777" w:rsidR="00F6126C" w:rsidRDefault="00F6126C" w:rsidP="00BF4447">
      <w:pPr>
        <w:pStyle w:val="CommentText"/>
      </w:pPr>
      <w:r>
        <w:rPr>
          <w:rStyle w:val="CommentReference"/>
        </w:rPr>
        <w:annotationRef/>
      </w:r>
      <w:r>
        <w:t>Modify as field removed from complaint as per DF sheet</w:t>
      </w:r>
    </w:p>
  </w:comment>
  <w:comment w:id="585" w:author="Kanungo, Kalpak (Cognizant)" w:date="2026-05-29T20:23:00Z" w:initials="KK">
    <w:p w14:paraId="7E7619DD" w14:textId="77777777" w:rsidR="00BF40C6" w:rsidRDefault="00BF40C6" w:rsidP="00BF40C6">
      <w:pPr>
        <w:pStyle w:val="CommentText"/>
      </w:pPr>
      <w:r>
        <w:rPr>
          <w:rStyle w:val="CommentReference"/>
        </w:rPr>
        <w:annotationRef/>
      </w:r>
      <w:r>
        <w:t xml:space="preserve">Modify for US </w:t>
      </w:r>
      <w:r>
        <w:rPr>
          <w:color w:val="008000"/>
        </w:rPr>
        <w:t>4324747</w:t>
      </w:r>
    </w:p>
  </w:comment>
  <w:comment w:id="586" w:author="Kanungo, Kalpak (Partner)" w:date="2026-05-05T12:20:00Z" w:initials="KK">
    <w:p w14:paraId="5216CDD9" w14:textId="7DF8B6BA" w:rsidR="00F6126C" w:rsidRDefault="00F6126C" w:rsidP="002D07AA">
      <w:pPr>
        <w:pStyle w:val="CommentText"/>
      </w:pPr>
      <w:r>
        <w:rPr>
          <w:rStyle w:val="CommentReference"/>
        </w:rPr>
        <w:annotationRef/>
      </w:r>
      <w:r>
        <w:t>Modified Interface Spec check with developers US 4059484</w:t>
      </w:r>
    </w:p>
  </w:comment>
  <w:comment w:id="587" w:author="Kanungo, Kalpak (Partner)" w:date="2026-05-05T12:24:00Z" w:initials="KK">
    <w:p w14:paraId="0ED9E589" w14:textId="77777777" w:rsidR="00F6126C" w:rsidRDefault="00F6126C" w:rsidP="000D6567">
      <w:pPr>
        <w:pStyle w:val="CommentText"/>
      </w:pPr>
      <w:r>
        <w:rPr>
          <w:rStyle w:val="CommentReference"/>
        </w:rPr>
        <w:annotationRef/>
      </w:r>
      <w:r>
        <w:t>FRS-CH-CA-GDT-011-03 New FRS  will be mapped with this DS ID</w:t>
      </w:r>
    </w:p>
  </w:comment>
  <w:comment w:id="592" w:author="Kanungo, Kalpak (Cognizant)" w:date="2026-05-19T13:34:00Z" w:initials="KK">
    <w:p w14:paraId="1C13310E" w14:textId="77777777" w:rsidR="00F6126C" w:rsidRDefault="00F6126C" w:rsidP="00FF692D">
      <w:pPr>
        <w:pStyle w:val="CommentText"/>
      </w:pPr>
      <w:r>
        <w:rPr>
          <w:rStyle w:val="CommentReference"/>
        </w:rPr>
        <w:annotationRef/>
      </w:r>
      <w:r>
        <w:t xml:space="preserve">Getting obsolete as </w:t>
      </w:r>
      <w:r>
        <w:rPr>
          <w:color w:val="000000"/>
        </w:rPr>
        <w:t>Technical Product Identifier field is removed from Complaint.</w:t>
      </w:r>
    </w:p>
  </w:comment>
  <w:comment w:id="701" w:author="Kanungo, Kalpak (Cognizant)" w:date="2026-05-19T14:25:00Z" w:initials="KK">
    <w:p w14:paraId="41ABAD61" w14:textId="77777777" w:rsidR="00F6126C" w:rsidRDefault="00F6126C" w:rsidP="00314DE6">
      <w:pPr>
        <w:pStyle w:val="CommentText"/>
      </w:pPr>
      <w:r>
        <w:rPr>
          <w:rStyle w:val="CommentReference"/>
        </w:rPr>
        <w:annotationRef/>
      </w:r>
      <w:r>
        <w:t xml:space="preserve">Getting Obsolete as </w:t>
      </w:r>
      <w:r>
        <w:rPr>
          <w:color w:val="000000"/>
        </w:rPr>
        <w:t>Technical Product Name field is deleted from complaint</w:t>
      </w:r>
    </w:p>
  </w:comment>
  <w:comment w:id="733" w:author="Kanungo, Kalpak (Cognizant)" w:date="2026-05-19T13:30:00Z" w:initials="KK">
    <w:p w14:paraId="75B6A1CF" w14:textId="0507506B" w:rsidR="00F6126C" w:rsidRDefault="00F6126C" w:rsidP="00554D40">
      <w:pPr>
        <w:pStyle w:val="CommentText"/>
      </w:pPr>
      <w:r>
        <w:rPr>
          <w:rStyle w:val="CommentReference"/>
        </w:rPr>
        <w:annotationRef/>
      </w:r>
      <w:r>
        <w:t xml:space="preserve">Getting Obsolete as </w:t>
      </w:r>
      <w:r>
        <w:rPr>
          <w:color w:val="000000"/>
        </w:rPr>
        <w:t>Technical Product Name Search field is deleted from Complaint</w:t>
      </w:r>
    </w:p>
  </w:comment>
  <w:comment w:id="806" w:author="Kanungo, Kalpak (Cognizant)" w:date="2026-05-18T20:50:00Z" w:initials="KK">
    <w:p w14:paraId="2D8653F1" w14:textId="702FE0F7" w:rsidR="00F6126C" w:rsidRDefault="00F6126C" w:rsidP="00FF1AA6">
      <w:pPr>
        <w:pStyle w:val="CommentText"/>
      </w:pPr>
      <w:r>
        <w:rPr>
          <w:rStyle w:val="CommentReference"/>
        </w:rPr>
        <w:annotationRef/>
      </w:r>
      <w:r>
        <w:t>FRS-CH-UI-011-02 deleted for US 4140575</w:t>
      </w:r>
    </w:p>
  </w:comment>
  <w:comment w:id="805" w:author="Kanungo, Kalpak (Cognizant)" w:date="2026-05-29T13:22:00Z" w:initials="KK">
    <w:p w14:paraId="780696E4" w14:textId="77777777" w:rsidR="009C2FBD" w:rsidRDefault="009C2FBD" w:rsidP="009C2FBD">
      <w:pPr>
        <w:pStyle w:val="CommentText"/>
      </w:pPr>
      <w:r>
        <w:rPr>
          <w:rStyle w:val="CommentReference"/>
        </w:rPr>
        <w:annotationRef/>
      </w:r>
      <w:r>
        <w:t>URS not provided by Pieter</w:t>
      </w:r>
    </w:p>
  </w:comment>
  <w:comment w:id="824" w:author="Kanungo, Kalpak (Cognizant)" w:date="2026-05-21T12:46:00Z" w:initials="KK">
    <w:p w14:paraId="309161CC" w14:textId="77777777" w:rsidR="00F6126C" w:rsidRDefault="00F6126C" w:rsidP="00F447B3">
      <w:pPr>
        <w:pStyle w:val="CommentText"/>
      </w:pPr>
      <w:r>
        <w:rPr>
          <w:rStyle w:val="CommentReference"/>
        </w:rPr>
        <w:annotationRef/>
      </w:r>
      <w:r>
        <w:t>Update with Nitin</w:t>
      </w:r>
    </w:p>
  </w:comment>
  <w:comment w:id="827" w:author="Kanungo, Kalpak (Cognizant)" w:date="2026-05-21T12:47:00Z" w:initials="KK">
    <w:p w14:paraId="7A2EFC13" w14:textId="77777777" w:rsidR="00F6126C" w:rsidRDefault="00F6126C" w:rsidP="00E10947">
      <w:pPr>
        <w:pStyle w:val="CommentText"/>
      </w:pPr>
      <w:r>
        <w:rPr>
          <w:rStyle w:val="CommentReference"/>
        </w:rPr>
        <w:annotationRef/>
      </w:r>
      <w:r>
        <w:t>Check with Nitin and update</w:t>
      </w:r>
    </w:p>
  </w:comment>
  <w:comment w:id="836" w:author="Kanungo, Kalpak (Partner)" w:date="2026-05-05T13:15:00Z" w:initials="KK">
    <w:p w14:paraId="42FC97E8" w14:textId="31874A79" w:rsidR="00F6126C" w:rsidRDefault="00F6126C" w:rsidP="00185900">
      <w:pPr>
        <w:pStyle w:val="CommentText"/>
      </w:pPr>
      <w:r>
        <w:rPr>
          <w:rStyle w:val="CommentReference"/>
        </w:rPr>
        <w:annotationRef/>
      </w:r>
      <w:r>
        <w:t>Modify need to check US 4184767</w:t>
      </w:r>
    </w:p>
  </w:comment>
  <w:comment w:id="838" w:author="Kanungo, Kalpak (Partner)" w:date="2026-05-05T13:11:00Z" w:initials="KK">
    <w:p w14:paraId="3C150DF2" w14:textId="61FAF11B" w:rsidR="00F6126C" w:rsidRDefault="00F6126C" w:rsidP="008959F9">
      <w:pPr>
        <w:pStyle w:val="CommentText"/>
      </w:pPr>
      <w:r>
        <w:rPr>
          <w:rStyle w:val="CommentReference"/>
        </w:rPr>
        <w:annotationRef/>
      </w:r>
      <w:r>
        <w:t>Modify appendix US 4184767</w:t>
      </w:r>
    </w:p>
  </w:comment>
  <w:comment w:id="837" w:author="Kanungo, Kalpak (Cognizant)" w:date="2026-05-21T13:04:00Z" w:initials="KK">
    <w:p w14:paraId="14CB8A84" w14:textId="77777777" w:rsidR="00F6126C" w:rsidRDefault="00F6126C" w:rsidP="006429CB">
      <w:pPr>
        <w:pStyle w:val="CommentText"/>
      </w:pPr>
      <w:r>
        <w:rPr>
          <w:rStyle w:val="CommentReference"/>
        </w:rPr>
        <w:annotationRef/>
      </w:r>
      <w:r>
        <w:t>Modify as per US 4140579</w:t>
      </w:r>
    </w:p>
  </w:comment>
  <w:comment w:id="843" w:author="Kanungo, Kalpak (Cognizant)" w:date="2026-05-21T12:24:00Z" w:initials="KK">
    <w:p w14:paraId="117535C5" w14:textId="77777777" w:rsidR="00F6126C" w:rsidRDefault="00F6126C" w:rsidP="00F470C5">
      <w:pPr>
        <w:pStyle w:val="CommentText"/>
      </w:pPr>
      <w:r>
        <w:rPr>
          <w:rStyle w:val="CommentReference"/>
        </w:rPr>
        <w:annotationRef/>
      </w:r>
      <w:r>
        <w:t>New DS for US 4184767</w:t>
      </w:r>
    </w:p>
  </w:comment>
  <w:comment w:id="856" w:author="Kanungo, Kalpak (Partner)" w:date="2026-05-05T12:55:00Z" w:initials="KK">
    <w:p w14:paraId="5303CD98" w14:textId="18FF24BA" w:rsidR="00F6126C" w:rsidRDefault="00F6126C" w:rsidP="00C66A77">
      <w:pPr>
        <w:pStyle w:val="CommentText"/>
      </w:pPr>
      <w:r>
        <w:rPr>
          <w:rStyle w:val="CommentReference"/>
        </w:rPr>
        <w:annotationRef/>
      </w:r>
      <w:r>
        <w:t>Same type of NEW DS ID For Reg Reporting Great Britain US 4145526</w:t>
      </w:r>
    </w:p>
  </w:comment>
  <w:comment w:id="860" w:author="Kanungo, Kalpak (Partner)" w:date="2026-05-05T13:05:00Z" w:initials="KK">
    <w:p w14:paraId="0C9DC26F" w14:textId="77777777" w:rsidR="00F6126C" w:rsidRDefault="00F6126C" w:rsidP="00B16DF7">
      <w:pPr>
        <w:pStyle w:val="CommentText"/>
      </w:pPr>
      <w:r>
        <w:rPr>
          <w:rStyle w:val="CommentReference"/>
        </w:rPr>
        <w:annotationRef/>
      </w:r>
      <w:r>
        <w:t>Appendix 4 will be modified US 4150235, Modify</w:t>
      </w:r>
    </w:p>
  </w:comment>
  <w:comment w:id="861" w:author="Kanungo, Kalpak (Partner)" w:date="2026-05-04T19:46:00Z" w:initials="KK">
    <w:p w14:paraId="5FB1FD41" w14:textId="51F88E89" w:rsidR="00F6126C" w:rsidRDefault="00F6126C" w:rsidP="002B0D10">
      <w:pPr>
        <w:pStyle w:val="CommentText"/>
      </w:pPr>
      <w:r>
        <w:rPr>
          <w:rStyle w:val="CommentReference"/>
        </w:rPr>
        <w:annotationRef/>
      </w:r>
      <w:r>
        <w:t>SAME TYPE NEW DS FOR RR GREAT BRITAIN, CHECK WITH DEVELOPER US 4059465</w:t>
      </w:r>
    </w:p>
  </w:comment>
  <w:comment w:id="865" w:author="Kanungo, Kalpak (Partner)" w:date="2026-05-05T11:42:00Z" w:initials="KK">
    <w:p w14:paraId="474C7099" w14:textId="77777777" w:rsidR="00F6126C" w:rsidRDefault="00F6126C" w:rsidP="006E7151">
      <w:pPr>
        <w:pStyle w:val="CommentText"/>
      </w:pPr>
      <w:r>
        <w:rPr>
          <w:rStyle w:val="CommentReference"/>
        </w:rPr>
        <w:annotationRef/>
      </w:r>
      <w:r>
        <w:t>Will be modified US 4059484</w:t>
      </w:r>
    </w:p>
  </w:comment>
  <w:comment w:id="874" w:author="Kanungo, Kalpak (Cognizant)" w:date="2026-06-02T10:53:00Z" w:initials="KK">
    <w:p w14:paraId="700E649F" w14:textId="77777777" w:rsidR="00713503" w:rsidRDefault="00713503" w:rsidP="00713503">
      <w:pPr>
        <w:pStyle w:val="CommentText"/>
      </w:pPr>
      <w:r>
        <w:rPr>
          <w:rStyle w:val="CommentReference"/>
        </w:rPr>
        <w:annotationRef/>
      </w:r>
      <w:r>
        <w:t>FRS getting obsoleted and IS Appendix for staging tables section getting affected.</w:t>
      </w:r>
    </w:p>
  </w:comment>
  <w:comment w:id="877" w:author="Kanungo, Kalpak (Partner)" w:date="2026-05-06T15:41:00Z" w:initials="KK">
    <w:p w14:paraId="7C6B3642" w14:textId="77777777" w:rsidR="00F6126C" w:rsidRDefault="00F6126C" w:rsidP="00BE4A7D">
      <w:pPr>
        <w:pStyle w:val="CommentText"/>
      </w:pPr>
      <w:r>
        <w:rPr>
          <w:rStyle w:val="CommentReference"/>
        </w:rPr>
        <w:annotationRef/>
      </w:r>
      <w:r>
        <w:t>Might be modified</w:t>
      </w:r>
    </w:p>
  </w:comment>
  <w:comment w:id="887" w:author="Kanungo, Kalpak (Partner)" w:date="2026-05-05T12:31:00Z" w:initials="KK">
    <w:p w14:paraId="6B5486A2" w14:textId="1D2DE090" w:rsidR="007C5514" w:rsidRDefault="007C5514" w:rsidP="007C5514">
      <w:pPr>
        <w:pStyle w:val="CommentText"/>
      </w:pPr>
      <w:r>
        <w:rPr>
          <w:rStyle w:val="CommentReference"/>
        </w:rPr>
        <w:annotationRef/>
      </w:r>
      <w:r>
        <w:t>Whether this is getting impacted for US 4137444</w:t>
      </w:r>
    </w:p>
  </w:comment>
  <w:comment w:id="898" w:author="Kanungo, Kalpak (Partner)" w:date="2026-05-05T12:32:00Z" w:initials="KK">
    <w:p w14:paraId="3712F9A8" w14:textId="77777777" w:rsidR="007D302D" w:rsidRDefault="007D302D" w:rsidP="007D302D">
      <w:pPr>
        <w:pStyle w:val="CommentText"/>
      </w:pPr>
      <w:r>
        <w:rPr>
          <w:rStyle w:val="CommentReference"/>
        </w:rPr>
        <w:annotationRef/>
      </w:r>
      <w:r>
        <w:t xml:space="preserve">Whether this is getting impacted check US </w:t>
      </w:r>
      <w:r>
        <w:rPr>
          <w:color w:val="008000"/>
        </w:rPr>
        <w:t>4137444</w:t>
      </w:r>
    </w:p>
  </w:comment>
  <w:comment w:id="1004" w:author="Kanungo, Kalpak (Partner)" w:date="2026-05-04T20:17:00Z" w:initials="KK">
    <w:p w14:paraId="5BFA5A9C" w14:textId="11E3FBC3" w:rsidR="00D841A6" w:rsidRDefault="00D841A6" w:rsidP="00D841A6">
      <w:pPr>
        <w:pStyle w:val="CommentText"/>
      </w:pPr>
      <w:r>
        <w:rPr>
          <w:rStyle w:val="CommentReference"/>
        </w:rPr>
        <w:annotationRef/>
      </w:r>
      <w:r>
        <w:t>Might have to create NEW DS similar to this for RR-GB. Need to first ask developers</w:t>
      </w:r>
      <w:r>
        <w:br/>
        <w:t>US 3898475</w:t>
      </w:r>
    </w:p>
  </w:comment>
  <w:comment w:id="1050" w:author="Kanungo, Kalpak (Partner)" w:date="2026-05-05T12:54:00Z" w:initials="KK">
    <w:p w14:paraId="0D2D5D62" w14:textId="77777777" w:rsidR="00A56E9E" w:rsidRDefault="00A56E9E" w:rsidP="00A56E9E">
      <w:pPr>
        <w:pStyle w:val="CommentText"/>
      </w:pPr>
      <w:r>
        <w:rPr>
          <w:rStyle w:val="CommentReference"/>
        </w:rPr>
        <w:annotationRef/>
      </w:r>
      <w:r>
        <w:t>IS Modified US 4137444 Check with Developer</w:t>
      </w:r>
    </w:p>
  </w:comment>
  <w:comment w:id="1101" w:author="Kanungo, Kalpak (Cognizant)" w:date="2026-05-27T13:38:00Z" w:initials="KK">
    <w:p w14:paraId="069079F6" w14:textId="77777777" w:rsidR="00E55DE0" w:rsidRDefault="00E55DE0" w:rsidP="00E55DE0">
      <w:pPr>
        <w:pStyle w:val="CommentText"/>
      </w:pPr>
      <w:r>
        <w:rPr>
          <w:rStyle w:val="CommentReference"/>
        </w:rPr>
        <w:annotationRef/>
      </w:r>
      <w:r>
        <w:t>Might be for Split Complaint US</w:t>
      </w:r>
    </w:p>
  </w:comment>
  <w:comment w:id="1209" w:author="Kanungo, Kalpak (Cognizant)" w:date="2026-05-19T13:25:00Z" w:initials="KK">
    <w:p w14:paraId="53AA6DA1" w14:textId="77777777" w:rsidR="00063F5F" w:rsidRDefault="00063F5F" w:rsidP="00063F5F">
      <w:pPr>
        <w:pStyle w:val="CommentText"/>
      </w:pPr>
      <w:r>
        <w:rPr>
          <w:rStyle w:val="CommentReference"/>
        </w:rPr>
        <w:annotationRef/>
      </w:r>
      <w:r>
        <w:t>Obsolete</w:t>
      </w:r>
    </w:p>
  </w:comment>
  <w:comment w:id="1515" w:author="Kanungo, Kalpak (Partner)" w:date="2026-05-04T20:18:00Z" w:initials="KK">
    <w:p w14:paraId="0F2E44D6" w14:textId="6F8644EC" w:rsidR="00D91171" w:rsidRDefault="00D91171" w:rsidP="00D91171">
      <w:pPr>
        <w:pStyle w:val="CommentText"/>
      </w:pPr>
      <w:r>
        <w:rPr>
          <w:rStyle w:val="CommentReference"/>
        </w:rPr>
        <w:annotationRef/>
      </w:r>
      <w:r>
        <w:t>Same type of NEW DS for RR-GB US 4059468</w:t>
      </w:r>
    </w:p>
  </w:comment>
  <w:comment w:id="1647" w:author="Kanungo, Kalpak (Partner)" w:date="2026-04-15T13:50:00Z" w:initials="KK">
    <w:p w14:paraId="44EED085" w14:textId="2EEAEE4A" w:rsidR="007809C4" w:rsidRDefault="007809C4" w:rsidP="007809C4">
      <w:pPr>
        <w:pStyle w:val="CommentText"/>
      </w:pPr>
      <w:r>
        <w:rPr>
          <w:rStyle w:val="CommentReference"/>
        </w:rPr>
        <w:annotationRef/>
      </w:r>
      <w:r>
        <w:t>Might be modified for US-4059468</w:t>
      </w:r>
      <w:r w:rsidR="00140467">
        <w:t>-</w:t>
      </w:r>
      <w:r w:rsidR="00A5209C">
        <w:t>-</w:t>
      </w:r>
    </w:p>
  </w:comment>
  <w:comment w:id="1648" w:author="Kanungo, Kalpak (Partner)" w:date="2026-05-04T20:21:00Z" w:initials="KK">
    <w:p w14:paraId="77BA015D" w14:textId="77777777" w:rsidR="00CE7691" w:rsidRDefault="00CE7691" w:rsidP="00CE7691">
      <w:pPr>
        <w:pStyle w:val="CommentText"/>
      </w:pPr>
      <w:r>
        <w:rPr>
          <w:rStyle w:val="CommentReference"/>
        </w:rPr>
        <w:annotationRef/>
      </w:r>
      <w:r>
        <w:t>Have to add RR-GB Report in appendix US 4059468</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5A2A33" w15:done="0"/>
  <w15:commentEx w15:paraId="4E35EADD" w15:done="0"/>
  <w15:commentEx w15:paraId="333F2FD5" w15:done="0"/>
  <w15:commentEx w15:paraId="009EC5CB" w15:paraIdParent="333F2FD5" w15:done="0"/>
  <w15:commentEx w15:paraId="33630048" w15:done="0"/>
  <w15:commentEx w15:paraId="0DD8CE56" w15:done="0"/>
  <w15:commentEx w15:paraId="2C5A58C0" w15:paraIdParent="0DD8CE56" w15:done="0"/>
  <w15:commentEx w15:paraId="11135C06" w15:paraIdParent="0DD8CE56" w15:done="0"/>
  <w15:commentEx w15:paraId="27428C6E" w15:done="0"/>
  <w15:commentEx w15:paraId="5D55FC2C" w15:done="0"/>
  <w15:commentEx w15:paraId="4168F65C" w15:paraIdParent="5D55FC2C" w15:done="0"/>
  <w15:commentEx w15:paraId="143F4C62" w15:paraIdParent="5D55FC2C" w15:done="0"/>
  <w15:commentEx w15:paraId="55D1D90D" w15:paraIdParent="5D55FC2C" w15:done="0"/>
  <w15:commentEx w15:paraId="49791448" w15:done="0"/>
  <w15:commentEx w15:paraId="2159DB34" w15:done="0"/>
  <w15:commentEx w15:paraId="06DB59FE" w15:done="0"/>
  <w15:commentEx w15:paraId="3A21CD3D" w15:done="0"/>
  <w15:commentEx w15:paraId="38067B31" w15:done="0"/>
  <w15:commentEx w15:paraId="4DD22580" w15:paraIdParent="38067B31" w15:done="0"/>
  <w15:commentEx w15:paraId="2C035984" w15:paraIdParent="38067B31" w15:done="0"/>
  <w15:commentEx w15:paraId="1F5B8A7E" w15:done="0"/>
  <w15:commentEx w15:paraId="646633B0" w15:paraIdParent="1F5B8A7E" w15:done="0"/>
  <w15:commentEx w15:paraId="4FA0C736" w15:paraIdParent="1F5B8A7E" w15:done="0"/>
  <w15:commentEx w15:paraId="7A2E6A74" w15:done="0"/>
  <w15:commentEx w15:paraId="5749B25C" w15:paraIdParent="7A2E6A74" w15:done="0"/>
  <w15:commentEx w15:paraId="198540A2" w15:done="0"/>
  <w15:commentEx w15:paraId="2A94A001" w15:done="0"/>
  <w15:commentEx w15:paraId="5FFBF795" w15:done="0"/>
  <w15:commentEx w15:paraId="270C95D0" w15:paraIdParent="5FFBF795" w15:done="0"/>
  <w15:commentEx w15:paraId="0AED055A" w15:done="0"/>
  <w15:commentEx w15:paraId="52FD51E3" w15:paraIdParent="0AED055A" w15:done="0"/>
  <w15:commentEx w15:paraId="098F775D" w15:done="0"/>
  <w15:commentEx w15:paraId="44B13EC9" w15:done="0"/>
  <w15:commentEx w15:paraId="382433C5" w15:done="0"/>
  <w15:commentEx w15:paraId="46CFC2F7" w15:paraIdParent="382433C5" w15:done="0"/>
  <w15:commentEx w15:paraId="0C45A1AD" w15:done="0"/>
  <w15:commentEx w15:paraId="528C156B" w15:done="0"/>
  <w15:commentEx w15:paraId="28547050" w15:done="0"/>
  <w15:commentEx w15:paraId="7F92E5B8" w15:done="0"/>
  <w15:commentEx w15:paraId="06458B97" w15:done="0"/>
  <w15:commentEx w15:paraId="18683A9F" w15:done="0"/>
  <w15:commentEx w15:paraId="4CDF58B0" w15:done="0"/>
  <w15:commentEx w15:paraId="4672C4BF" w15:done="0"/>
  <w15:commentEx w15:paraId="5E5D0C5C" w15:done="0"/>
  <w15:commentEx w15:paraId="02DE7892" w15:done="0"/>
  <w15:commentEx w15:paraId="0EE7B6B2" w15:done="0"/>
  <w15:commentEx w15:paraId="6CB57BA8" w15:done="0"/>
  <w15:commentEx w15:paraId="3870D7EB" w15:done="0"/>
  <w15:commentEx w15:paraId="3AE5AB37" w15:done="0"/>
  <w15:commentEx w15:paraId="72A94AB2" w15:done="0"/>
  <w15:commentEx w15:paraId="1589C12C" w15:done="0"/>
  <w15:commentEx w15:paraId="7E7619DD" w15:done="0"/>
  <w15:commentEx w15:paraId="5216CDD9" w15:done="0"/>
  <w15:commentEx w15:paraId="0ED9E589" w15:paraIdParent="5216CDD9" w15:done="0"/>
  <w15:commentEx w15:paraId="1C13310E" w15:done="0"/>
  <w15:commentEx w15:paraId="41ABAD61" w15:done="0"/>
  <w15:commentEx w15:paraId="75B6A1CF" w15:done="0"/>
  <w15:commentEx w15:paraId="2D8653F1" w15:done="0"/>
  <w15:commentEx w15:paraId="780696E4" w15:done="0"/>
  <w15:commentEx w15:paraId="309161CC" w15:done="0"/>
  <w15:commentEx w15:paraId="7A2EFC13" w15:done="0"/>
  <w15:commentEx w15:paraId="42FC97E8" w15:done="0"/>
  <w15:commentEx w15:paraId="3C150DF2" w15:done="0"/>
  <w15:commentEx w15:paraId="14CB8A84" w15:done="0"/>
  <w15:commentEx w15:paraId="117535C5" w15:done="0"/>
  <w15:commentEx w15:paraId="5303CD98" w15:done="0"/>
  <w15:commentEx w15:paraId="0C9DC26F" w15:done="0"/>
  <w15:commentEx w15:paraId="5FB1FD41" w15:done="0"/>
  <w15:commentEx w15:paraId="474C7099" w15:done="0"/>
  <w15:commentEx w15:paraId="700E649F" w15:done="0"/>
  <w15:commentEx w15:paraId="7C6B3642" w15:done="0"/>
  <w15:commentEx w15:paraId="6B5486A2" w15:done="0"/>
  <w15:commentEx w15:paraId="3712F9A8" w15:done="0"/>
  <w15:commentEx w15:paraId="5BFA5A9C" w15:done="0"/>
  <w15:commentEx w15:paraId="0D2D5D62" w15:done="0"/>
  <w15:commentEx w15:paraId="069079F6" w15:done="0"/>
  <w15:commentEx w15:paraId="53AA6DA1" w15:done="0"/>
  <w15:commentEx w15:paraId="0F2E44D6" w15:done="0"/>
  <w15:commentEx w15:paraId="44EED085" w15:done="0"/>
  <w15:commentEx w15:paraId="77BA015D" w15:paraIdParent="44EED08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6CFB03" w16cex:dateUtc="2026-05-19T07:23:00Z"/>
  <w16cex:commentExtensible w16cex:durableId="6B5F1622" w16cex:dateUtc="2026-05-19T07:57:00Z"/>
  <w16cex:commentExtensible w16cex:durableId="4B450F77" w16cex:dateUtc="2026-05-05T06:18:00Z"/>
  <w16cex:commentExtensible w16cex:durableId="1EDA29CD" w16cex:dateUtc="2026-05-18T10:27:00Z"/>
  <w16cex:commentExtensible w16cex:durableId="6A91258C" w16cex:dateUtc="2026-05-21T07:41:00Z"/>
  <w16cex:commentExtensible w16cex:durableId="3C04A9AD" w16cex:dateUtc="2026-05-04T14:12:00Z"/>
  <w16cex:commentExtensible w16cex:durableId="082D5542" w16cex:dateUtc="2026-05-04T14:12:00Z"/>
  <w16cex:commentExtensible w16cex:durableId="43C8B9B3" w16cex:dateUtc="2026-05-16T07:19:00Z"/>
  <w16cex:commentExtensible w16cex:durableId="253A2248" w16cex:dateUtc="2026-05-16T04:52:00Z"/>
  <w16cex:commentExtensible w16cex:durableId="7B0E7002" w16cex:dateUtc="2026-05-06T10:22:00Z"/>
  <w16cex:commentExtensible w16cex:durableId="34754E89" w16cex:dateUtc="2026-05-06T10:23:00Z"/>
  <w16cex:commentExtensible w16cex:durableId="51F1BCBF" w16cex:dateUtc="2026-05-18T10:18:00Z"/>
  <w16cex:commentExtensible w16cex:durableId="6B9E313F" w16cex:dateUtc="2026-05-18T10:43:00Z"/>
  <w16cex:commentExtensible w16cex:durableId="56619D87" w16cex:dateUtc="2026-05-22T13:34:00Z"/>
  <w16cex:commentExtensible w16cex:durableId="12685952" w16cex:dateUtc="2026-05-05T06:29:00Z"/>
  <w16cex:commentExtensible w16cex:durableId="72079C2C" w16cex:dateUtc="2026-05-18T10:26:00Z"/>
  <w16cex:commentExtensible w16cex:durableId="76F03983" w16cex:dateUtc="2026-05-22T13:00:00Z"/>
  <w16cex:commentExtensible w16cex:durableId="1A154DC4" w16cex:dateUtc="2026-05-04T13:58:00Z"/>
  <w16cex:commentExtensible w16cex:durableId="6101446E" w16cex:dateUtc="2026-05-04T14:00:00Z"/>
  <w16cex:commentExtensible w16cex:durableId="3D6ECD74" w16cex:dateUtc="2026-05-16T07:21:00Z"/>
  <w16cex:commentExtensible w16cex:durableId="37DFD1DD" w16cex:dateUtc="2026-05-16T04:52:00Z"/>
  <w16cex:commentExtensible w16cex:durableId="78F9941F" w16cex:dateUtc="2026-05-18T10:05:00Z"/>
  <w16cex:commentExtensible w16cex:durableId="1AA7D974" w16cex:dateUtc="2026-05-18T13:26:00Z"/>
  <w16cex:commentExtensible w16cex:durableId="42EA6F9A" w16cex:dateUtc="2026-05-04T14:24:00Z"/>
  <w16cex:commentExtensible w16cex:durableId="1E9F97B9" w16cex:dateUtc="2026-05-16T07:24:00Z"/>
  <w16cex:commentExtensible w16cex:durableId="3D5B18DB" w16cex:dateUtc="2026-05-04T14:13:00Z"/>
  <w16cex:commentExtensible w16cex:durableId="22DE8C93" w16cex:dateUtc="2026-05-19T08:02:00Z"/>
  <w16cex:commentExtensible w16cex:durableId="16AC326E" w16cex:dateUtc="2026-05-04T14:39:00Z"/>
  <w16cex:commentExtensible w16cex:durableId="01B37247" w16cex:dateUtc="2026-05-22T13:46:00Z"/>
  <w16cex:commentExtensible w16cex:durableId="34697D14" w16cex:dateUtc="2026-05-19T07:11:00Z"/>
  <w16cex:commentExtensible w16cex:durableId="1E76E659" w16cex:dateUtc="2026-05-20T08:55:00Z"/>
  <w16cex:commentExtensible w16cex:durableId="4E5BDEB1" w16cex:dateUtc="2026-05-19T07:14:00Z"/>
  <w16cex:commentExtensible w16cex:durableId="7376B9B9" w16cex:dateUtc="2026-05-19T07:22:00Z"/>
  <w16cex:commentExtensible w16cex:durableId="62547F39" w16cex:dateUtc="2026-05-29T14:46:00Z"/>
  <w16cex:commentExtensible w16cex:durableId="635D8F8F" w16cex:dateUtc="2026-05-29T14:47:00Z"/>
  <w16cex:commentExtensible w16cex:durableId="6A3A96E0" w16cex:dateUtc="2026-05-18T10:07:00Z"/>
  <w16cex:commentExtensible w16cex:durableId="3E411299" w16cex:dateUtc="2026-05-04T14:19:00Z"/>
  <w16cex:commentExtensible w16cex:durableId="6FFAF2B4" w16cex:dateUtc="2026-05-05T07:31:00Z"/>
  <w16cex:commentExtensible w16cex:durableId="2C2AC5D6" w16cex:dateUtc="2026-05-06T11:03:00Z"/>
  <w16cex:commentExtensible w16cex:durableId="4F05F9F7" w16cex:dateUtc="2026-05-06T11:04:00Z"/>
  <w16cex:commentExtensible w16cex:durableId="5CDB4DC2" w16cex:dateUtc="2026-05-04T14:08:00Z"/>
  <w16cex:commentExtensible w16cex:durableId="50FDF55F" w16cex:dateUtc="2026-05-29T14:29:00Z"/>
  <w16cex:commentExtensible w16cex:durableId="3E5E6020" w16cex:dateUtc="2026-05-06T10:58:00Z"/>
  <w16cex:commentExtensible w16cex:durableId="53813AB3" w16cex:dateUtc="2026-05-06T10:13:00Z"/>
  <w16cex:commentExtensible w16cex:durableId="53A8729D" w16cex:dateUtc="2026-05-06T10:15:00Z"/>
  <w16cex:commentExtensible w16cex:durableId="4B1E7400" w16cex:dateUtc="2026-04-16T14:43:00Z"/>
  <w16cex:commentExtensible w16cex:durableId="06AA4E26" w16cex:dateUtc="2026-05-04T14:01:00Z"/>
  <w16cex:commentExtensible w16cex:durableId="2C1B8653" w16cex:dateUtc="2026-05-19T07:48:00Z"/>
  <w16cex:commentExtensible w16cex:durableId="5A4E03FC" w16cex:dateUtc="2026-05-04T14:26:00Z"/>
  <w16cex:commentExtensible w16cex:durableId="42DE67BC" w16cex:dateUtc="2026-05-04T14:30:00Z"/>
  <w16cex:commentExtensible w16cex:durableId="2FDB8172" w16cex:dateUtc="2026-05-19T07:09:00Z"/>
  <w16cex:commentExtensible w16cex:durableId="1D939A0E" w16cex:dateUtc="2026-05-29T14:53:00Z"/>
  <w16cex:commentExtensible w16cex:durableId="3BB7D01F" w16cex:dateUtc="2026-05-05T06:50:00Z"/>
  <w16cex:commentExtensible w16cex:durableId="48B623C4" w16cex:dateUtc="2026-05-05T06:54:00Z"/>
  <w16cex:commentExtensible w16cex:durableId="4AF31399" w16cex:dateUtc="2026-05-19T08:04:00Z"/>
  <w16cex:commentExtensible w16cex:durableId="7F55F349" w16cex:dateUtc="2026-05-19T08:55:00Z"/>
  <w16cex:commentExtensible w16cex:durableId="736112FF" w16cex:dateUtc="2026-05-19T08:00:00Z"/>
  <w16cex:commentExtensible w16cex:durableId="33D67F1B" w16cex:dateUtc="2026-05-18T15:20:00Z"/>
  <w16cex:commentExtensible w16cex:durableId="48624685" w16cex:dateUtc="2026-05-29T07:52:00Z"/>
  <w16cex:commentExtensible w16cex:durableId="682961FC" w16cex:dateUtc="2026-05-21T07:16:00Z"/>
  <w16cex:commentExtensible w16cex:durableId="41FC2606" w16cex:dateUtc="2026-05-21T07:17:00Z"/>
  <w16cex:commentExtensible w16cex:durableId="72AA42A2" w16cex:dateUtc="2026-05-05T07:45:00Z"/>
  <w16cex:commentExtensible w16cex:durableId="47B1D07D" w16cex:dateUtc="2026-05-05T07:41:00Z"/>
  <w16cex:commentExtensible w16cex:durableId="4C23FB1B" w16cex:dateUtc="2026-05-21T07:34:00Z"/>
  <w16cex:commentExtensible w16cex:durableId="5779C7C7" w16cex:dateUtc="2026-05-21T06:54:00Z"/>
  <w16cex:commentExtensible w16cex:durableId="0FC73B6C" w16cex:dateUtc="2026-05-05T07:25:00Z"/>
  <w16cex:commentExtensible w16cex:durableId="0D87EEAC" w16cex:dateUtc="2026-05-05T07:35:00Z"/>
  <w16cex:commentExtensible w16cex:durableId="3B9A98D1" w16cex:dateUtc="2026-05-04T14:16:00Z"/>
  <w16cex:commentExtensible w16cex:durableId="5D43AB32" w16cex:dateUtc="2026-05-05T06:12:00Z"/>
  <w16cex:commentExtensible w16cex:durableId="6CFF8452" w16cex:dateUtc="2026-06-02T05:23:00Z"/>
  <w16cex:commentExtensible w16cex:durableId="19ED3250" w16cex:dateUtc="2026-05-06T10:11:00Z"/>
  <w16cex:commentExtensible w16cex:durableId="0D3C5CEB" w16cex:dateUtc="2026-05-05T07:01:00Z"/>
  <w16cex:commentExtensible w16cex:durableId="3BAAD46B" w16cex:dateUtc="2026-05-05T07:02:00Z"/>
  <w16cex:commentExtensible w16cex:durableId="2FFBF04C" w16cex:dateUtc="2026-05-04T14:47:00Z"/>
  <w16cex:commentExtensible w16cex:durableId="0224EE90" w16cex:dateUtc="2026-05-05T07:24:00Z"/>
  <w16cex:commentExtensible w16cex:durableId="302E7AC6" w16cex:dateUtc="2026-05-27T08:08:00Z"/>
  <w16cex:commentExtensible w16cex:durableId="5025608E" w16cex:dateUtc="2026-05-19T07:55:00Z"/>
  <w16cex:commentExtensible w16cex:durableId="2D50A05D" w16cex:dateUtc="2026-05-04T14:48:00Z"/>
  <w16cex:commentExtensible w16cex:durableId="60A698ED" w16cex:dateUtc="2026-04-15T08:20:00Z"/>
  <w16cex:commentExtensible w16cex:durableId="6827B843" w16cex:dateUtc="2026-05-04T14: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5A2A33" w16cid:durableId="3F6CFB03"/>
  <w16cid:commentId w16cid:paraId="4E35EADD" w16cid:durableId="6B5F1622"/>
  <w16cid:commentId w16cid:paraId="333F2FD5" w16cid:durableId="4B450F77"/>
  <w16cid:commentId w16cid:paraId="009EC5CB" w16cid:durableId="1EDA29CD"/>
  <w16cid:commentId w16cid:paraId="33630048" w16cid:durableId="6A91258C"/>
  <w16cid:commentId w16cid:paraId="0DD8CE56" w16cid:durableId="3C04A9AD"/>
  <w16cid:commentId w16cid:paraId="2C5A58C0" w16cid:durableId="082D5542"/>
  <w16cid:commentId w16cid:paraId="11135C06" w16cid:durableId="43C8B9B3"/>
  <w16cid:commentId w16cid:paraId="27428C6E" w16cid:durableId="253A2248"/>
  <w16cid:commentId w16cid:paraId="5D55FC2C" w16cid:durableId="7B0E7002"/>
  <w16cid:commentId w16cid:paraId="4168F65C" w16cid:durableId="34754E89"/>
  <w16cid:commentId w16cid:paraId="143F4C62" w16cid:durableId="51F1BCBF"/>
  <w16cid:commentId w16cid:paraId="55D1D90D" w16cid:durableId="6B9E313F"/>
  <w16cid:commentId w16cid:paraId="49791448" w16cid:durableId="56619D87"/>
  <w16cid:commentId w16cid:paraId="2159DB34" w16cid:durableId="12685952"/>
  <w16cid:commentId w16cid:paraId="06DB59FE" w16cid:durableId="72079C2C"/>
  <w16cid:commentId w16cid:paraId="3A21CD3D" w16cid:durableId="76F03983"/>
  <w16cid:commentId w16cid:paraId="38067B31" w16cid:durableId="1A154DC4"/>
  <w16cid:commentId w16cid:paraId="4DD22580" w16cid:durableId="6101446E"/>
  <w16cid:commentId w16cid:paraId="2C035984" w16cid:durableId="3D6ECD74"/>
  <w16cid:commentId w16cid:paraId="1F5B8A7E" w16cid:durableId="37DFD1DD"/>
  <w16cid:commentId w16cid:paraId="646633B0" w16cid:durableId="78F9941F"/>
  <w16cid:commentId w16cid:paraId="4FA0C736" w16cid:durableId="1AA7D974"/>
  <w16cid:commentId w16cid:paraId="7A2E6A74" w16cid:durableId="42EA6F9A"/>
  <w16cid:commentId w16cid:paraId="5749B25C" w16cid:durableId="1E9F97B9"/>
  <w16cid:commentId w16cid:paraId="198540A2" w16cid:durableId="3D5B18DB"/>
  <w16cid:commentId w16cid:paraId="2A94A001" w16cid:durableId="22DE8C93"/>
  <w16cid:commentId w16cid:paraId="5FFBF795" w16cid:durableId="16AC326E"/>
  <w16cid:commentId w16cid:paraId="270C95D0" w16cid:durableId="01B37247"/>
  <w16cid:commentId w16cid:paraId="0AED055A" w16cid:durableId="34697D14"/>
  <w16cid:commentId w16cid:paraId="52FD51E3" w16cid:durableId="1E76E659"/>
  <w16cid:commentId w16cid:paraId="098F775D" w16cid:durableId="4E5BDEB1"/>
  <w16cid:commentId w16cid:paraId="44B13EC9" w16cid:durableId="7376B9B9"/>
  <w16cid:commentId w16cid:paraId="382433C5" w16cid:durableId="62547F39"/>
  <w16cid:commentId w16cid:paraId="46CFC2F7" w16cid:durableId="635D8F8F"/>
  <w16cid:commentId w16cid:paraId="0C45A1AD" w16cid:durableId="6A3A96E0"/>
  <w16cid:commentId w16cid:paraId="528C156B" w16cid:durableId="3E411299"/>
  <w16cid:commentId w16cid:paraId="28547050" w16cid:durableId="6FFAF2B4"/>
  <w16cid:commentId w16cid:paraId="7F92E5B8" w16cid:durableId="2C2AC5D6"/>
  <w16cid:commentId w16cid:paraId="06458B97" w16cid:durableId="4F05F9F7"/>
  <w16cid:commentId w16cid:paraId="18683A9F" w16cid:durableId="5CDB4DC2"/>
  <w16cid:commentId w16cid:paraId="4CDF58B0" w16cid:durableId="50FDF55F"/>
  <w16cid:commentId w16cid:paraId="4672C4BF" w16cid:durableId="3E5E6020"/>
  <w16cid:commentId w16cid:paraId="5E5D0C5C" w16cid:durableId="53813AB3"/>
  <w16cid:commentId w16cid:paraId="02DE7892" w16cid:durableId="53A8729D"/>
  <w16cid:commentId w16cid:paraId="0EE7B6B2" w16cid:durableId="4B1E7400"/>
  <w16cid:commentId w16cid:paraId="6CB57BA8" w16cid:durableId="06AA4E26"/>
  <w16cid:commentId w16cid:paraId="3870D7EB" w16cid:durableId="2C1B8653"/>
  <w16cid:commentId w16cid:paraId="3AE5AB37" w16cid:durableId="5A4E03FC"/>
  <w16cid:commentId w16cid:paraId="72A94AB2" w16cid:durableId="42DE67BC"/>
  <w16cid:commentId w16cid:paraId="1589C12C" w16cid:durableId="2FDB8172"/>
  <w16cid:commentId w16cid:paraId="7E7619DD" w16cid:durableId="1D939A0E"/>
  <w16cid:commentId w16cid:paraId="5216CDD9" w16cid:durableId="3BB7D01F"/>
  <w16cid:commentId w16cid:paraId="0ED9E589" w16cid:durableId="48B623C4"/>
  <w16cid:commentId w16cid:paraId="1C13310E" w16cid:durableId="4AF31399"/>
  <w16cid:commentId w16cid:paraId="41ABAD61" w16cid:durableId="7F55F349"/>
  <w16cid:commentId w16cid:paraId="75B6A1CF" w16cid:durableId="736112FF"/>
  <w16cid:commentId w16cid:paraId="2D8653F1" w16cid:durableId="33D67F1B"/>
  <w16cid:commentId w16cid:paraId="780696E4" w16cid:durableId="48624685"/>
  <w16cid:commentId w16cid:paraId="309161CC" w16cid:durableId="682961FC"/>
  <w16cid:commentId w16cid:paraId="7A2EFC13" w16cid:durableId="41FC2606"/>
  <w16cid:commentId w16cid:paraId="42FC97E8" w16cid:durableId="72AA42A2"/>
  <w16cid:commentId w16cid:paraId="3C150DF2" w16cid:durableId="47B1D07D"/>
  <w16cid:commentId w16cid:paraId="14CB8A84" w16cid:durableId="4C23FB1B"/>
  <w16cid:commentId w16cid:paraId="117535C5" w16cid:durableId="5779C7C7"/>
  <w16cid:commentId w16cid:paraId="5303CD98" w16cid:durableId="0FC73B6C"/>
  <w16cid:commentId w16cid:paraId="0C9DC26F" w16cid:durableId="0D87EEAC"/>
  <w16cid:commentId w16cid:paraId="5FB1FD41" w16cid:durableId="3B9A98D1"/>
  <w16cid:commentId w16cid:paraId="474C7099" w16cid:durableId="5D43AB32"/>
  <w16cid:commentId w16cid:paraId="700E649F" w16cid:durableId="6CFF8452"/>
  <w16cid:commentId w16cid:paraId="7C6B3642" w16cid:durableId="19ED3250"/>
  <w16cid:commentId w16cid:paraId="6B5486A2" w16cid:durableId="0D3C5CEB"/>
  <w16cid:commentId w16cid:paraId="3712F9A8" w16cid:durableId="3BAAD46B"/>
  <w16cid:commentId w16cid:paraId="5BFA5A9C" w16cid:durableId="2FFBF04C"/>
  <w16cid:commentId w16cid:paraId="0D2D5D62" w16cid:durableId="0224EE90"/>
  <w16cid:commentId w16cid:paraId="069079F6" w16cid:durableId="302E7AC6"/>
  <w16cid:commentId w16cid:paraId="53AA6DA1" w16cid:durableId="5025608E"/>
  <w16cid:commentId w16cid:paraId="0F2E44D6" w16cid:durableId="2D50A05D"/>
  <w16cid:commentId w16cid:paraId="44EED085" w16cid:durableId="60A698ED"/>
  <w16cid:commentId w16cid:paraId="77BA015D" w16cid:durableId="6827B8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57120" w14:textId="77777777" w:rsidR="0081741B" w:rsidRDefault="0081741B">
      <w:r>
        <w:separator/>
      </w:r>
    </w:p>
  </w:endnote>
  <w:endnote w:type="continuationSeparator" w:id="0">
    <w:p w14:paraId="1920BA9B" w14:textId="77777777" w:rsidR="0081741B" w:rsidRDefault="008174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swiss"/>
    <w:notTrueType/>
    <w:pitch w:val="default"/>
    <w:sig w:usb0="00000003" w:usb1="00000000" w:usb2="00000000" w:usb3="00000000" w:csb0="00000001" w:csb1="00000000"/>
  </w:font>
  <w:font w:name="Gill Sans MT">
    <w:panose1 w:val="020B05020201040202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C1C16" w14:textId="77777777" w:rsidR="004613D1" w:rsidRDefault="004613D1">
    <w:pPr>
      <w:pStyle w:val="Footer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3608" w:type="dxa"/>
      <w:tblInd w:w="450"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78"/>
      <w:gridCol w:w="6930"/>
    </w:tblGrid>
    <w:tr w:rsidR="004613D1" w14:paraId="2D6C1C19" w14:textId="77777777" w:rsidTr="004613D1">
      <w:trPr>
        <w:cnfStyle w:val="100000000000" w:firstRow="1" w:lastRow="0" w:firstColumn="0" w:lastColumn="0" w:oddVBand="0" w:evenVBand="0" w:oddHBand="0" w:evenHBand="0" w:firstRowFirstColumn="0" w:firstRowLastColumn="0" w:lastRowFirstColumn="0" w:lastRowLastColumn="0"/>
        <w:trHeight w:val="264"/>
      </w:trPr>
      <w:tc>
        <w:tcPr>
          <w:tcW w:w="6678" w:type="dxa"/>
        </w:tcPr>
        <w:p w14:paraId="2D6C1C17" w14:textId="77777777" w:rsidR="004613D1" w:rsidRDefault="00B42D70">
          <w:pPr>
            <w:pStyle w:val="Footer1"/>
            <w:rPr>
              <w:rFonts w:cs="Arial"/>
              <w:sz w:val="18"/>
              <w:szCs w:val="16"/>
            </w:rPr>
          </w:pPr>
          <w:r>
            <w:rPr>
              <w:rFonts w:cs="Arial"/>
              <w:sz w:val="18"/>
              <w:szCs w:val="16"/>
            </w:rPr>
            <w:t>Template No.: G4-TMPL-0003.02</w:t>
          </w:r>
        </w:p>
      </w:tc>
      <w:tc>
        <w:tcPr>
          <w:tcW w:w="6930" w:type="dxa"/>
        </w:tcPr>
        <w:p w14:paraId="2D6C1C18" w14:textId="77777777" w:rsidR="004613D1" w:rsidRDefault="004613D1">
          <w:pPr>
            <w:pStyle w:val="Footer1"/>
            <w:rPr>
              <w:rFonts w:cs="Arial"/>
              <w:sz w:val="16"/>
              <w:szCs w:val="16"/>
            </w:rPr>
          </w:pPr>
        </w:p>
      </w:tc>
    </w:tr>
    <w:tr w:rsidR="004613D1" w14:paraId="2D6C1C1C" w14:textId="77777777" w:rsidTr="004613D1">
      <w:trPr>
        <w:trHeight w:val="264"/>
      </w:trPr>
      <w:tc>
        <w:tcPr>
          <w:tcW w:w="6678" w:type="dxa"/>
        </w:tcPr>
        <w:p w14:paraId="2D6C1C1A" w14:textId="77777777" w:rsidR="004613D1" w:rsidRDefault="00B42D70">
          <w:pPr>
            <w:pStyle w:val="Footer1"/>
            <w:rPr>
              <w:rFonts w:cs="Arial"/>
              <w:sz w:val="18"/>
              <w:szCs w:val="16"/>
            </w:rPr>
          </w:pPr>
          <w:r>
            <w:rPr>
              <w:rFonts w:cs="Arial"/>
              <w:sz w:val="18"/>
              <w:szCs w:val="16"/>
            </w:rPr>
            <w:t>Company Confidential</w:t>
          </w:r>
        </w:p>
      </w:tc>
      <w:tc>
        <w:tcPr>
          <w:tcW w:w="6930" w:type="dxa"/>
        </w:tcPr>
        <w:p w14:paraId="2D6C1C1B" w14:textId="77777777" w:rsidR="004613D1" w:rsidRDefault="00B42D70">
          <w:pPr>
            <w:pStyle w:val="Footer1"/>
            <w:rPr>
              <w:rFonts w:cs="Arial"/>
              <w:sz w:val="16"/>
              <w:szCs w:val="16"/>
            </w:rPr>
          </w:pPr>
          <w:r>
            <w:rPr>
              <w:rFonts w:cs="Arial"/>
              <w:noProof/>
              <w:sz w:val="12"/>
              <w:szCs w:val="12"/>
            </w:rPr>
            <w:drawing>
              <wp:anchor distT="0" distB="0" distL="114300" distR="114300" simplePos="0" relativeHeight="251658240" behindDoc="0" locked="0" layoutInCell="1" allowOverlap="1" wp14:anchorId="2D6C1C23" wp14:editId="2D6C1C24">
                <wp:simplePos x="0" y="0"/>
                <wp:positionH relativeFrom="column">
                  <wp:posOffset>2719705</wp:posOffset>
                </wp:positionH>
                <wp:positionV relativeFrom="paragraph">
                  <wp:posOffset>-99695</wp:posOffset>
                </wp:positionV>
                <wp:extent cx="1648460" cy="328295"/>
                <wp:effectExtent l="0" t="0" r="8890" b="0"/>
                <wp:wrapNone/>
                <wp:docPr id="1" name="Picture 43" descr="PHSMTR2_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4" descr="PHSMTR2_CO"/>
                        <pic:cNvPicPr>
                          <a:picLocks noChangeAspect="1"/>
                        </pic:cNvPicPr>
                      </pic:nvPicPr>
                      <pic:blipFill>
                        <a:blip r:embed="rId1"/>
                        <a:stretch>
                          <a:fillRect/>
                        </a:stretch>
                      </pic:blipFill>
                      <pic:spPr bwMode="auto">
                        <a:xfrm>
                          <a:off x="0" y="0"/>
                          <a:ext cx="1648460" cy="328295"/>
                        </a:xfrm>
                        <a:prstGeom prst="rect">
                          <a:avLst/>
                        </a:prstGeom>
                        <a:noFill/>
                        <a:ln w="0">
                          <a:noFill/>
                          <a:miter lim="800000"/>
                          <a:headEnd/>
                          <a:tailEnd/>
                        </a:ln>
                      </pic:spPr>
                    </pic:pic>
                  </a:graphicData>
                </a:graphic>
                <wp14:sizeRelH relativeFrom="margin">
                  <wp14:pctWidth>0</wp14:pctWidth>
                </wp14:sizeRelH>
                <wp14:sizeRelV relativeFrom="margin">
                  <wp14:pctHeight>0</wp14:pctHeight>
                </wp14:sizeRelV>
              </wp:anchor>
            </w:drawing>
          </w:r>
        </w:p>
      </w:tc>
    </w:tr>
    <w:tr w:rsidR="004613D1" w14:paraId="2D6C1C1F" w14:textId="77777777" w:rsidTr="004613D1">
      <w:trPr>
        <w:trHeight w:val="264"/>
      </w:trPr>
      <w:tc>
        <w:tcPr>
          <w:tcW w:w="6678" w:type="dxa"/>
        </w:tcPr>
        <w:p w14:paraId="2D6C1C1D" w14:textId="77777777" w:rsidR="004613D1" w:rsidRDefault="00B42D70">
          <w:pPr>
            <w:pStyle w:val="Footer1"/>
            <w:rPr>
              <w:rFonts w:cs="Arial"/>
              <w:sz w:val="18"/>
              <w:szCs w:val="16"/>
            </w:rPr>
          </w:pPr>
          <w:r>
            <w:rPr>
              <w:rFonts w:cs="Arial"/>
              <w:sz w:val="18"/>
              <w:szCs w:val="16"/>
            </w:rPr>
            <w:t>Copies are uncontrolled</w:t>
          </w:r>
        </w:p>
      </w:tc>
      <w:tc>
        <w:tcPr>
          <w:tcW w:w="6930" w:type="dxa"/>
        </w:tcPr>
        <w:p w14:paraId="2D6C1C1E" w14:textId="77777777" w:rsidR="004613D1" w:rsidRDefault="004613D1">
          <w:pPr>
            <w:pStyle w:val="Footer1"/>
            <w:rPr>
              <w:rFonts w:cs="Arial"/>
              <w:sz w:val="16"/>
              <w:szCs w:val="16"/>
            </w:rPr>
          </w:pPr>
        </w:p>
      </w:tc>
    </w:tr>
  </w:tbl>
  <w:p w14:paraId="2D6C1C20" w14:textId="77777777" w:rsidR="004613D1" w:rsidRDefault="004613D1">
    <w:pPr>
      <w:pStyle w:val="Footer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C1C22" w14:textId="77777777" w:rsidR="004613D1" w:rsidRDefault="004613D1">
    <w:pPr>
      <w:pStyle w:val="Footer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CA96D" w14:textId="77777777" w:rsidR="0081741B" w:rsidRDefault="0081741B">
      <w:r>
        <w:separator/>
      </w:r>
    </w:p>
  </w:footnote>
  <w:footnote w:type="continuationSeparator" w:id="0">
    <w:p w14:paraId="7D392643" w14:textId="77777777" w:rsidR="0081741B" w:rsidRDefault="008174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C1C0C" w14:textId="77777777" w:rsidR="004613D1" w:rsidRDefault="004613D1">
    <w:pPr>
      <w:pStyle w:val="Header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3595" w:type="dxa"/>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15"/>
      <w:gridCol w:w="3600"/>
      <w:gridCol w:w="3780"/>
    </w:tblGrid>
    <w:tr w:rsidR="004613D1" w14:paraId="2D6C1C10" w14:textId="77777777" w:rsidTr="004613D1">
      <w:trPr>
        <w:cnfStyle w:val="100000000000" w:firstRow="1" w:lastRow="0" w:firstColumn="0" w:lastColumn="0" w:oddVBand="0" w:evenVBand="0" w:oddHBand="0" w:evenHBand="0" w:firstRowFirstColumn="0" w:firstRowLastColumn="0" w:lastRowFirstColumn="0" w:lastRowLastColumn="0"/>
      </w:trPr>
      <w:tc>
        <w:tcPr>
          <w:tcW w:w="6215" w:type="dxa"/>
        </w:tcPr>
        <w:p w14:paraId="2D6C1C0D" w14:textId="77777777" w:rsidR="004613D1" w:rsidRDefault="00B42D70">
          <w:pPr>
            <w:spacing w:line="276" w:lineRule="auto"/>
            <w:rPr>
              <w:rFonts w:cs="Arial"/>
              <w:sz w:val="20"/>
              <w:szCs w:val="20"/>
            </w:rPr>
          </w:pPr>
          <w:r>
            <w:rPr>
              <w:rFonts w:cs="Arial"/>
              <w:sz w:val="20"/>
              <w:szCs w:val="20"/>
            </w:rPr>
            <w:t>Document Title: QCM TrackWise Complaint Handling Design Specification</w:t>
          </w:r>
        </w:p>
      </w:tc>
      <w:tc>
        <w:tcPr>
          <w:tcW w:w="3600" w:type="dxa"/>
        </w:tcPr>
        <w:p w14:paraId="2D6C1C0E" w14:textId="77777777" w:rsidR="004613D1" w:rsidRDefault="00B42D70">
          <w:pPr>
            <w:spacing w:line="276" w:lineRule="auto"/>
            <w:rPr>
              <w:rFonts w:cs="Arial"/>
              <w:sz w:val="20"/>
              <w:szCs w:val="20"/>
            </w:rPr>
          </w:pPr>
          <w:r>
            <w:rPr>
              <w:rFonts w:cs="Arial"/>
              <w:sz w:val="20"/>
              <w:szCs w:val="20"/>
            </w:rPr>
            <w:t>Doc.No.: DS-G4.NPSS.CU.0045-0001.0011</w:t>
          </w:r>
        </w:p>
      </w:tc>
      <w:tc>
        <w:tcPr>
          <w:tcW w:w="3780" w:type="dxa"/>
        </w:tcPr>
        <w:p w14:paraId="2D6C1C0F" w14:textId="77777777" w:rsidR="004613D1" w:rsidRDefault="00000000">
          <w:pPr>
            <w:spacing w:line="276" w:lineRule="auto"/>
            <w:rPr>
              <w:rFonts w:cs="Arial"/>
              <w:sz w:val="20"/>
              <w:szCs w:val="20"/>
            </w:rPr>
          </w:pPr>
          <w:sdt>
            <w:sdtPr>
              <w:rPr>
                <w:rFonts w:cs="Arial"/>
                <w:sz w:val="20"/>
                <w:szCs w:val="20"/>
              </w:rPr>
              <w:id w:val="-1941820477"/>
              <w:docPartObj>
                <w:docPartGallery w:val="Page Numbers (Top of Page)"/>
                <w:docPartUnique/>
              </w:docPartObj>
            </w:sdtPr>
            <w:sdtContent>
              <w:r w:rsidR="00B42D70">
                <w:rPr>
                  <w:rFonts w:cs="Arial"/>
                  <w:sz w:val="20"/>
                  <w:szCs w:val="20"/>
                </w:rPr>
                <w:t xml:space="preserve">Page </w:t>
              </w:r>
              <w:r w:rsidR="00B42D70">
                <w:rPr>
                  <w:rFonts w:cs="Arial"/>
                  <w:b/>
                  <w:bCs/>
                  <w:sz w:val="20"/>
                  <w:szCs w:val="20"/>
                </w:rPr>
                <w:fldChar w:fldCharType="begin"/>
              </w:r>
              <w:r w:rsidR="00B42D70">
                <w:rPr>
                  <w:rFonts w:cs="Arial"/>
                  <w:b/>
                  <w:bCs/>
                  <w:sz w:val="20"/>
                  <w:szCs w:val="20"/>
                </w:rPr>
                <w:instrText xml:space="preserve"> PAGE </w:instrText>
              </w:r>
              <w:r w:rsidR="00B42D70">
                <w:rPr>
                  <w:rFonts w:cs="Arial"/>
                  <w:b/>
                  <w:bCs/>
                  <w:sz w:val="20"/>
                  <w:szCs w:val="20"/>
                </w:rPr>
                <w:fldChar w:fldCharType="separate"/>
              </w:r>
              <w:r w:rsidR="00B42D70">
                <w:rPr>
                  <w:rFonts w:cs="Arial"/>
                  <w:b/>
                  <w:bCs/>
                  <w:sz w:val="20"/>
                  <w:szCs w:val="20"/>
                </w:rPr>
                <w:t>142</w:t>
              </w:r>
              <w:r w:rsidR="00B42D70">
                <w:rPr>
                  <w:rFonts w:cs="Arial"/>
                  <w:b/>
                  <w:bCs/>
                  <w:sz w:val="20"/>
                  <w:szCs w:val="20"/>
                </w:rPr>
                <w:fldChar w:fldCharType="end"/>
              </w:r>
              <w:r w:rsidR="00B42D70">
                <w:rPr>
                  <w:rFonts w:cs="Arial"/>
                  <w:sz w:val="20"/>
                  <w:szCs w:val="20"/>
                </w:rPr>
                <w:t xml:space="preserve"> of </w:t>
              </w:r>
              <w:r w:rsidR="00B42D70">
                <w:rPr>
                  <w:rFonts w:cs="Arial"/>
                  <w:b/>
                  <w:bCs/>
                  <w:sz w:val="20"/>
                  <w:szCs w:val="20"/>
                </w:rPr>
                <w:fldChar w:fldCharType="begin"/>
              </w:r>
              <w:r w:rsidR="00B42D70">
                <w:rPr>
                  <w:rFonts w:cs="Arial"/>
                  <w:b/>
                  <w:bCs/>
                  <w:sz w:val="20"/>
                  <w:szCs w:val="20"/>
                </w:rPr>
                <w:instrText xml:space="preserve"> NUMPAGES  </w:instrText>
              </w:r>
              <w:r w:rsidR="00B42D70">
                <w:rPr>
                  <w:rFonts w:cs="Arial"/>
                  <w:b/>
                  <w:bCs/>
                  <w:sz w:val="20"/>
                  <w:szCs w:val="20"/>
                </w:rPr>
                <w:fldChar w:fldCharType="separate"/>
              </w:r>
              <w:r w:rsidR="00B42D70">
                <w:rPr>
                  <w:rFonts w:cs="Arial"/>
                  <w:b/>
                  <w:bCs/>
                  <w:sz w:val="20"/>
                  <w:szCs w:val="20"/>
                </w:rPr>
                <w:t>142</w:t>
              </w:r>
              <w:r w:rsidR="00B42D70">
                <w:rPr>
                  <w:rFonts w:cs="Arial"/>
                  <w:b/>
                  <w:bCs/>
                  <w:sz w:val="20"/>
                  <w:szCs w:val="20"/>
                </w:rPr>
                <w:fldChar w:fldCharType="end"/>
              </w:r>
            </w:sdtContent>
          </w:sdt>
        </w:p>
      </w:tc>
    </w:tr>
    <w:tr w:rsidR="004613D1" w14:paraId="2D6C1C14" w14:textId="77777777" w:rsidTr="004613D1">
      <w:tc>
        <w:tcPr>
          <w:tcW w:w="6215" w:type="dxa"/>
          <w:tcBorders>
            <w:bottom w:val="single" w:sz="4" w:space="0" w:color="auto"/>
          </w:tcBorders>
        </w:tcPr>
        <w:p w14:paraId="2D6C1C11" w14:textId="77777777" w:rsidR="004613D1" w:rsidRDefault="00B42D70">
          <w:pPr>
            <w:spacing w:line="276" w:lineRule="auto"/>
            <w:rPr>
              <w:rFonts w:cs="Arial"/>
              <w:sz w:val="20"/>
              <w:szCs w:val="20"/>
            </w:rPr>
          </w:pPr>
          <w:r>
            <w:rPr>
              <w:rFonts w:cs="Arial"/>
              <w:sz w:val="20"/>
              <w:szCs w:val="20"/>
            </w:rPr>
            <w:t>Content Type: Design Specification</w:t>
          </w:r>
        </w:p>
      </w:tc>
      <w:tc>
        <w:tcPr>
          <w:tcW w:w="3600" w:type="dxa"/>
          <w:tcBorders>
            <w:bottom w:val="single" w:sz="4" w:space="0" w:color="auto"/>
          </w:tcBorders>
        </w:tcPr>
        <w:p w14:paraId="2D6C1C12" w14:textId="77777777" w:rsidR="004613D1" w:rsidRDefault="00B42D70">
          <w:pPr>
            <w:spacing w:line="276" w:lineRule="auto"/>
            <w:rPr>
              <w:rFonts w:cs="Arial"/>
              <w:sz w:val="20"/>
              <w:szCs w:val="20"/>
            </w:rPr>
          </w:pPr>
          <w:r>
            <w:rPr>
              <w:rFonts w:cs="Arial"/>
              <w:sz w:val="20"/>
              <w:szCs w:val="20"/>
            </w:rPr>
            <w:t>Entity : QCM TrackWise CH</w:t>
          </w:r>
        </w:p>
      </w:tc>
      <w:tc>
        <w:tcPr>
          <w:tcW w:w="3780" w:type="dxa"/>
          <w:tcBorders>
            <w:bottom w:val="single" w:sz="4" w:space="0" w:color="auto"/>
          </w:tcBorders>
        </w:tcPr>
        <w:p w14:paraId="2D6C1C13" w14:textId="77777777" w:rsidR="004613D1" w:rsidRDefault="00B42D70">
          <w:pPr>
            <w:spacing w:line="276" w:lineRule="auto"/>
            <w:rPr>
              <w:rFonts w:cs="Arial"/>
              <w:sz w:val="20"/>
              <w:szCs w:val="20"/>
            </w:rPr>
          </w:pPr>
          <w:r>
            <w:rPr>
              <w:rFonts w:cs="Arial"/>
              <w:sz w:val="20"/>
              <w:szCs w:val="20"/>
            </w:rPr>
            <w:t>Entity No: G4.NPSS.CU.0045</w:t>
          </w:r>
        </w:p>
      </w:tc>
    </w:tr>
  </w:tbl>
  <w:p w14:paraId="2D6C1C15" w14:textId="77777777" w:rsidR="004613D1" w:rsidRDefault="004613D1">
    <w:pPr>
      <w:pStyle w:val="Header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C1C21" w14:textId="77777777" w:rsidR="004613D1" w:rsidRDefault="004613D1">
    <w:pPr>
      <w:pStyle w:val="Header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E9A5"/>
    <w:multiLevelType w:val="hybridMultilevel"/>
    <w:tmpl w:val="00000000"/>
    <w:lvl w:ilvl="0" w:tplc="C846D838">
      <w:start w:val="1"/>
      <w:numFmt w:val="bullet"/>
      <w:lvlText w:val=""/>
      <w:lvlJc w:val="left"/>
      <w:pPr>
        <w:ind w:left="720" w:hanging="360"/>
      </w:pPr>
      <w:rPr>
        <w:rFonts w:ascii="Symbol" w:eastAsia="Symbol" w:hAnsi="Symbol" w:cs="Symbol" w:hint="default"/>
      </w:rPr>
    </w:lvl>
    <w:lvl w:ilvl="1" w:tplc="91864D9E">
      <w:start w:val="1"/>
      <w:numFmt w:val="bullet"/>
      <w:lvlText w:val="o"/>
      <w:lvlJc w:val="left"/>
      <w:pPr>
        <w:ind w:left="1440" w:hanging="360"/>
      </w:pPr>
      <w:rPr>
        <w:rFonts w:ascii="Courier New" w:eastAsia="Courier New" w:hAnsi="Courier New" w:cs="Courier New" w:hint="default"/>
      </w:rPr>
    </w:lvl>
    <w:lvl w:ilvl="2" w:tplc="042C522E">
      <w:start w:val="1"/>
      <w:numFmt w:val="bullet"/>
      <w:lvlText w:val=""/>
      <w:lvlJc w:val="left"/>
      <w:pPr>
        <w:ind w:left="2160" w:hanging="360"/>
      </w:pPr>
      <w:rPr>
        <w:rFonts w:ascii="Wingdings" w:eastAsia="Wingdings" w:hAnsi="Wingdings" w:cs="Wingdings" w:hint="default"/>
      </w:rPr>
    </w:lvl>
    <w:lvl w:ilvl="3" w:tplc="465C9CF0">
      <w:start w:val="1"/>
      <w:numFmt w:val="bullet"/>
      <w:lvlText w:val=""/>
      <w:lvlJc w:val="left"/>
      <w:pPr>
        <w:ind w:left="2880" w:hanging="360"/>
      </w:pPr>
      <w:rPr>
        <w:rFonts w:ascii="Wingdings" w:eastAsia="Wingdings" w:hAnsi="Wingdings" w:cs="Wingdings" w:hint="default"/>
      </w:rPr>
    </w:lvl>
    <w:lvl w:ilvl="4" w:tplc="37ECB886">
      <w:start w:val="1"/>
      <w:numFmt w:val="bullet"/>
      <w:lvlText w:val=""/>
      <w:lvlJc w:val="left"/>
      <w:pPr>
        <w:ind w:left="3600" w:hanging="360"/>
      </w:pPr>
      <w:rPr>
        <w:rFonts w:ascii="Wingdings" w:eastAsia="Wingdings" w:hAnsi="Wingdings" w:cs="Wingdings" w:hint="default"/>
      </w:rPr>
    </w:lvl>
    <w:lvl w:ilvl="5" w:tplc="6B2E428C">
      <w:start w:val="1"/>
      <w:numFmt w:val="bullet"/>
      <w:lvlText w:val=""/>
      <w:lvlJc w:val="left"/>
      <w:pPr>
        <w:ind w:left="4320" w:hanging="360"/>
      </w:pPr>
      <w:rPr>
        <w:rFonts w:ascii="Wingdings" w:eastAsia="Wingdings" w:hAnsi="Wingdings" w:cs="Wingdings" w:hint="default"/>
      </w:rPr>
    </w:lvl>
    <w:lvl w:ilvl="6" w:tplc="855478CC">
      <w:start w:val="1"/>
      <w:numFmt w:val="bullet"/>
      <w:lvlText w:val=""/>
      <w:lvlJc w:val="left"/>
      <w:pPr>
        <w:ind w:left="5040" w:hanging="360"/>
      </w:pPr>
      <w:rPr>
        <w:rFonts w:ascii="Wingdings" w:eastAsia="Wingdings" w:hAnsi="Wingdings" w:cs="Wingdings" w:hint="default"/>
      </w:rPr>
    </w:lvl>
    <w:lvl w:ilvl="7" w:tplc="97BEBBC6">
      <w:start w:val="1"/>
      <w:numFmt w:val="bullet"/>
      <w:lvlText w:val=""/>
      <w:lvlJc w:val="left"/>
      <w:pPr>
        <w:ind w:left="5760" w:hanging="360"/>
      </w:pPr>
      <w:rPr>
        <w:rFonts w:ascii="Wingdings" w:eastAsia="Wingdings" w:hAnsi="Wingdings" w:cs="Wingdings" w:hint="default"/>
      </w:rPr>
    </w:lvl>
    <w:lvl w:ilvl="8" w:tplc="4D66D744">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0187F4B2"/>
    <w:multiLevelType w:val="hybridMultilevel"/>
    <w:tmpl w:val="00000000"/>
    <w:lvl w:ilvl="0" w:tplc="DDCA3722">
      <w:start w:val="1"/>
      <w:numFmt w:val="bullet"/>
      <w:lvlText w:val="·"/>
      <w:lvlJc w:val="left"/>
      <w:pPr>
        <w:ind w:left="720" w:hanging="360"/>
      </w:pPr>
      <w:rPr>
        <w:rFonts w:ascii="Symbol" w:eastAsia="Symbol" w:hAnsi="Symbol" w:cs="Symbol" w:hint="default"/>
      </w:rPr>
    </w:lvl>
    <w:lvl w:ilvl="1" w:tplc="94D8BD1C">
      <w:start w:val="1"/>
      <w:numFmt w:val="bullet"/>
      <w:lvlText w:val="o"/>
      <w:lvlJc w:val="left"/>
      <w:pPr>
        <w:ind w:left="1440" w:hanging="360"/>
      </w:pPr>
      <w:rPr>
        <w:rFonts w:ascii="Courier New" w:eastAsia="Courier New" w:hAnsi="Courier New" w:cs="Courier New" w:hint="default"/>
      </w:rPr>
    </w:lvl>
    <w:lvl w:ilvl="2" w:tplc="5DB45362">
      <w:start w:val="1"/>
      <w:numFmt w:val="bullet"/>
      <w:lvlText w:val="§"/>
      <w:lvlJc w:val="left"/>
      <w:pPr>
        <w:ind w:left="2160" w:hanging="360"/>
      </w:pPr>
      <w:rPr>
        <w:rFonts w:ascii="Wingdings" w:eastAsia="Wingdings" w:hAnsi="Wingdings" w:cs="Wingdings" w:hint="default"/>
      </w:rPr>
    </w:lvl>
    <w:lvl w:ilvl="3" w:tplc="2BDAAB12">
      <w:start w:val="1"/>
      <w:numFmt w:val="bullet"/>
      <w:lvlText w:val="·"/>
      <w:lvlJc w:val="left"/>
      <w:pPr>
        <w:ind w:left="2880" w:hanging="360"/>
      </w:pPr>
      <w:rPr>
        <w:rFonts w:ascii="Symbol" w:eastAsia="Symbol" w:hAnsi="Symbol" w:cs="Symbol" w:hint="default"/>
      </w:rPr>
    </w:lvl>
    <w:lvl w:ilvl="4" w:tplc="5C964326">
      <w:start w:val="1"/>
      <w:numFmt w:val="bullet"/>
      <w:lvlText w:val="o"/>
      <w:lvlJc w:val="left"/>
      <w:pPr>
        <w:ind w:left="3600" w:hanging="360"/>
      </w:pPr>
      <w:rPr>
        <w:rFonts w:ascii="Courier New" w:eastAsia="Courier New" w:hAnsi="Courier New" w:cs="Courier New" w:hint="default"/>
      </w:rPr>
    </w:lvl>
    <w:lvl w:ilvl="5" w:tplc="78525DA6">
      <w:start w:val="1"/>
      <w:numFmt w:val="bullet"/>
      <w:lvlText w:val="§"/>
      <w:lvlJc w:val="left"/>
      <w:pPr>
        <w:ind w:left="4320" w:hanging="360"/>
      </w:pPr>
      <w:rPr>
        <w:rFonts w:ascii="Wingdings" w:eastAsia="Wingdings" w:hAnsi="Wingdings" w:cs="Wingdings" w:hint="default"/>
      </w:rPr>
    </w:lvl>
    <w:lvl w:ilvl="6" w:tplc="3BC6640A">
      <w:start w:val="1"/>
      <w:numFmt w:val="bullet"/>
      <w:lvlText w:val="·"/>
      <w:lvlJc w:val="left"/>
      <w:pPr>
        <w:ind w:left="5040" w:hanging="360"/>
      </w:pPr>
      <w:rPr>
        <w:rFonts w:ascii="Symbol" w:eastAsia="Symbol" w:hAnsi="Symbol" w:cs="Symbol" w:hint="default"/>
      </w:rPr>
    </w:lvl>
    <w:lvl w:ilvl="7" w:tplc="55E2160E">
      <w:start w:val="1"/>
      <w:numFmt w:val="bullet"/>
      <w:lvlText w:val="o"/>
      <w:lvlJc w:val="left"/>
      <w:pPr>
        <w:ind w:left="5760" w:hanging="360"/>
      </w:pPr>
      <w:rPr>
        <w:rFonts w:ascii="Courier New" w:eastAsia="Courier New" w:hAnsi="Courier New" w:cs="Courier New" w:hint="default"/>
      </w:rPr>
    </w:lvl>
    <w:lvl w:ilvl="8" w:tplc="7B04E9B0">
      <w:start w:val="1"/>
      <w:numFmt w:val="bullet"/>
      <w:lvlText w:val="§"/>
      <w:lvlJc w:val="left"/>
      <w:pPr>
        <w:ind w:left="6480" w:hanging="360"/>
      </w:pPr>
      <w:rPr>
        <w:rFonts w:ascii="Wingdings" w:eastAsia="Wingdings" w:hAnsi="Wingdings" w:cs="Wingdings" w:hint="default"/>
      </w:rPr>
    </w:lvl>
  </w:abstractNum>
  <w:abstractNum w:abstractNumId="2" w15:restartNumberingAfterBreak="0">
    <w:nsid w:val="01B89AAD"/>
    <w:multiLevelType w:val="hybridMultilevel"/>
    <w:tmpl w:val="00000000"/>
    <w:lvl w:ilvl="0" w:tplc="6DD2A050">
      <w:start w:val="1"/>
      <w:numFmt w:val="decimal"/>
      <w:suff w:val="space"/>
      <w:lvlText w:val="%1."/>
      <w:lvlJc w:val="left"/>
      <w:pPr>
        <w:ind w:left="1429" w:hanging="360"/>
      </w:pPr>
    </w:lvl>
    <w:lvl w:ilvl="1" w:tplc="C362212E">
      <w:start w:val="1"/>
      <w:numFmt w:val="lowerLetter"/>
      <w:suff w:val="space"/>
      <w:lvlText w:val="%2."/>
      <w:lvlJc w:val="left"/>
      <w:pPr>
        <w:ind w:left="2149" w:hanging="360"/>
      </w:pPr>
    </w:lvl>
    <w:lvl w:ilvl="2" w:tplc="2D5C738E">
      <w:start w:val="1"/>
      <w:numFmt w:val="lowerRoman"/>
      <w:suff w:val="space"/>
      <w:lvlText w:val="%3."/>
      <w:lvlJc w:val="right"/>
      <w:pPr>
        <w:ind w:left="2869" w:hanging="180"/>
      </w:pPr>
    </w:lvl>
    <w:lvl w:ilvl="3" w:tplc="718A23E0">
      <w:start w:val="1"/>
      <w:numFmt w:val="decimal"/>
      <w:suff w:val="space"/>
      <w:lvlText w:val="%4."/>
      <w:lvlJc w:val="left"/>
      <w:pPr>
        <w:ind w:left="3589" w:hanging="360"/>
      </w:pPr>
    </w:lvl>
    <w:lvl w:ilvl="4" w:tplc="8AB6F932">
      <w:start w:val="1"/>
      <w:numFmt w:val="lowerLetter"/>
      <w:suff w:val="space"/>
      <w:lvlText w:val="%5."/>
      <w:lvlJc w:val="left"/>
      <w:pPr>
        <w:ind w:left="4309" w:hanging="360"/>
      </w:pPr>
    </w:lvl>
    <w:lvl w:ilvl="5" w:tplc="787A6BFE">
      <w:start w:val="1"/>
      <w:numFmt w:val="lowerRoman"/>
      <w:suff w:val="space"/>
      <w:lvlText w:val="%6."/>
      <w:lvlJc w:val="right"/>
      <w:pPr>
        <w:ind w:left="5029" w:hanging="180"/>
      </w:pPr>
    </w:lvl>
    <w:lvl w:ilvl="6" w:tplc="6E041DEE">
      <w:start w:val="1"/>
      <w:numFmt w:val="decimal"/>
      <w:suff w:val="space"/>
      <w:lvlText w:val="%7."/>
      <w:lvlJc w:val="left"/>
      <w:pPr>
        <w:ind w:left="5749" w:hanging="360"/>
      </w:pPr>
    </w:lvl>
    <w:lvl w:ilvl="7" w:tplc="B21440FC">
      <w:start w:val="1"/>
      <w:numFmt w:val="lowerLetter"/>
      <w:suff w:val="space"/>
      <w:lvlText w:val="%8."/>
      <w:lvlJc w:val="left"/>
      <w:pPr>
        <w:ind w:left="6469" w:hanging="360"/>
      </w:pPr>
    </w:lvl>
    <w:lvl w:ilvl="8" w:tplc="8E4A27D2">
      <w:start w:val="1"/>
      <w:numFmt w:val="lowerRoman"/>
      <w:suff w:val="space"/>
      <w:lvlText w:val="%9."/>
      <w:lvlJc w:val="right"/>
      <w:pPr>
        <w:ind w:left="7189" w:hanging="180"/>
      </w:pPr>
    </w:lvl>
  </w:abstractNum>
  <w:abstractNum w:abstractNumId="3" w15:restartNumberingAfterBreak="0">
    <w:nsid w:val="06C8C406"/>
    <w:multiLevelType w:val="hybridMultilevel"/>
    <w:tmpl w:val="00000000"/>
    <w:lvl w:ilvl="0" w:tplc="9F622340">
      <w:start w:val="1"/>
      <w:numFmt w:val="bullet"/>
      <w:suff w:val="space"/>
      <w:lvlText w:val="·"/>
      <w:lvlJc w:val="left"/>
      <w:pPr>
        <w:ind w:left="720" w:hanging="360"/>
      </w:pPr>
      <w:rPr>
        <w:rFonts w:ascii="Symbol" w:eastAsia="Symbol" w:hAnsi="Symbol" w:cs="Symbol" w:hint="default"/>
      </w:rPr>
    </w:lvl>
    <w:lvl w:ilvl="1" w:tplc="9EE0A4A8">
      <w:start w:val="1"/>
      <w:numFmt w:val="bullet"/>
      <w:suff w:val="space"/>
      <w:lvlText w:val="o"/>
      <w:lvlJc w:val="left"/>
      <w:pPr>
        <w:ind w:left="1440" w:hanging="360"/>
      </w:pPr>
      <w:rPr>
        <w:rFonts w:ascii="Courier New" w:eastAsia="Courier New" w:hAnsi="Courier New" w:cs="Courier New" w:hint="default"/>
      </w:rPr>
    </w:lvl>
    <w:lvl w:ilvl="2" w:tplc="5B12224E">
      <w:start w:val="1"/>
      <w:numFmt w:val="bullet"/>
      <w:suff w:val="space"/>
      <w:lvlText w:val="§"/>
      <w:lvlJc w:val="left"/>
      <w:pPr>
        <w:ind w:left="2160" w:hanging="360"/>
      </w:pPr>
      <w:rPr>
        <w:rFonts w:ascii="Wingdings" w:eastAsia="Wingdings" w:hAnsi="Wingdings" w:cs="Wingdings" w:hint="default"/>
      </w:rPr>
    </w:lvl>
    <w:lvl w:ilvl="3" w:tplc="6E287182">
      <w:start w:val="1"/>
      <w:numFmt w:val="bullet"/>
      <w:suff w:val="space"/>
      <w:lvlText w:val="·"/>
      <w:lvlJc w:val="left"/>
      <w:pPr>
        <w:ind w:left="2880" w:hanging="360"/>
      </w:pPr>
      <w:rPr>
        <w:rFonts w:ascii="Symbol" w:eastAsia="Symbol" w:hAnsi="Symbol" w:cs="Symbol" w:hint="default"/>
      </w:rPr>
    </w:lvl>
    <w:lvl w:ilvl="4" w:tplc="142AD4E2">
      <w:start w:val="1"/>
      <w:numFmt w:val="bullet"/>
      <w:suff w:val="space"/>
      <w:lvlText w:val="o"/>
      <w:lvlJc w:val="left"/>
      <w:pPr>
        <w:ind w:left="3600" w:hanging="360"/>
      </w:pPr>
      <w:rPr>
        <w:rFonts w:ascii="Courier New" w:eastAsia="Courier New" w:hAnsi="Courier New" w:cs="Courier New" w:hint="default"/>
      </w:rPr>
    </w:lvl>
    <w:lvl w:ilvl="5" w:tplc="6EBED42E">
      <w:start w:val="1"/>
      <w:numFmt w:val="bullet"/>
      <w:suff w:val="space"/>
      <w:lvlText w:val="§"/>
      <w:lvlJc w:val="left"/>
      <w:pPr>
        <w:ind w:left="4320" w:hanging="360"/>
      </w:pPr>
      <w:rPr>
        <w:rFonts w:ascii="Wingdings" w:eastAsia="Wingdings" w:hAnsi="Wingdings" w:cs="Wingdings" w:hint="default"/>
      </w:rPr>
    </w:lvl>
    <w:lvl w:ilvl="6" w:tplc="5E6CC5CC">
      <w:start w:val="1"/>
      <w:numFmt w:val="bullet"/>
      <w:suff w:val="space"/>
      <w:lvlText w:val="·"/>
      <w:lvlJc w:val="left"/>
      <w:pPr>
        <w:ind w:left="5040" w:hanging="360"/>
      </w:pPr>
      <w:rPr>
        <w:rFonts w:ascii="Symbol" w:eastAsia="Symbol" w:hAnsi="Symbol" w:cs="Symbol" w:hint="default"/>
      </w:rPr>
    </w:lvl>
    <w:lvl w:ilvl="7" w:tplc="AF0A99FC">
      <w:start w:val="1"/>
      <w:numFmt w:val="bullet"/>
      <w:suff w:val="space"/>
      <w:lvlText w:val="o"/>
      <w:lvlJc w:val="left"/>
      <w:pPr>
        <w:ind w:left="5760" w:hanging="360"/>
      </w:pPr>
      <w:rPr>
        <w:rFonts w:ascii="Courier New" w:eastAsia="Courier New" w:hAnsi="Courier New" w:cs="Courier New" w:hint="default"/>
      </w:rPr>
    </w:lvl>
    <w:lvl w:ilvl="8" w:tplc="BEA2CA74">
      <w:start w:val="1"/>
      <w:numFmt w:val="bullet"/>
      <w:suff w:val="space"/>
      <w:lvlText w:val="§"/>
      <w:lvlJc w:val="left"/>
      <w:pPr>
        <w:ind w:left="6480" w:hanging="360"/>
      </w:pPr>
      <w:rPr>
        <w:rFonts w:ascii="Wingdings" w:eastAsia="Wingdings" w:hAnsi="Wingdings" w:cs="Wingdings" w:hint="default"/>
      </w:rPr>
    </w:lvl>
  </w:abstractNum>
  <w:abstractNum w:abstractNumId="4" w15:restartNumberingAfterBreak="0">
    <w:nsid w:val="0A225EA9"/>
    <w:multiLevelType w:val="hybridMultilevel"/>
    <w:tmpl w:val="00000000"/>
    <w:lvl w:ilvl="0" w:tplc="93245564">
      <w:start w:val="1"/>
      <w:numFmt w:val="bullet"/>
      <w:lvlText w:val="·"/>
      <w:lvlJc w:val="left"/>
      <w:pPr>
        <w:ind w:left="720" w:hanging="360"/>
      </w:pPr>
      <w:rPr>
        <w:rFonts w:ascii="Symbol" w:eastAsia="Symbol" w:hAnsi="Symbol" w:cs="Symbol" w:hint="default"/>
      </w:rPr>
    </w:lvl>
    <w:lvl w:ilvl="1" w:tplc="5B568208">
      <w:start w:val="1"/>
      <w:numFmt w:val="bullet"/>
      <w:lvlText w:val="o"/>
      <w:lvlJc w:val="left"/>
      <w:pPr>
        <w:ind w:left="1440" w:hanging="360"/>
      </w:pPr>
      <w:rPr>
        <w:rFonts w:ascii="Courier New" w:eastAsia="Courier New" w:hAnsi="Courier New" w:cs="Courier New" w:hint="default"/>
      </w:rPr>
    </w:lvl>
    <w:lvl w:ilvl="2" w:tplc="E8C43306">
      <w:start w:val="1"/>
      <w:numFmt w:val="bullet"/>
      <w:lvlText w:val="§"/>
      <w:lvlJc w:val="left"/>
      <w:pPr>
        <w:ind w:left="2160" w:hanging="360"/>
      </w:pPr>
      <w:rPr>
        <w:rFonts w:ascii="Wingdings" w:eastAsia="Wingdings" w:hAnsi="Wingdings" w:cs="Wingdings" w:hint="default"/>
      </w:rPr>
    </w:lvl>
    <w:lvl w:ilvl="3" w:tplc="C1C2DD02">
      <w:start w:val="1"/>
      <w:numFmt w:val="bullet"/>
      <w:lvlText w:val="·"/>
      <w:lvlJc w:val="left"/>
      <w:pPr>
        <w:ind w:left="2880" w:hanging="360"/>
      </w:pPr>
      <w:rPr>
        <w:rFonts w:ascii="Symbol" w:eastAsia="Symbol" w:hAnsi="Symbol" w:cs="Symbol" w:hint="default"/>
      </w:rPr>
    </w:lvl>
    <w:lvl w:ilvl="4" w:tplc="4426E7E8">
      <w:start w:val="1"/>
      <w:numFmt w:val="bullet"/>
      <w:lvlText w:val="o"/>
      <w:lvlJc w:val="left"/>
      <w:pPr>
        <w:ind w:left="3600" w:hanging="360"/>
      </w:pPr>
      <w:rPr>
        <w:rFonts w:ascii="Courier New" w:eastAsia="Courier New" w:hAnsi="Courier New" w:cs="Courier New" w:hint="default"/>
      </w:rPr>
    </w:lvl>
    <w:lvl w:ilvl="5" w:tplc="4CEA2096">
      <w:start w:val="1"/>
      <w:numFmt w:val="bullet"/>
      <w:lvlText w:val="§"/>
      <w:lvlJc w:val="left"/>
      <w:pPr>
        <w:ind w:left="4320" w:hanging="360"/>
      </w:pPr>
      <w:rPr>
        <w:rFonts w:ascii="Wingdings" w:eastAsia="Wingdings" w:hAnsi="Wingdings" w:cs="Wingdings" w:hint="default"/>
      </w:rPr>
    </w:lvl>
    <w:lvl w:ilvl="6" w:tplc="9AA8CF12">
      <w:start w:val="1"/>
      <w:numFmt w:val="bullet"/>
      <w:lvlText w:val="·"/>
      <w:lvlJc w:val="left"/>
      <w:pPr>
        <w:ind w:left="5040" w:hanging="360"/>
      </w:pPr>
      <w:rPr>
        <w:rFonts w:ascii="Symbol" w:eastAsia="Symbol" w:hAnsi="Symbol" w:cs="Symbol" w:hint="default"/>
      </w:rPr>
    </w:lvl>
    <w:lvl w:ilvl="7" w:tplc="93407494">
      <w:start w:val="1"/>
      <w:numFmt w:val="bullet"/>
      <w:lvlText w:val="o"/>
      <w:lvlJc w:val="left"/>
      <w:pPr>
        <w:ind w:left="5760" w:hanging="360"/>
      </w:pPr>
      <w:rPr>
        <w:rFonts w:ascii="Courier New" w:eastAsia="Courier New" w:hAnsi="Courier New" w:cs="Courier New" w:hint="default"/>
      </w:rPr>
    </w:lvl>
    <w:lvl w:ilvl="8" w:tplc="D8C6C44C">
      <w:start w:val="1"/>
      <w:numFmt w:val="bullet"/>
      <w:lvlText w:val="§"/>
      <w:lvlJc w:val="left"/>
      <w:pPr>
        <w:ind w:left="6480" w:hanging="360"/>
      </w:pPr>
      <w:rPr>
        <w:rFonts w:ascii="Wingdings" w:eastAsia="Wingdings" w:hAnsi="Wingdings" w:cs="Wingdings" w:hint="default"/>
      </w:rPr>
    </w:lvl>
  </w:abstractNum>
  <w:abstractNum w:abstractNumId="5" w15:restartNumberingAfterBreak="0">
    <w:nsid w:val="0AA99CCA"/>
    <w:multiLevelType w:val="hybridMultilevel"/>
    <w:tmpl w:val="00000000"/>
    <w:lvl w:ilvl="0" w:tplc="E42AA968">
      <w:start w:val="1"/>
      <w:numFmt w:val="bullet"/>
      <w:suff w:val="space"/>
      <w:lvlText w:val="·"/>
      <w:lvlJc w:val="left"/>
      <w:pPr>
        <w:ind w:left="720" w:hanging="360"/>
      </w:pPr>
      <w:rPr>
        <w:rFonts w:ascii="Symbol" w:eastAsia="Symbol" w:hAnsi="Symbol" w:cs="Symbol" w:hint="default"/>
      </w:rPr>
    </w:lvl>
    <w:lvl w:ilvl="1" w:tplc="8B5CB3D4">
      <w:start w:val="1"/>
      <w:numFmt w:val="bullet"/>
      <w:suff w:val="space"/>
      <w:lvlText w:val="o"/>
      <w:lvlJc w:val="left"/>
      <w:pPr>
        <w:ind w:left="1440" w:hanging="360"/>
      </w:pPr>
      <w:rPr>
        <w:rFonts w:ascii="Courier New" w:eastAsia="Courier New" w:hAnsi="Courier New" w:cs="Courier New" w:hint="default"/>
      </w:rPr>
    </w:lvl>
    <w:lvl w:ilvl="2" w:tplc="5B403D86">
      <w:start w:val="1"/>
      <w:numFmt w:val="bullet"/>
      <w:suff w:val="space"/>
      <w:lvlText w:val="§"/>
      <w:lvlJc w:val="left"/>
      <w:pPr>
        <w:ind w:left="2160" w:hanging="360"/>
      </w:pPr>
      <w:rPr>
        <w:rFonts w:ascii="Wingdings" w:eastAsia="Wingdings" w:hAnsi="Wingdings" w:cs="Wingdings" w:hint="default"/>
      </w:rPr>
    </w:lvl>
    <w:lvl w:ilvl="3" w:tplc="B0DEC592">
      <w:start w:val="1"/>
      <w:numFmt w:val="bullet"/>
      <w:suff w:val="space"/>
      <w:lvlText w:val="·"/>
      <w:lvlJc w:val="left"/>
      <w:pPr>
        <w:ind w:left="2880" w:hanging="360"/>
      </w:pPr>
      <w:rPr>
        <w:rFonts w:ascii="Symbol" w:eastAsia="Symbol" w:hAnsi="Symbol" w:cs="Symbol" w:hint="default"/>
      </w:rPr>
    </w:lvl>
    <w:lvl w:ilvl="4" w:tplc="F5CC52F0">
      <w:start w:val="1"/>
      <w:numFmt w:val="bullet"/>
      <w:suff w:val="space"/>
      <w:lvlText w:val="o"/>
      <w:lvlJc w:val="left"/>
      <w:pPr>
        <w:ind w:left="3600" w:hanging="360"/>
      </w:pPr>
      <w:rPr>
        <w:rFonts w:ascii="Courier New" w:eastAsia="Courier New" w:hAnsi="Courier New" w:cs="Courier New" w:hint="default"/>
      </w:rPr>
    </w:lvl>
    <w:lvl w:ilvl="5" w:tplc="3A1E0D0C">
      <w:start w:val="1"/>
      <w:numFmt w:val="bullet"/>
      <w:suff w:val="space"/>
      <w:lvlText w:val="§"/>
      <w:lvlJc w:val="left"/>
      <w:pPr>
        <w:ind w:left="4320" w:hanging="360"/>
      </w:pPr>
      <w:rPr>
        <w:rFonts w:ascii="Wingdings" w:eastAsia="Wingdings" w:hAnsi="Wingdings" w:cs="Wingdings" w:hint="default"/>
      </w:rPr>
    </w:lvl>
    <w:lvl w:ilvl="6" w:tplc="D81438FE">
      <w:start w:val="1"/>
      <w:numFmt w:val="bullet"/>
      <w:suff w:val="space"/>
      <w:lvlText w:val="·"/>
      <w:lvlJc w:val="left"/>
      <w:pPr>
        <w:ind w:left="5040" w:hanging="360"/>
      </w:pPr>
      <w:rPr>
        <w:rFonts w:ascii="Symbol" w:eastAsia="Symbol" w:hAnsi="Symbol" w:cs="Symbol" w:hint="default"/>
      </w:rPr>
    </w:lvl>
    <w:lvl w:ilvl="7" w:tplc="BD24821E">
      <w:start w:val="1"/>
      <w:numFmt w:val="bullet"/>
      <w:suff w:val="space"/>
      <w:lvlText w:val="o"/>
      <w:lvlJc w:val="left"/>
      <w:pPr>
        <w:ind w:left="5760" w:hanging="360"/>
      </w:pPr>
      <w:rPr>
        <w:rFonts w:ascii="Courier New" w:eastAsia="Courier New" w:hAnsi="Courier New" w:cs="Courier New" w:hint="default"/>
      </w:rPr>
    </w:lvl>
    <w:lvl w:ilvl="8" w:tplc="4EE4D4D4">
      <w:start w:val="1"/>
      <w:numFmt w:val="bullet"/>
      <w:suff w:val="space"/>
      <w:lvlText w:val="§"/>
      <w:lvlJc w:val="left"/>
      <w:pPr>
        <w:ind w:left="6480" w:hanging="360"/>
      </w:pPr>
      <w:rPr>
        <w:rFonts w:ascii="Wingdings" w:eastAsia="Wingdings" w:hAnsi="Wingdings" w:cs="Wingdings" w:hint="default"/>
      </w:rPr>
    </w:lvl>
  </w:abstractNum>
  <w:abstractNum w:abstractNumId="6" w15:restartNumberingAfterBreak="0">
    <w:nsid w:val="0D3ECA1E"/>
    <w:multiLevelType w:val="hybridMultilevel"/>
    <w:tmpl w:val="00000000"/>
    <w:lvl w:ilvl="0" w:tplc="DFFC59F0">
      <w:start w:val="1"/>
      <w:numFmt w:val="bullet"/>
      <w:suff w:val="space"/>
      <w:lvlText w:val=""/>
      <w:lvlJc w:val="left"/>
      <w:pPr>
        <w:ind w:left="720" w:hanging="360"/>
      </w:pPr>
      <w:rPr>
        <w:rFonts w:ascii="Symbol" w:eastAsia="Symbol" w:hAnsi="Symbol" w:cs="Symbol" w:hint="default"/>
      </w:rPr>
    </w:lvl>
    <w:lvl w:ilvl="1" w:tplc="BE6A9D38">
      <w:start w:val="1"/>
      <w:numFmt w:val="bullet"/>
      <w:suff w:val="space"/>
      <w:lvlText w:val="o"/>
      <w:lvlJc w:val="left"/>
      <w:pPr>
        <w:ind w:left="1440" w:hanging="360"/>
      </w:pPr>
      <w:rPr>
        <w:rFonts w:ascii="Courier New" w:eastAsia="Courier New" w:hAnsi="Courier New" w:cs="Courier New" w:hint="default"/>
      </w:rPr>
    </w:lvl>
    <w:lvl w:ilvl="2" w:tplc="16E21E8C">
      <w:start w:val="1"/>
      <w:numFmt w:val="bullet"/>
      <w:suff w:val="space"/>
      <w:lvlText w:val=""/>
      <w:lvlJc w:val="left"/>
      <w:pPr>
        <w:ind w:left="2160" w:hanging="360"/>
      </w:pPr>
      <w:rPr>
        <w:rFonts w:ascii="Wingdings" w:eastAsia="Wingdings" w:hAnsi="Wingdings" w:cs="Wingdings" w:hint="default"/>
      </w:rPr>
    </w:lvl>
    <w:lvl w:ilvl="3" w:tplc="52ACF276">
      <w:start w:val="1"/>
      <w:numFmt w:val="bullet"/>
      <w:suff w:val="space"/>
      <w:lvlText w:val=""/>
      <w:lvlJc w:val="left"/>
      <w:pPr>
        <w:ind w:left="2880" w:hanging="360"/>
      </w:pPr>
      <w:rPr>
        <w:rFonts w:ascii="Wingdings" w:eastAsia="Wingdings" w:hAnsi="Wingdings" w:cs="Wingdings" w:hint="default"/>
      </w:rPr>
    </w:lvl>
    <w:lvl w:ilvl="4" w:tplc="360CB20C">
      <w:start w:val="1"/>
      <w:numFmt w:val="bullet"/>
      <w:suff w:val="space"/>
      <w:lvlText w:val=""/>
      <w:lvlJc w:val="left"/>
      <w:pPr>
        <w:ind w:left="3600" w:hanging="360"/>
      </w:pPr>
      <w:rPr>
        <w:rFonts w:ascii="Wingdings" w:eastAsia="Wingdings" w:hAnsi="Wingdings" w:cs="Wingdings" w:hint="default"/>
      </w:rPr>
    </w:lvl>
    <w:lvl w:ilvl="5" w:tplc="2DC0672E">
      <w:start w:val="1"/>
      <w:numFmt w:val="bullet"/>
      <w:suff w:val="space"/>
      <w:lvlText w:val=""/>
      <w:lvlJc w:val="left"/>
      <w:pPr>
        <w:ind w:left="4320" w:hanging="360"/>
      </w:pPr>
      <w:rPr>
        <w:rFonts w:ascii="Wingdings" w:eastAsia="Wingdings" w:hAnsi="Wingdings" w:cs="Wingdings" w:hint="default"/>
      </w:rPr>
    </w:lvl>
    <w:lvl w:ilvl="6" w:tplc="D8967A5A">
      <w:start w:val="1"/>
      <w:numFmt w:val="bullet"/>
      <w:suff w:val="space"/>
      <w:lvlText w:val=""/>
      <w:lvlJc w:val="left"/>
      <w:pPr>
        <w:ind w:left="5040" w:hanging="360"/>
      </w:pPr>
      <w:rPr>
        <w:rFonts w:ascii="Wingdings" w:eastAsia="Wingdings" w:hAnsi="Wingdings" w:cs="Wingdings" w:hint="default"/>
      </w:rPr>
    </w:lvl>
    <w:lvl w:ilvl="7" w:tplc="4FD87832">
      <w:start w:val="1"/>
      <w:numFmt w:val="bullet"/>
      <w:suff w:val="space"/>
      <w:lvlText w:val=""/>
      <w:lvlJc w:val="left"/>
      <w:pPr>
        <w:ind w:left="5760" w:hanging="360"/>
      </w:pPr>
      <w:rPr>
        <w:rFonts w:ascii="Wingdings" w:eastAsia="Wingdings" w:hAnsi="Wingdings" w:cs="Wingdings" w:hint="default"/>
      </w:rPr>
    </w:lvl>
    <w:lvl w:ilvl="8" w:tplc="B470B34E">
      <w:start w:val="1"/>
      <w:numFmt w:val="bullet"/>
      <w:suff w:val="space"/>
      <w:lvlText w:val=""/>
      <w:lvlJc w:val="left"/>
      <w:pPr>
        <w:ind w:left="6480" w:hanging="360"/>
      </w:pPr>
      <w:rPr>
        <w:rFonts w:ascii="Wingdings" w:eastAsia="Wingdings" w:hAnsi="Wingdings" w:cs="Wingdings" w:hint="default"/>
      </w:rPr>
    </w:lvl>
  </w:abstractNum>
  <w:abstractNum w:abstractNumId="7" w15:restartNumberingAfterBreak="0">
    <w:nsid w:val="0F3B4416"/>
    <w:multiLevelType w:val="hybridMultilevel"/>
    <w:tmpl w:val="00000000"/>
    <w:lvl w:ilvl="0" w:tplc="6CC42A32">
      <w:start w:val="1"/>
      <w:numFmt w:val="bullet"/>
      <w:suff w:val="space"/>
      <w:lvlText w:val="·"/>
      <w:lvlJc w:val="left"/>
      <w:pPr>
        <w:ind w:left="720" w:hanging="360"/>
      </w:pPr>
      <w:rPr>
        <w:rFonts w:ascii="Symbol" w:eastAsia="Symbol" w:hAnsi="Symbol" w:cs="Symbol" w:hint="default"/>
      </w:rPr>
    </w:lvl>
    <w:lvl w:ilvl="1" w:tplc="4DF4F0E0">
      <w:start w:val="1"/>
      <w:numFmt w:val="bullet"/>
      <w:suff w:val="space"/>
      <w:lvlText w:val="o"/>
      <w:lvlJc w:val="left"/>
      <w:pPr>
        <w:ind w:left="1440" w:hanging="360"/>
      </w:pPr>
      <w:rPr>
        <w:rFonts w:ascii="Courier New" w:eastAsia="Courier New" w:hAnsi="Courier New" w:cs="Courier New" w:hint="default"/>
      </w:rPr>
    </w:lvl>
    <w:lvl w:ilvl="2" w:tplc="65A6EBD6">
      <w:start w:val="1"/>
      <w:numFmt w:val="bullet"/>
      <w:suff w:val="space"/>
      <w:lvlText w:val="§"/>
      <w:lvlJc w:val="left"/>
      <w:pPr>
        <w:ind w:left="2160" w:hanging="360"/>
      </w:pPr>
      <w:rPr>
        <w:rFonts w:ascii="Wingdings" w:eastAsia="Wingdings" w:hAnsi="Wingdings" w:cs="Wingdings" w:hint="default"/>
      </w:rPr>
    </w:lvl>
    <w:lvl w:ilvl="3" w:tplc="F7FAC5A0">
      <w:start w:val="1"/>
      <w:numFmt w:val="bullet"/>
      <w:suff w:val="space"/>
      <w:lvlText w:val="·"/>
      <w:lvlJc w:val="left"/>
      <w:pPr>
        <w:ind w:left="2880" w:hanging="360"/>
      </w:pPr>
      <w:rPr>
        <w:rFonts w:ascii="Symbol" w:eastAsia="Symbol" w:hAnsi="Symbol" w:cs="Symbol" w:hint="default"/>
      </w:rPr>
    </w:lvl>
    <w:lvl w:ilvl="4" w:tplc="2E0C0B1C">
      <w:start w:val="1"/>
      <w:numFmt w:val="bullet"/>
      <w:suff w:val="space"/>
      <w:lvlText w:val="o"/>
      <w:lvlJc w:val="left"/>
      <w:pPr>
        <w:ind w:left="3600" w:hanging="360"/>
      </w:pPr>
      <w:rPr>
        <w:rFonts w:ascii="Courier New" w:eastAsia="Courier New" w:hAnsi="Courier New" w:cs="Courier New" w:hint="default"/>
      </w:rPr>
    </w:lvl>
    <w:lvl w:ilvl="5" w:tplc="8342151A">
      <w:start w:val="1"/>
      <w:numFmt w:val="bullet"/>
      <w:suff w:val="space"/>
      <w:lvlText w:val="§"/>
      <w:lvlJc w:val="left"/>
      <w:pPr>
        <w:ind w:left="4320" w:hanging="360"/>
      </w:pPr>
      <w:rPr>
        <w:rFonts w:ascii="Wingdings" w:eastAsia="Wingdings" w:hAnsi="Wingdings" w:cs="Wingdings" w:hint="default"/>
      </w:rPr>
    </w:lvl>
    <w:lvl w:ilvl="6" w:tplc="EA623762">
      <w:start w:val="1"/>
      <w:numFmt w:val="bullet"/>
      <w:suff w:val="space"/>
      <w:lvlText w:val="·"/>
      <w:lvlJc w:val="left"/>
      <w:pPr>
        <w:ind w:left="5040" w:hanging="360"/>
      </w:pPr>
      <w:rPr>
        <w:rFonts w:ascii="Symbol" w:eastAsia="Symbol" w:hAnsi="Symbol" w:cs="Symbol" w:hint="default"/>
      </w:rPr>
    </w:lvl>
    <w:lvl w:ilvl="7" w:tplc="2632BBB6">
      <w:start w:val="1"/>
      <w:numFmt w:val="bullet"/>
      <w:suff w:val="space"/>
      <w:lvlText w:val="o"/>
      <w:lvlJc w:val="left"/>
      <w:pPr>
        <w:ind w:left="5760" w:hanging="360"/>
      </w:pPr>
      <w:rPr>
        <w:rFonts w:ascii="Courier New" w:eastAsia="Courier New" w:hAnsi="Courier New" w:cs="Courier New" w:hint="default"/>
      </w:rPr>
    </w:lvl>
    <w:lvl w:ilvl="8" w:tplc="E55C9028">
      <w:start w:val="1"/>
      <w:numFmt w:val="bullet"/>
      <w:suff w:val="space"/>
      <w:lvlText w:val="§"/>
      <w:lvlJc w:val="left"/>
      <w:pPr>
        <w:ind w:left="6480" w:hanging="360"/>
      </w:pPr>
      <w:rPr>
        <w:rFonts w:ascii="Wingdings" w:eastAsia="Wingdings" w:hAnsi="Wingdings" w:cs="Wingdings" w:hint="default"/>
      </w:rPr>
    </w:lvl>
  </w:abstractNum>
  <w:abstractNum w:abstractNumId="8" w15:restartNumberingAfterBreak="0">
    <w:nsid w:val="13EEAF6A"/>
    <w:multiLevelType w:val="hybridMultilevel"/>
    <w:tmpl w:val="00000000"/>
    <w:lvl w:ilvl="0" w:tplc="E58CC45C">
      <w:start w:val="1"/>
      <w:numFmt w:val="decimal"/>
      <w:suff w:val="space"/>
      <w:lvlText w:val="%1."/>
      <w:lvlJc w:val="left"/>
      <w:pPr>
        <w:ind w:left="720" w:hanging="360"/>
      </w:pPr>
      <w:rPr>
        <w:rFonts w:hint="default"/>
      </w:rPr>
    </w:lvl>
    <w:lvl w:ilvl="1" w:tplc="B5E2369A">
      <w:start w:val="1"/>
      <w:numFmt w:val="lowerLetter"/>
      <w:suff w:val="space"/>
      <w:lvlText w:val="%2."/>
      <w:lvlJc w:val="left"/>
      <w:pPr>
        <w:ind w:left="1440" w:hanging="360"/>
      </w:pPr>
    </w:lvl>
    <w:lvl w:ilvl="2" w:tplc="0BA4EB78">
      <w:start w:val="1"/>
      <w:numFmt w:val="lowerRoman"/>
      <w:suff w:val="space"/>
      <w:lvlText w:val="%3."/>
      <w:lvlJc w:val="right"/>
      <w:pPr>
        <w:ind w:left="2160" w:hanging="180"/>
      </w:pPr>
    </w:lvl>
    <w:lvl w:ilvl="3" w:tplc="D93A2F2C">
      <w:start w:val="1"/>
      <w:numFmt w:val="decimal"/>
      <w:suff w:val="space"/>
      <w:lvlText w:val="%4."/>
      <w:lvlJc w:val="left"/>
      <w:pPr>
        <w:ind w:left="2880" w:hanging="360"/>
      </w:pPr>
    </w:lvl>
    <w:lvl w:ilvl="4" w:tplc="FEAA5954">
      <w:start w:val="1"/>
      <w:numFmt w:val="lowerLetter"/>
      <w:suff w:val="space"/>
      <w:lvlText w:val="%5."/>
      <w:lvlJc w:val="left"/>
      <w:pPr>
        <w:ind w:left="3600" w:hanging="360"/>
      </w:pPr>
    </w:lvl>
    <w:lvl w:ilvl="5" w:tplc="820A4B90">
      <w:start w:val="1"/>
      <w:numFmt w:val="lowerRoman"/>
      <w:suff w:val="space"/>
      <w:lvlText w:val="%6."/>
      <w:lvlJc w:val="right"/>
      <w:pPr>
        <w:ind w:left="4320" w:hanging="180"/>
      </w:pPr>
    </w:lvl>
    <w:lvl w:ilvl="6" w:tplc="216C7D18">
      <w:start w:val="1"/>
      <w:numFmt w:val="decimal"/>
      <w:suff w:val="space"/>
      <w:lvlText w:val="%7."/>
      <w:lvlJc w:val="left"/>
      <w:pPr>
        <w:ind w:left="5040" w:hanging="360"/>
      </w:pPr>
    </w:lvl>
    <w:lvl w:ilvl="7" w:tplc="737267DC">
      <w:start w:val="1"/>
      <w:numFmt w:val="lowerLetter"/>
      <w:suff w:val="space"/>
      <w:lvlText w:val="%8."/>
      <w:lvlJc w:val="left"/>
      <w:pPr>
        <w:ind w:left="5760" w:hanging="360"/>
      </w:pPr>
    </w:lvl>
    <w:lvl w:ilvl="8" w:tplc="042C6CA2">
      <w:start w:val="1"/>
      <w:numFmt w:val="lowerRoman"/>
      <w:suff w:val="space"/>
      <w:lvlText w:val="%9."/>
      <w:lvlJc w:val="right"/>
      <w:pPr>
        <w:ind w:left="6480" w:hanging="180"/>
      </w:pPr>
    </w:lvl>
  </w:abstractNum>
  <w:abstractNum w:abstractNumId="9" w15:restartNumberingAfterBreak="0">
    <w:nsid w:val="14372E6B"/>
    <w:multiLevelType w:val="hybridMultilevel"/>
    <w:tmpl w:val="00000000"/>
    <w:lvl w:ilvl="0" w:tplc="FF1ED4BE">
      <w:start w:val="1"/>
      <w:numFmt w:val="lowerLetter"/>
      <w:suff w:val="space"/>
      <w:lvlText w:val="%1)"/>
      <w:lvlJc w:val="left"/>
      <w:pPr>
        <w:ind w:left="1211" w:hanging="360"/>
      </w:pPr>
      <w:rPr>
        <w:rFonts w:hint="default"/>
      </w:rPr>
    </w:lvl>
    <w:lvl w:ilvl="1" w:tplc="F2E4B17A">
      <w:start w:val="1"/>
      <w:numFmt w:val="lowerLetter"/>
      <w:suff w:val="space"/>
      <w:lvlText w:val="%2."/>
      <w:lvlJc w:val="left"/>
      <w:pPr>
        <w:ind w:left="1931" w:hanging="360"/>
      </w:pPr>
    </w:lvl>
    <w:lvl w:ilvl="2" w:tplc="03983F4C">
      <w:start w:val="1"/>
      <w:numFmt w:val="lowerRoman"/>
      <w:suff w:val="space"/>
      <w:lvlText w:val="%3."/>
      <w:lvlJc w:val="right"/>
      <w:pPr>
        <w:ind w:left="2651" w:hanging="180"/>
      </w:pPr>
    </w:lvl>
    <w:lvl w:ilvl="3" w:tplc="DBD03592">
      <w:start w:val="1"/>
      <w:numFmt w:val="decimal"/>
      <w:suff w:val="space"/>
      <w:lvlText w:val="%4."/>
      <w:lvlJc w:val="left"/>
      <w:pPr>
        <w:ind w:left="3371" w:hanging="360"/>
      </w:pPr>
    </w:lvl>
    <w:lvl w:ilvl="4" w:tplc="9A3C8D46">
      <w:start w:val="1"/>
      <w:numFmt w:val="lowerLetter"/>
      <w:suff w:val="space"/>
      <w:lvlText w:val="%5."/>
      <w:lvlJc w:val="left"/>
      <w:pPr>
        <w:ind w:left="4091" w:hanging="360"/>
      </w:pPr>
    </w:lvl>
    <w:lvl w:ilvl="5" w:tplc="5566872E">
      <w:start w:val="1"/>
      <w:numFmt w:val="lowerRoman"/>
      <w:suff w:val="space"/>
      <w:lvlText w:val="%6."/>
      <w:lvlJc w:val="right"/>
      <w:pPr>
        <w:ind w:left="4811" w:hanging="180"/>
      </w:pPr>
    </w:lvl>
    <w:lvl w:ilvl="6" w:tplc="9508E166">
      <w:start w:val="1"/>
      <w:numFmt w:val="decimal"/>
      <w:suff w:val="space"/>
      <w:lvlText w:val="%7."/>
      <w:lvlJc w:val="left"/>
      <w:pPr>
        <w:ind w:left="5531" w:hanging="360"/>
      </w:pPr>
    </w:lvl>
    <w:lvl w:ilvl="7" w:tplc="CC30F7B0">
      <w:start w:val="1"/>
      <w:numFmt w:val="lowerLetter"/>
      <w:suff w:val="space"/>
      <w:lvlText w:val="%8."/>
      <w:lvlJc w:val="left"/>
      <w:pPr>
        <w:ind w:left="6251" w:hanging="360"/>
      </w:pPr>
    </w:lvl>
    <w:lvl w:ilvl="8" w:tplc="DB2CA0D4">
      <w:start w:val="1"/>
      <w:numFmt w:val="lowerRoman"/>
      <w:suff w:val="space"/>
      <w:lvlText w:val="%9."/>
      <w:lvlJc w:val="right"/>
      <w:pPr>
        <w:ind w:left="6971" w:hanging="180"/>
      </w:pPr>
    </w:lvl>
  </w:abstractNum>
  <w:abstractNum w:abstractNumId="10" w15:restartNumberingAfterBreak="0">
    <w:nsid w:val="16FF8BCD"/>
    <w:multiLevelType w:val="hybridMultilevel"/>
    <w:tmpl w:val="00000000"/>
    <w:lvl w:ilvl="0" w:tplc="0B6EBF16">
      <w:start w:val="1"/>
      <w:numFmt w:val="bullet"/>
      <w:pStyle w:val="Listbulleted"/>
      <w:suff w:val="space"/>
      <w:lvlText w:val=""/>
      <w:lvlJc w:val="left"/>
      <w:pPr>
        <w:tabs>
          <w:tab w:val="num" w:pos="360"/>
        </w:tabs>
        <w:ind w:left="360" w:hanging="360"/>
      </w:pPr>
      <w:rPr>
        <w:rFonts w:ascii="Wingdings 3" w:hAnsi="Wingdings 3" w:hint="default"/>
        <w:sz w:val="18"/>
      </w:rPr>
    </w:lvl>
    <w:lvl w:ilvl="1" w:tplc="68E44E3E">
      <w:start w:val="1"/>
      <w:numFmt w:val="bullet"/>
      <w:suff w:val="space"/>
      <w:lvlText w:val="o"/>
      <w:lvlJc w:val="left"/>
      <w:pPr>
        <w:tabs>
          <w:tab w:val="num" w:pos="1080"/>
        </w:tabs>
        <w:ind w:left="1080" w:hanging="360"/>
      </w:pPr>
      <w:rPr>
        <w:rFonts w:ascii="Courier New" w:hAnsi="Courier New" w:hint="default"/>
      </w:rPr>
    </w:lvl>
    <w:lvl w:ilvl="2" w:tplc="1868AC7E">
      <w:start w:val="1"/>
      <w:numFmt w:val="bullet"/>
      <w:suff w:val="space"/>
      <w:lvlText w:val=""/>
      <w:lvlJc w:val="left"/>
      <w:pPr>
        <w:tabs>
          <w:tab w:val="num" w:pos="1800"/>
        </w:tabs>
        <w:ind w:left="1800" w:hanging="360"/>
      </w:pPr>
      <w:rPr>
        <w:rFonts w:ascii="Wingdings" w:hAnsi="Wingdings" w:hint="default"/>
      </w:rPr>
    </w:lvl>
    <w:lvl w:ilvl="3" w:tplc="EF72847C">
      <w:start w:val="1"/>
      <w:numFmt w:val="bullet"/>
      <w:suff w:val="space"/>
      <w:lvlText w:val=""/>
      <w:lvlJc w:val="left"/>
      <w:pPr>
        <w:tabs>
          <w:tab w:val="num" w:pos="2520"/>
        </w:tabs>
        <w:ind w:left="2520" w:hanging="360"/>
      </w:pPr>
      <w:rPr>
        <w:rFonts w:ascii="Symbol" w:hAnsi="Symbol" w:hint="default"/>
      </w:rPr>
    </w:lvl>
    <w:lvl w:ilvl="4" w:tplc="0FEC2216">
      <w:start w:val="1"/>
      <w:numFmt w:val="bullet"/>
      <w:suff w:val="space"/>
      <w:lvlText w:val="o"/>
      <w:lvlJc w:val="left"/>
      <w:pPr>
        <w:tabs>
          <w:tab w:val="num" w:pos="3240"/>
        </w:tabs>
        <w:ind w:left="3240" w:hanging="360"/>
      </w:pPr>
      <w:rPr>
        <w:rFonts w:ascii="Courier New" w:hAnsi="Courier New" w:hint="default"/>
      </w:rPr>
    </w:lvl>
    <w:lvl w:ilvl="5" w:tplc="1096A9A8">
      <w:start w:val="1"/>
      <w:numFmt w:val="bullet"/>
      <w:suff w:val="space"/>
      <w:lvlText w:val=""/>
      <w:lvlJc w:val="left"/>
      <w:pPr>
        <w:tabs>
          <w:tab w:val="num" w:pos="3960"/>
        </w:tabs>
        <w:ind w:left="3960" w:hanging="360"/>
      </w:pPr>
      <w:rPr>
        <w:rFonts w:ascii="Wingdings" w:hAnsi="Wingdings" w:hint="default"/>
      </w:rPr>
    </w:lvl>
    <w:lvl w:ilvl="6" w:tplc="263AF1C0">
      <w:start w:val="1"/>
      <w:numFmt w:val="bullet"/>
      <w:suff w:val="space"/>
      <w:lvlText w:val=""/>
      <w:lvlJc w:val="left"/>
      <w:pPr>
        <w:tabs>
          <w:tab w:val="num" w:pos="4680"/>
        </w:tabs>
        <w:ind w:left="4680" w:hanging="360"/>
      </w:pPr>
      <w:rPr>
        <w:rFonts w:ascii="Symbol" w:hAnsi="Symbol" w:hint="default"/>
      </w:rPr>
    </w:lvl>
    <w:lvl w:ilvl="7" w:tplc="048E0B92">
      <w:start w:val="1"/>
      <w:numFmt w:val="bullet"/>
      <w:suff w:val="space"/>
      <w:lvlText w:val="o"/>
      <w:lvlJc w:val="left"/>
      <w:pPr>
        <w:tabs>
          <w:tab w:val="num" w:pos="5400"/>
        </w:tabs>
        <w:ind w:left="5400" w:hanging="360"/>
      </w:pPr>
      <w:rPr>
        <w:rFonts w:ascii="Courier New" w:hAnsi="Courier New" w:hint="default"/>
      </w:rPr>
    </w:lvl>
    <w:lvl w:ilvl="8" w:tplc="45C87E8E">
      <w:start w:val="1"/>
      <w:numFmt w:val="bullet"/>
      <w:suff w:val="space"/>
      <w:lvlText w:val=""/>
      <w:lvlJc w:val="left"/>
      <w:pPr>
        <w:tabs>
          <w:tab w:val="num" w:pos="6120"/>
        </w:tabs>
        <w:ind w:left="6120" w:hanging="360"/>
      </w:pPr>
      <w:rPr>
        <w:rFonts w:ascii="Wingdings" w:hAnsi="Wingdings" w:hint="default"/>
      </w:rPr>
    </w:lvl>
  </w:abstractNum>
  <w:abstractNum w:abstractNumId="11" w15:restartNumberingAfterBreak="0">
    <w:nsid w:val="17F578D8"/>
    <w:multiLevelType w:val="hybridMultilevel"/>
    <w:tmpl w:val="00000000"/>
    <w:lvl w:ilvl="0" w:tplc="BA7CA41C">
      <w:start w:val="1"/>
      <w:numFmt w:val="bullet"/>
      <w:lvlText w:val=""/>
      <w:lvlJc w:val="left"/>
      <w:pPr>
        <w:ind w:left="720" w:hanging="360"/>
      </w:pPr>
      <w:rPr>
        <w:rFonts w:ascii="Symbol" w:eastAsia="Symbol" w:hAnsi="Symbol" w:cs="Symbol" w:hint="default"/>
      </w:rPr>
    </w:lvl>
    <w:lvl w:ilvl="1" w:tplc="69DA3AA4">
      <w:start w:val="1"/>
      <w:numFmt w:val="bullet"/>
      <w:lvlText w:val="o"/>
      <w:lvlJc w:val="left"/>
      <w:pPr>
        <w:ind w:left="1440" w:hanging="360"/>
      </w:pPr>
      <w:rPr>
        <w:rFonts w:ascii="Courier New" w:eastAsia="Courier New" w:hAnsi="Courier New" w:cs="Courier New" w:hint="default"/>
      </w:rPr>
    </w:lvl>
    <w:lvl w:ilvl="2" w:tplc="286617E8">
      <w:start w:val="1"/>
      <w:numFmt w:val="bullet"/>
      <w:lvlText w:val=""/>
      <w:lvlJc w:val="left"/>
      <w:pPr>
        <w:ind w:left="2160" w:hanging="360"/>
      </w:pPr>
      <w:rPr>
        <w:rFonts w:ascii="Wingdings" w:eastAsia="Wingdings" w:hAnsi="Wingdings" w:cs="Wingdings" w:hint="default"/>
      </w:rPr>
    </w:lvl>
    <w:lvl w:ilvl="3" w:tplc="A8C40CC8">
      <w:start w:val="1"/>
      <w:numFmt w:val="bullet"/>
      <w:lvlText w:val=""/>
      <w:lvlJc w:val="left"/>
      <w:pPr>
        <w:ind w:left="2880" w:hanging="360"/>
      </w:pPr>
      <w:rPr>
        <w:rFonts w:ascii="Symbol" w:eastAsia="Symbol" w:hAnsi="Symbol" w:cs="Symbol" w:hint="default"/>
      </w:rPr>
    </w:lvl>
    <w:lvl w:ilvl="4" w:tplc="ABE64A7A">
      <w:start w:val="1"/>
      <w:numFmt w:val="bullet"/>
      <w:lvlText w:val="o"/>
      <w:lvlJc w:val="left"/>
      <w:pPr>
        <w:ind w:left="3600" w:hanging="360"/>
      </w:pPr>
      <w:rPr>
        <w:rFonts w:ascii="Courier New" w:eastAsia="Courier New" w:hAnsi="Courier New" w:cs="Courier New" w:hint="default"/>
      </w:rPr>
    </w:lvl>
    <w:lvl w:ilvl="5" w:tplc="98D47B2E">
      <w:start w:val="1"/>
      <w:numFmt w:val="bullet"/>
      <w:lvlText w:val=""/>
      <w:lvlJc w:val="left"/>
      <w:pPr>
        <w:ind w:left="4320" w:hanging="360"/>
      </w:pPr>
      <w:rPr>
        <w:rFonts w:ascii="Wingdings" w:eastAsia="Wingdings" w:hAnsi="Wingdings" w:cs="Wingdings" w:hint="default"/>
      </w:rPr>
    </w:lvl>
    <w:lvl w:ilvl="6" w:tplc="FE047DB4">
      <w:start w:val="1"/>
      <w:numFmt w:val="bullet"/>
      <w:lvlText w:val=""/>
      <w:lvlJc w:val="left"/>
      <w:pPr>
        <w:ind w:left="5040" w:hanging="360"/>
      </w:pPr>
      <w:rPr>
        <w:rFonts w:ascii="Symbol" w:eastAsia="Symbol" w:hAnsi="Symbol" w:cs="Symbol" w:hint="default"/>
      </w:rPr>
    </w:lvl>
    <w:lvl w:ilvl="7" w:tplc="FBC67B5E">
      <w:start w:val="1"/>
      <w:numFmt w:val="bullet"/>
      <w:lvlText w:val="o"/>
      <w:lvlJc w:val="left"/>
      <w:pPr>
        <w:ind w:left="5760" w:hanging="360"/>
      </w:pPr>
      <w:rPr>
        <w:rFonts w:ascii="Courier New" w:eastAsia="Courier New" w:hAnsi="Courier New" w:cs="Courier New" w:hint="default"/>
      </w:rPr>
    </w:lvl>
    <w:lvl w:ilvl="8" w:tplc="49ACB764">
      <w:start w:val="1"/>
      <w:numFmt w:val="bullet"/>
      <w:lvlText w:val=""/>
      <w:lvlJc w:val="left"/>
      <w:pPr>
        <w:ind w:left="6480" w:hanging="360"/>
      </w:pPr>
      <w:rPr>
        <w:rFonts w:ascii="Wingdings" w:eastAsia="Wingdings" w:hAnsi="Wingdings" w:cs="Wingdings" w:hint="default"/>
      </w:rPr>
    </w:lvl>
  </w:abstractNum>
  <w:abstractNum w:abstractNumId="12" w15:restartNumberingAfterBreak="0">
    <w:nsid w:val="1A1755C6"/>
    <w:multiLevelType w:val="hybridMultilevel"/>
    <w:tmpl w:val="00000000"/>
    <w:lvl w:ilvl="0" w:tplc="113C664C">
      <w:start w:val="1"/>
      <w:numFmt w:val="bullet"/>
      <w:lvlText w:val="·"/>
      <w:lvlJc w:val="left"/>
      <w:pPr>
        <w:ind w:left="720" w:hanging="360"/>
      </w:pPr>
      <w:rPr>
        <w:rFonts w:ascii="Symbol" w:eastAsia="Symbol" w:hAnsi="Symbol" w:cs="Symbol" w:hint="default"/>
      </w:rPr>
    </w:lvl>
    <w:lvl w:ilvl="1" w:tplc="F16C5F08">
      <w:start w:val="1"/>
      <w:numFmt w:val="bullet"/>
      <w:lvlText w:val="o"/>
      <w:lvlJc w:val="left"/>
      <w:pPr>
        <w:ind w:left="1440" w:hanging="360"/>
      </w:pPr>
      <w:rPr>
        <w:rFonts w:ascii="Courier New" w:eastAsia="Courier New" w:hAnsi="Courier New" w:cs="Courier New" w:hint="default"/>
      </w:rPr>
    </w:lvl>
    <w:lvl w:ilvl="2" w:tplc="1E04E2D0">
      <w:start w:val="1"/>
      <w:numFmt w:val="bullet"/>
      <w:lvlText w:val="§"/>
      <w:lvlJc w:val="left"/>
      <w:pPr>
        <w:ind w:left="2160" w:hanging="360"/>
      </w:pPr>
      <w:rPr>
        <w:rFonts w:ascii="Wingdings" w:eastAsia="Wingdings" w:hAnsi="Wingdings" w:cs="Wingdings" w:hint="default"/>
      </w:rPr>
    </w:lvl>
    <w:lvl w:ilvl="3" w:tplc="EEA23CA6">
      <w:start w:val="1"/>
      <w:numFmt w:val="bullet"/>
      <w:lvlText w:val="·"/>
      <w:lvlJc w:val="left"/>
      <w:pPr>
        <w:ind w:left="2880" w:hanging="360"/>
      </w:pPr>
      <w:rPr>
        <w:rFonts w:ascii="Symbol" w:eastAsia="Symbol" w:hAnsi="Symbol" w:cs="Symbol" w:hint="default"/>
      </w:rPr>
    </w:lvl>
    <w:lvl w:ilvl="4" w:tplc="2BEA2AD2">
      <w:start w:val="1"/>
      <w:numFmt w:val="bullet"/>
      <w:lvlText w:val="o"/>
      <w:lvlJc w:val="left"/>
      <w:pPr>
        <w:ind w:left="3600" w:hanging="360"/>
      </w:pPr>
      <w:rPr>
        <w:rFonts w:ascii="Courier New" w:eastAsia="Courier New" w:hAnsi="Courier New" w:cs="Courier New" w:hint="default"/>
      </w:rPr>
    </w:lvl>
    <w:lvl w:ilvl="5" w:tplc="378659A4">
      <w:start w:val="1"/>
      <w:numFmt w:val="bullet"/>
      <w:lvlText w:val="§"/>
      <w:lvlJc w:val="left"/>
      <w:pPr>
        <w:ind w:left="4320" w:hanging="360"/>
      </w:pPr>
      <w:rPr>
        <w:rFonts w:ascii="Wingdings" w:eastAsia="Wingdings" w:hAnsi="Wingdings" w:cs="Wingdings" w:hint="default"/>
      </w:rPr>
    </w:lvl>
    <w:lvl w:ilvl="6" w:tplc="436843FC">
      <w:start w:val="1"/>
      <w:numFmt w:val="bullet"/>
      <w:lvlText w:val="·"/>
      <w:lvlJc w:val="left"/>
      <w:pPr>
        <w:ind w:left="5040" w:hanging="360"/>
      </w:pPr>
      <w:rPr>
        <w:rFonts w:ascii="Symbol" w:eastAsia="Symbol" w:hAnsi="Symbol" w:cs="Symbol" w:hint="default"/>
      </w:rPr>
    </w:lvl>
    <w:lvl w:ilvl="7" w:tplc="ADCABC14">
      <w:start w:val="1"/>
      <w:numFmt w:val="bullet"/>
      <w:lvlText w:val="o"/>
      <w:lvlJc w:val="left"/>
      <w:pPr>
        <w:ind w:left="5760" w:hanging="360"/>
      </w:pPr>
      <w:rPr>
        <w:rFonts w:ascii="Courier New" w:eastAsia="Courier New" w:hAnsi="Courier New" w:cs="Courier New" w:hint="default"/>
      </w:rPr>
    </w:lvl>
    <w:lvl w:ilvl="8" w:tplc="CB7E19CE">
      <w:start w:val="1"/>
      <w:numFmt w:val="bullet"/>
      <w:lvlText w:val="§"/>
      <w:lvlJc w:val="left"/>
      <w:pPr>
        <w:ind w:left="6480" w:hanging="360"/>
      </w:pPr>
      <w:rPr>
        <w:rFonts w:ascii="Wingdings" w:eastAsia="Wingdings" w:hAnsi="Wingdings" w:cs="Wingdings" w:hint="default"/>
      </w:rPr>
    </w:lvl>
  </w:abstractNum>
  <w:abstractNum w:abstractNumId="13" w15:restartNumberingAfterBreak="0">
    <w:nsid w:val="2E68A086"/>
    <w:multiLevelType w:val="hybridMultilevel"/>
    <w:tmpl w:val="00000000"/>
    <w:lvl w:ilvl="0" w:tplc="A3627526">
      <w:start w:val="1"/>
      <w:numFmt w:val="bullet"/>
      <w:lvlText w:val="·"/>
      <w:lvlJc w:val="left"/>
      <w:pPr>
        <w:ind w:left="720" w:hanging="360"/>
      </w:pPr>
      <w:rPr>
        <w:rFonts w:ascii="Symbol" w:eastAsia="Symbol" w:hAnsi="Symbol" w:cs="Symbol" w:hint="default"/>
      </w:rPr>
    </w:lvl>
    <w:lvl w:ilvl="1" w:tplc="CE40ED62">
      <w:start w:val="1"/>
      <w:numFmt w:val="bullet"/>
      <w:lvlText w:val="o"/>
      <w:lvlJc w:val="left"/>
      <w:pPr>
        <w:ind w:left="1440" w:hanging="360"/>
      </w:pPr>
      <w:rPr>
        <w:rFonts w:ascii="Courier New" w:eastAsia="Courier New" w:hAnsi="Courier New" w:cs="Courier New" w:hint="default"/>
      </w:rPr>
    </w:lvl>
    <w:lvl w:ilvl="2" w:tplc="52085FA2">
      <w:start w:val="1"/>
      <w:numFmt w:val="bullet"/>
      <w:lvlText w:val="§"/>
      <w:lvlJc w:val="left"/>
      <w:pPr>
        <w:ind w:left="2160" w:hanging="360"/>
      </w:pPr>
      <w:rPr>
        <w:rFonts w:ascii="Wingdings" w:eastAsia="Wingdings" w:hAnsi="Wingdings" w:cs="Wingdings" w:hint="default"/>
      </w:rPr>
    </w:lvl>
    <w:lvl w:ilvl="3" w:tplc="314C9616">
      <w:start w:val="1"/>
      <w:numFmt w:val="bullet"/>
      <w:lvlText w:val="·"/>
      <w:lvlJc w:val="left"/>
      <w:pPr>
        <w:ind w:left="2880" w:hanging="360"/>
      </w:pPr>
      <w:rPr>
        <w:rFonts w:ascii="Symbol" w:eastAsia="Symbol" w:hAnsi="Symbol" w:cs="Symbol" w:hint="default"/>
      </w:rPr>
    </w:lvl>
    <w:lvl w:ilvl="4" w:tplc="3C5E4414">
      <w:start w:val="1"/>
      <w:numFmt w:val="bullet"/>
      <w:lvlText w:val="o"/>
      <w:lvlJc w:val="left"/>
      <w:pPr>
        <w:ind w:left="3600" w:hanging="360"/>
      </w:pPr>
      <w:rPr>
        <w:rFonts w:ascii="Courier New" w:eastAsia="Courier New" w:hAnsi="Courier New" w:cs="Courier New" w:hint="default"/>
      </w:rPr>
    </w:lvl>
    <w:lvl w:ilvl="5" w:tplc="32182A28">
      <w:start w:val="1"/>
      <w:numFmt w:val="bullet"/>
      <w:lvlText w:val="§"/>
      <w:lvlJc w:val="left"/>
      <w:pPr>
        <w:ind w:left="4320" w:hanging="360"/>
      </w:pPr>
      <w:rPr>
        <w:rFonts w:ascii="Wingdings" w:eastAsia="Wingdings" w:hAnsi="Wingdings" w:cs="Wingdings" w:hint="default"/>
      </w:rPr>
    </w:lvl>
    <w:lvl w:ilvl="6" w:tplc="9088170E">
      <w:start w:val="1"/>
      <w:numFmt w:val="bullet"/>
      <w:lvlText w:val="·"/>
      <w:lvlJc w:val="left"/>
      <w:pPr>
        <w:ind w:left="5040" w:hanging="360"/>
      </w:pPr>
      <w:rPr>
        <w:rFonts w:ascii="Symbol" w:eastAsia="Symbol" w:hAnsi="Symbol" w:cs="Symbol" w:hint="default"/>
      </w:rPr>
    </w:lvl>
    <w:lvl w:ilvl="7" w:tplc="E33E3E58">
      <w:start w:val="1"/>
      <w:numFmt w:val="bullet"/>
      <w:lvlText w:val="o"/>
      <w:lvlJc w:val="left"/>
      <w:pPr>
        <w:ind w:left="5760" w:hanging="360"/>
      </w:pPr>
      <w:rPr>
        <w:rFonts w:ascii="Courier New" w:eastAsia="Courier New" w:hAnsi="Courier New" w:cs="Courier New" w:hint="default"/>
      </w:rPr>
    </w:lvl>
    <w:lvl w:ilvl="8" w:tplc="22044B4E">
      <w:start w:val="1"/>
      <w:numFmt w:val="bullet"/>
      <w:lvlText w:val="§"/>
      <w:lvlJc w:val="left"/>
      <w:pPr>
        <w:ind w:left="6480" w:hanging="360"/>
      </w:pPr>
      <w:rPr>
        <w:rFonts w:ascii="Wingdings" w:eastAsia="Wingdings" w:hAnsi="Wingdings" w:cs="Wingdings" w:hint="default"/>
      </w:rPr>
    </w:lvl>
  </w:abstractNum>
  <w:abstractNum w:abstractNumId="14" w15:restartNumberingAfterBreak="0">
    <w:nsid w:val="2EB7B31B"/>
    <w:multiLevelType w:val="multilevel"/>
    <w:tmpl w:val="00000000"/>
    <w:lvl w:ilvl="0">
      <w:start w:val="1"/>
      <w:numFmt w:val="decimal"/>
      <w:pStyle w:val="Section-header"/>
      <w:suff w:val="space"/>
      <w:lvlText w:val="%1."/>
      <w:lvlJc w:val="left"/>
      <w:pPr>
        <w:tabs>
          <w:tab w:val="num" w:pos="851"/>
        </w:tabs>
        <w:ind w:left="851" w:hanging="851"/>
      </w:pPr>
      <w:rPr>
        <w:rFonts w:hint="default"/>
      </w:rPr>
    </w:lvl>
    <w:lvl w:ilvl="1">
      <w:start w:val="1"/>
      <w:numFmt w:val="decimal"/>
      <w:pStyle w:val="Subsection-header"/>
      <w:suff w:val="space"/>
      <w:lvlText w:val="%1.%2."/>
      <w:lvlJc w:val="left"/>
      <w:pPr>
        <w:tabs>
          <w:tab w:val="num" w:pos="851"/>
        </w:tabs>
        <w:ind w:left="851" w:hanging="851"/>
      </w:pPr>
      <w:rPr>
        <w:rFonts w:hint="default"/>
      </w:rPr>
    </w:lvl>
    <w:lvl w:ilvl="2">
      <w:start w:val="1"/>
      <w:numFmt w:val="decimal"/>
      <w:pStyle w:val="Sub-subsectionheader"/>
      <w:suff w:val="space"/>
      <w:lvlText w:val="%1.%2.%3."/>
      <w:lvlJc w:val="left"/>
      <w:pPr>
        <w:tabs>
          <w:tab w:val="num" w:pos="851"/>
        </w:tabs>
        <w:ind w:left="851" w:hanging="851"/>
      </w:pPr>
      <w:rPr>
        <w:rFonts w:hint="default"/>
      </w:rPr>
    </w:lvl>
    <w:lvl w:ilvl="3">
      <w:start w:val="1"/>
      <w:numFmt w:val="decimal"/>
      <w:pStyle w:val="Sub-sub-subsection-header"/>
      <w:suff w:val="space"/>
      <w:lvlText w:val="%1.%2.%3.%4."/>
      <w:lvlJc w:val="left"/>
      <w:pPr>
        <w:tabs>
          <w:tab w:val="num" w:pos="851"/>
        </w:tabs>
        <w:ind w:left="851" w:hanging="851"/>
      </w:pPr>
      <w:rPr>
        <w:rFonts w:hint="default"/>
      </w:rPr>
    </w:lvl>
    <w:lvl w:ilvl="4">
      <w:start w:val="1"/>
      <w:numFmt w:val="decimal"/>
      <w:suff w:val="space"/>
      <w:lvlText w:val="%1.%2.%3.%4.%5."/>
      <w:lvlJc w:val="left"/>
      <w:pPr>
        <w:tabs>
          <w:tab w:val="num" w:pos="2520"/>
        </w:tabs>
        <w:ind w:left="2232" w:hanging="792"/>
      </w:pPr>
      <w:rPr>
        <w:rFonts w:hint="default"/>
      </w:rPr>
    </w:lvl>
    <w:lvl w:ilvl="5">
      <w:start w:val="1"/>
      <w:numFmt w:val="decimal"/>
      <w:suff w:val="space"/>
      <w:lvlText w:val="%1.%2.%3.%4.%5.%6."/>
      <w:lvlJc w:val="left"/>
      <w:pPr>
        <w:tabs>
          <w:tab w:val="num" w:pos="2880"/>
        </w:tabs>
        <w:ind w:left="2736" w:hanging="936"/>
      </w:pPr>
      <w:rPr>
        <w:rFonts w:hint="default"/>
      </w:rPr>
    </w:lvl>
    <w:lvl w:ilvl="6">
      <w:start w:val="1"/>
      <w:numFmt w:val="decimal"/>
      <w:suff w:val="space"/>
      <w:lvlText w:val="%1.%2.%3.%4.%5.%6.%7."/>
      <w:lvlJc w:val="left"/>
      <w:pPr>
        <w:tabs>
          <w:tab w:val="num" w:pos="3600"/>
        </w:tabs>
        <w:ind w:left="3240" w:hanging="1080"/>
      </w:pPr>
      <w:rPr>
        <w:rFonts w:hint="default"/>
      </w:rPr>
    </w:lvl>
    <w:lvl w:ilvl="7">
      <w:start w:val="1"/>
      <w:numFmt w:val="decimal"/>
      <w:suff w:val="space"/>
      <w:lvlText w:val="%1.%2.%3.%4.%5.%6.%7.%8."/>
      <w:lvlJc w:val="left"/>
      <w:pPr>
        <w:tabs>
          <w:tab w:val="num" w:pos="3960"/>
        </w:tabs>
        <w:ind w:left="3744" w:hanging="1224"/>
      </w:pPr>
      <w:rPr>
        <w:rFonts w:hint="default"/>
      </w:rPr>
    </w:lvl>
    <w:lvl w:ilvl="8">
      <w:start w:val="1"/>
      <w:numFmt w:val="decimal"/>
      <w:suff w:val="space"/>
      <w:lvlText w:val="%1.%2.%3.%4.%5.%6.%7.%8.%9."/>
      <w:lvlJc w:val="left"/>
      <w:pPr>
        <w:tabs>
          <w:tab w:val="num" w:pos="4680"/>
        </w:tabs>
        <w:ind w:left="4320" w:hanging="1440"/>
      </w:pPr>
      <w:rPr>
        <w:rFonts w:hint="default"/>
      </w:rPr>
    </w:lvl>
  </w:abstractNum>
  <w:abstractNum w:abstractNumId="15" w15:restartNumberingAfterBreak="0">
    <w:nsid w:val="30667BA3"/>
    <w:multiLevelType w:val="hybridMultilevel"/>
    <w:tmpl w:val="00000000"/>
    <w:lvl w:ilvl="0" w:tplc="459E0CD2">
      <w:start w:val="1"/>
      <w:numFmt w:val="bullet"/>
      <w:suff w:val="space"/>
      <w:lvlText w:val=""/>
      <w:lvlJc w:val="left"/>
      <w:pPr>
        <w:ind w:left="720" w:hanging="360"/>
      </w:pPr>
      <w:rPr>
        <w:rFonts w:ascii="Symbol" w:eastAsia="Symbol" w:hAnsi="Symbol" w:cs="Symbol" w:hint="default"/>
      </w:rPr>
    </w:lvl>
    <w:lvl w:ilvl="1" w:tplc="32AA34A4">
      <w:start w:val="1"/>
      <w:numFmt w:val="bullet"/>
      <w:suff w:val="space"/>
      <w:lvlText w:val="o"/>
      <w:lvlJc w:val="left"/>
      <w:pPr>
        <w:ind w:left="1440" w:hanging="360"/>
      </w:pPr>
      <w:rPr>
        <w:rFonts w:ascii="Courier New" w:eastAsia="Courier New" w:hAnsi="Courier New" w:cs="Courier New" w:hint="default"/>
      </w:rPr>
    </w:lvl>
    <w:lvl w:ilvl="2" w:tplc="08F4E7D0">
      <w:start w:val="1"/>
      <w:numFmt w:val="bullet"/>
      <w:suff w:val="space"/>
      <w:lvlText w:val=""/>
      <w:lvlJc w:val="left"/>
      <w:pPr>
        <w:ind w:left="2160" w:hanging="360"/>
      </w:pPr>
      <w:rPr>
        <w:rFonts w:ascii="Wingdings" w:eastAsia="Wingdings" w:hAnsi="Wingdings" w:cs="Wingdings" w:hint="default"/>
      </w:rPr>
    </w:lvl>
    <w:lvl w:ilvl="3" w:tplc="B81ECA5A">
      <w:start w:val="1"/>
      <w:numFmt w:val="bullet"/>
      <w:suff w:val="space"/>
      <w:lvlText w:val=""/>
      <w:lvlJc w:val="left"/>
      <w:pPr>
        <w:ind w:left="2880" w:hanging="360"/>
      </w:pPr>
      <w:rPr>
        <w:rFonts w:ascii="Symbol" w:eastAsia="Symbol" w:hAnsi="Symbol" w:cs="Symbol" w:hint="default"/>
      </w:rPr>
    </w:lvl>
    <w:lvl w:ilvl="4" w:tplc="894CBEAA">
      <w:start w:val="1"/>
      <w:numFmt w:val="bullet"/>
      <w:suff w:val="space"/>
      <w:lvlText w:val="o"/>
      <w:lvlJc w:val="left"/>
      <w:pPr>
        <w:ind w:left="3600" w:hanging="360"/>
      </w:pPr>
      <w:rPr>
        <w:rFonts w:ascii="Courier New" w:eastAsia="Courier New" w:hAnsi="Courier New" w:cs="Courier New" w:hint="default"/>
      </w:rPr>
    </w:lvl>
    <w:lvl w:ilvl="5" w:tplc="2BC8F6D8">
      <w:start w:val="1"/>
      <w:numFmt w:val="bullet"/>
      <w:suff w:val="space"/>
      <w:lvlText w:val=""/>
      <w:lvlJc w:val="left"/>
      <w:pPr>
        <w:ind w:left="4320" w:hanging="360"/>
      </w:pPr>
      <w:rPr>
        <w:rFonts w:ascii="Wingdings" w:eastAsia="Wingdings" w:hAnsi="Wingdings" w:cs="Wingdings" w:hint="default"/>
      </w:rPr>
    </w:lvl>
    <w:lvl w:ilvl="6" w:tplc="5D38BFD4">
      <w:start w:val="1"/>
      <w:numFmt w:val="bullet"/>
      <w:suff w:val="space"/>
      <w:lvlText w:val=""/>
      <w:lvlJc w:val="left"/>
      <w:pPr>
        <w:ind w:left="5040" w:hanging="360"/>
      </w:pPr>
      <w:rPr>
        <w:rFonts w:ascii="Symbol" w:eastAsia="Symbol" w:hAnsi="Symbol" w:cs="Symbol" w:hint="default"/>
      </w:rPr>
    </w:lvl>
    <w:lvl w:ilvl="7" w:tplc="D8B66440">
      <w:start w:val="1"/>
      <w:numFmt w:val="bullet"/>
      <w:suff w:val="space"/>
      <w:lvlText w:val="o"/>
      <w:lvlJc w:val="left"/>
      <w:pPr>
        <w:ind w:left="5760" w:hanging="360"/>
      </w:pPr>
      <w:rPr>
        <w:rFonts w:ascii="Courier New" w:eastAsia="Courier New" w:hAnsi="Courier New" w:cs="Courier New" w:hint="default"/>
      </w:rPr>
    </w:lvl>
    <w:lvl w:ilvl="8" w:tplc="665403F0">
      <w:start w:val="1"/>
      <w:numFmt w:val="bullet"/>
      <w:suff w:val="space"/>
      <w:lvlText w:val=""/>
      <w:lvlJc w:val="left"/>
      <w:pPr>
        <w:ind w:left="6480" w:hanging="360"/>
      </w:pPr>
      <w:rPr>
        <w:rFonts w:ascii="Wingdings" w:eastAsia="Wingdings" w:hAnsi="Wingdings" w:cs="Wingdings" w:hint="default"/>
      </w:rPr>
    </w:lvl>
  </w:abstractNum>
  <w:abstractNum w:abstractNumId="16" w15:restartNumberingAfterBreak="0">
    <w:nsid w:val="329782CA"/>
    <w:multiLevelType w:val="hybridMultilevel"/>
    <w:tmpl w:val="00000000"/>
    <w:lvl w:ilvl="0" w:tplc="48B6F016">
      <w:start w:val="1"/>
      <w:numFmt w:val="bullet"/>
      <w:suff w:val="space"/>
      <w:lvlText w:val="·"/>
      <w:lvlJc w:val="left"/>
      <w:pPr>
        <w:ind w:left="720" w:hanging="360"/>
      </w:pPr>
      <w:rPr>
        <w:rFonts w:ascii="Symbol" w:eastAsia="Symbol" w:hAnsi="Symbol" w:cs="Symbol" w:hint="default"/>
      </w:rPr>
    </w:lvl>
    <w:lvl w:ilvl="1" w:tplc="11FEC512">
      <w:start w:val="1"/>
      <w:numFmt w:val="bullet"/>
      <w:suff w:val="space"/>
      <w:lvlText w:val="o"/>
      <w:lvlJc w:val="left"/>
      <w:pPr>
        <w:ind w:left="1440" w:hanging="360"/>
      </w:pPr>
      <w:rPr>
        <w:rFonts w:ascii="Courier New" w:eastAsia="Courier New" w:hAnsi="Courier New" w:cs="Courier New" w:hint="default"/>
      </w:rPr>
    </w:lvl>
    <w:lvl w:ilvl="2" w:tplc="F11EC3CE">
      <w:start w:val="1"/>
      <w:numFmt w:val="bullet"/>
      <w:suff w:val="space"/>
      <w:lvlText w:val="§"/>
      <w:lvlJc w:val="left"/>
      <w:pPr>
        <w:ind w:left="2160" w:hanging="360"/>
      </w:pPr>
      <w:rPr>
        <w:rFonts w:ascii="Wingdings" w:eastAsia="Wingdings" w:hAnsi="Wingdings" w:cs="Wingdings" w:hint="default"/>
      </w:rPr>
    </w:lvl>
    <w:lvl w:ilvl="3" w:tplc="45CE46E0">
      <w:start w:val="1"/>
      <w:numFmt w:val="bullet"/>
      <w:suff w:val="space"/>
      <w:lvlText w:val="·"/>
      <w:lvlJc w:val="left"/>
      <w:pPr>
        <w:ind w:left="2880" w:hanging="360"/>
      </w:pPr>
      <w:rPr>
        <w:rFonts w:ascii="Symbol" w:eastAsia="Symbol" w:hAnsi="Symbol" w:cs="Symbol" w:hint="default"/>
      </w:rPr>
    </w:lvl>
    <w:lvl w:ilvl="4" w:tplc="5BA8D85E">
      <w:start w:val="1"/>
      <w:numFmt w:val="bullet"/>
      <w:suff w:val="space"/>
      <w:lvlText w:val="o"/>
      <w:lvlJc w:val="left"/>
      <w:pPr>
        <w:ind w:left="3600" w:hanging="360"/>
      </w:pPr>
      <w:rPr>
        <w:rFonts w:ascii="Courier New" w:eastAsia="Courier New" w:hAnsi="Courier New" w:cs="Courier New" w:hint="default"/>
      </w:rPr>
    </w:lvl>
    <w:lvl w:ilvl="5" w:tplc="074A1994">
      <w:start w:val="1"/>
      <w:numFmt w:val="bullet"/>
      <w:suff w:val="space"/>
      <w:lvlText w:val="§"/>
      <w:lvlJc w:val="left"/>
      <w:pPr>
        <w:ind w:left="4320" w:hanging="360"/>
      </w:pPr>
      <w:rPr>
        <w:rFonts w:ascii="Wingdings" w:eastAsia="Wingdings" w:hAnsi="Wingdings" w:cs="Wingdings" w:hint="default"/>
      </w:rPr>
    </w:lvl>
    <w:lvl w:ilvl="6" w:tplc="A8901256">
      <w:start w:val="1"/>
      <w:numFmt w:val="bullet"/>
      <w:suff w:val="space"/>
      <w:lvlText w:val="·"/>
      <w:lvlJc w:val="left"/>
      <w:pPr>
        <w:ind w:left="5040" w:hanging="360"/>
      </w:pPr>
      <w:rPr>
        <w:rFonts w:ascii="Symbol" w:eastAsia="Symbol" w:hAnsi="Symbol" w:cs="Symbol" w:hint="default"/>
      </w:rPr>
    </w:lvl>
    <w:lvl w:ilvl="7" w:tplc="BE125B6A">
      <w:start w:val="1"/>
      <w:numFmt w:val="bullet"/>
      <w:suff w:val="space"/>
      <w:lvlText w:val="o"/>
      <w:lvlJc w:val="left"/>
      <w:pPr>
        <w:ind w:left="5760" w:hanging="360"/>
      </w:pPr>
      <w:rPr>
        <w:rFonts w:ascii="Courier New" w:eastAsia="Courier New" w:hAnsi="Courier New" w:cs="Courier New" w:hint="default"/>
      </w:rPr>
    </w:lvl>
    <w:lvl w:ilvl="8" w:tplc="5A501A0E">
      <w:start w:val="1"/>
      <w:numFmt w:val="bullet"/>
      <w:suff w:val="space"/>
      <w:lvlText w:val="§"/>
      <w:lvlJc w:val="left"/>
      <w:pPr>
        <w:ind w:left="6480" w:hanging="360"/>
      </w:pPr>
      <w:rPr>
        <w:rFonts w:ascii="Wingdings" w:eastAsia="Wingdings" w:hAnsi="Wingdings" w:cs="Wingdings" w:hint="default"/>
      </w:rPr>
    </w:lvl>
  </w:abstractNum>
  <w:abstractNum w:abstractNumId="17" w15:restartNumberingAfterBreak="0">
    <w:nsid w:val="3538E9A4"/>
    <w:multiLevelType w:val="hybridMultilevel"/>
    <w:tmpl w:val="00000000"/>
    <w:lvl w:ilvl="0" w:tplc="9F3EAC58">
      <w:start w:val="1"/>
      <w:numFmt w:val="bullet"/>
      <w:lvlText w:val="·"/>
      <w:lvlJc w:val="left"/>
      <w:pPr>
        <w:ind w:left="720" w:hanging="360"/>
      </w:pPr>
      <w:rPr>
        <w:rFonts w:ascii="Symbol" w:eastAsia="Symbol" w:hAnsi="Symbol" w:cs="Symbol" w:hint="default"/>
      </w:rPr>
    </w:lvl>
    <w:lvl w:ilvl="1" w:tplc="5504D012">
      <w:start w:val="1"/>
      <w:numFmt w:val="bullet"/>
      <w:lvlText w:val="o"/>
      <w:lvlJc w:val="left"/>
      <w:pPr>
        <w:ind w:left="1440" w:hanging="360"/>
      </w:pPr>
      <w:rPr>
        <w:rFonts w:ascii="Courier New" w:eastAsia="Courier New" w:hAnsi="Courier New" w:cs="Courier New" w:hint="default"/>
      </w:rPr>
    </w:lvl>
    <w:lvl w:ilvl="2" w:tplc="CBDA0F98">
      <w:start w:val="1"/>
      <w:numFmt w:val="bullet"/>
      <w:lvlText w:val="§"/>
      <w:lvlJc w:val="left"/>
      <w:pPr>
        <w:ind w:left="2160" w:hanging="360"/>
      </w:pPr>
      <w:rPr>
        <w:rFonts w:ascii="Wingdings" w:eastAsia="Wingdings" w:hAnsi="Wingdings" w:cs="Wingdings" w:hint="default"/>
      </w:rPr>
    </w:lvl>
    <w:lvl w:ilvl="3" w:tplc="BF909ACE">
      <w:start w:val="1"/>
      <w:numFmt w:val="bullet"/>
      <w:lvlText w:val="·"/>
      <w:lvlJc w:val="left"/>
      <w:pPr>
        <w:ind w:left="2880" w:hanging="360"/>
      </w:pPr>
      <w:rPr>
        <w:rFonts w:ascii="Symbol" w:eastAsia="Symbol" w:hAnsi="Symbol" w:cs="Symbol" w:hint="default"/>
      </w:rPr>
    </w:lvl>
    <w:lvl w:ilvl="4" w:tplc="37622E4E">
      <w:start w:val="1"/>
      <w:numFmt w:val="bullet"/>
      <w:lvlText w:val="o"/>
      <w:lvlJc w:val="left"/>
      <w:pPr>
        <w:ind w:left="3600" w:hanging="360"/>
      </w:pPr>
      <w:rPr>
        <w:rFonts w:ascii="Courier New" w:eastAsia="Courier New" w:hAnsi="Courier New" w:cs="Courier New" w:hint="default"/>
      </w:rPr>
    </w:lvl>
    <w:lvl w:ilvl="5" w:tplc="E6DC1C16">
      <w:start w:val="1"/>
      <w:numFmt w:val="bullet"/>
      <w:lvlText w:val="§"/>
      <w:lvlJc w:val="left"/>
      <w:pPr>
        <w:ind w:left="4320" w:hanging="360"/>
      </w:pPr>
      <w:rPr>
        <w:rFonts w:ascii="Wingdings" w:eastAsia="Wingdings" w:hAnsi="Wingdings" w:cs="Wingdings" w:hint="default"/>
      </w:rPr>
    </w:lvl>
    <w:lvl w:ilvl="6" w:tplc="CA82872E">
      <w:start w:val="1"/>
      <w:numFmt w:val="bullet"/>
      <w:lvlText w:val="·"/>
      <w:lvlJc w:val="left"/>
      <w:pPr>
        <w:ind w:left="5040" w:hanging="360"/>
      </w:pPr>
      <w:rPr>
        <w:rFonts w:ascii="Symbol" w:eastAsia="Symbol" w:hAnsi="Symbol" w:cs="Symbol" w:hint="default"/>
      </w:rPr>
    </w:lvl>
    <w:lvl w:ilvl="7" w:tplc="7742AB14">
      <w:start w:val="1"/>
      <w:numFmt w:val="bullet"/>
      <w:lvlText w:val="o"/>
      <w:lvlJc w:val="left"/>
      <w:pPr>
        <w:ind w:left="5760" w:hanging="360"/>
      </w:pPr>
      <w:rPr>
        <w:rFonts w:ascii="Courier New" w:eastAsia="Courier New" w:hAnsi="Courier New" w:cs="Courier New" w:hint="default"/>
      </w:rPr>
    </w:lvl>
    <w:lvl w:ilvl="8" w:tplc="C1D6C62E">
      <w:start w:val="1"/>
      <w:numFmt w:val="bullet"/>
      <w:lvlText w:val="§"/>
      <w:lvlJc w:val="left"/>
      <w:pPr>
        <w:ind w:left="6480" w:hanging="360"/>
      </w:pPr>
      <w:rPr>
        <w:rFonts w:ascii="Wingdings" w:eastAsia="Wingdings" w:hAnsi="Wingdings" w:cs="Wingdings" w:hint="default"/>
      </w:rPr>
    </w:lvl>
  </w:abstractNum>
  <w:abstractNum w:abstractNumId="18" w15:restartNumberingAfterBreak="0">
    <w:nsid w:val="37C492F3"/>
    <w:multiLevelType w:val="hybridMultilevel"/>
    <w:tmpl w:val="00000000"/>
    <w:lvl w:ilvl="0" w:tplc="F2B81204">
      <w:start w:val="1"/>
      <w:numFmt w:val="bullet"/>
      <w:suff w:val="space"/>
      <w:lvlText w:val="·"/>
      <w:lvlJc w:val="left"/>
      <w:pPr>
        <w:ind w:left="720" w:hanging="360"/>
      </w:pPr>
      <w:rPr>
        <w:rFonts w:ascii="Symbol" w:eastAsia="Symbol" w:hAnsi="Symbol" w:cs="Symbol" w:hint="default"/>
      </w:rPr>
    </w:lvl>
    <w:lvl w:ilvl="1" w:tplc="62F0F85C">
      <w:start w:val="1"/>
      <w:numFmt w:val="bullet"/>
      <w:suff w:val="space"/>
      <w:lvlText w:val="o"/>
      <w:lvlJc w:val="left"/>
      <w:pPr>
        <w:ind w:left="1440" w:hanging="360"/>
      </w:pPr>
      <w:rPr>
        <w:rFonts w:ascii="Courier New" w:eastAsia="Courier New" w:hAnsi="Courier New" w:cs="Courier New" w:hint="default"/>
      </w:rPr>
    </w:lvl>
    <w:lvl w:ilvl="2" w:tplc="9162074E">
      <w:start w:val="1"/>
      <w:numFmt w:val="bullet"/>
      <w:suff w:val="space"/>
      <w:lvlText w:val="§"/>
      <w:lvlJc w:val="left"/>
      <w:pPr>
        <w:ind w:left="2160" w:hanging="360"/>
      </w:pPr>
      <w:rPr>
        <w:rFonts w:ascii="Wingdings" w:eastAsia="Wingdings" w:hAnsi="Wingdings" w:cs="Wingdings" w:hint="default"/>
      </w:rPr>
    </w:lvl>
    <w:lvl w:ilvl="3" w:tplc="A476D7B4">
      <w:start w:val="1"/>
      <w:numFmt w:val="bullet"/>
      <w:suff w:val="space"/>
      <w:lvlText w:val="·"/>
      <w:lvlJc w:val="left"/>
      <w:pPr>
        <w:ind w:left="2880" w:hanging="360"/>
      </w:pPr>
      <w:rPr>
        <w:rFonts w:ascii="Symbol" w:eastAsia="Symbol" w:hAnsi="Symbol" w:cs="Symbol" w:hint="default"/>
      </w:rPr>
    </w:lvl>
    <w:lvl w:ilvl="4" w:tplc="8E1AE526">
      <w:start w:val="1"/>
      <w:numFmt w:val="bullet"/>
      <w:suff w:val="space"/>
      <w:lvlText w:val="o"/>
      <w:lvlJc w:val="left"/>
      <w:pPr>
        <w:ind w:left="3600" w:hanging="360"/>
      </w:pPr>
      <w:rPr>
        <w:rFonts w:ascii="Courier New" w:eastAsia="Courier New" w:hAnsi="Courier New" w:cs="Courier New" w:hint="default"/>
      </w:rPr>
    </w:lvl>
    <w:lvl w:ilvl="5" w:tplc="7DB8637E">
      <w:start w:val="1"/>
      <w:numFmt w:val="bullet"/>
      <w:suff w:val="space"/>
      <w:lvlText w:val="§"/>
      <w:lvlJc w:val="left"/>
      <w:pPr>
        <w:ind w:left="4320" w:hanging="360"/>
      </w:pPr>
      <w:rPr>
        <w:rFonts w:ascii="Wingdings" w:eastAsia="Wingdings" w:hAnsi="Wingdings" w:cs="Wingdings" w:hint="default"/>
      </w:rPr>
    </w:lvl>
    <w:lvl w:ilvl="6" w:tplc="78C22AE2">
      <w:start w:val="1"/>
      <w:numFmt w:val="bullet"/>
      <w:suff w:val="space"/>
      <w:lvlText w:val="·"/>
      <w:lvlJc w:val="left"/>
      <w:pPr>
        <w:ind w:left="5040" w:hanging="360"/>
      </w:pPr>
      <w:rPr>
        <w:rFonts w:ascii="Symbol" w:eastAsia="Symbol" w:hAnsi="Symbol" w:cs="Symbol" w:hint="default"/>
      </w:rPr>
    </w:lvl>
    <w:lvl w:ilvl="7" w:tplc="AE8E21B0">
      <w:start w:val="1"/>
      <w:numFmt w:val="bullet"/>
      <w:suff w:val="space"/>
      <w:lvlText w:val="o"/>
      <w:lvlJc w:val="left"/>
      <w:pPr>
        <w:ind w:left="5760" w:hanging="360"/>
      </w:pPr>
      <w:rPr>
        <w:rFonts w:ascii="Courier New" w:eastAsia="Courier New" w:hAnsi="Courier New" w:cs="Courier New" w:hint="default"/>
      </w:rPr>
    </w:lvl>
    <w:lvl w:ilvl="8" w:tplc="A4DCF78E">
      <w:start w:val="1"/>
      <w:numFmt w:val="bullet"/>
      <w:suff w:val="space"/>
      <w:lvlText w:val="§"/>
      <w:lvlJc w:val="left"/>
      <w:pPr>
        <w:ind w:left="6480" w:hanging="360"/>
      </w:pPr>
      <w:rPr>
        <w:rFonts w:ascii="Wingdings" w:eastAsia="Wingdings" w:hAnsi="Wingdings" w:cs="Wingdings" w:hint="default"/>
      </w:rPr>
    </w:lvl>
  </w:abstractNum>
  <w:abstractNum w:abstractNumId="19" w15:restartNumberingAfterBreak="0">
    <w:nsid w:val="3BADAB5B"/>
    <w:multiLevelType w:val="hybridMultilevel"/>
    <w:tmpl w:val="00000000"/>
    <w:lvl w:ilvl="0" w:tplc="1C30E356">
      <w:start w:val="1"/>
      <w:numFmt w:val="bullet"/>
      <w:lvlText w:val="·"/>
      <w:lvlJc w:val="left"/>
      <w:pPr>
        <w:ind w:left="720" w:hanging="360"/>
      </w:pPr>
      <w:rPr>
        <w:rFonts w:ascii="Symbol" w:eastAsia="Symbol" w:hAnsi="Symbol" w:cs="Symbol" w:hint="default"/>
      </w:rPr>
    </w:lvl>
    <w:lvl w:ilvl="1" w:tplc="1108DB2E">
      <w:start w:val="1"/>
      <w:numFmt w:val="bullet"/>
      <w:lvlText w:val="o"/>
      <w:lvlJc w:val="left"/>
      <w:pPr>
        <w:ind w:left="1440" w:hanging="360"/>
      </w:pPr>
      <w:rPr>
        <w:rFonts w:ascii="Courier New" w:eastAsia="Courier New" w:hAnsi="Courier New" w:cs="Courier New" w:hint="default"/>
      </w:rPr>
    </w:lvl>
    <w:lvl w:ilvl="2" w:tplc="2398FA2E">
      <w:start w:val="1"/>
      <w:numFmt w:val="bullet"/>
      <w:lvlText w:val="§"/>
      <w:lvlJc w:val="left"/>
      <w:pPr>
        <w:ind w:left="2160" w:hanging="360"/>
      </w:pPr>
      <w:rPr>
        <w:rFonts w:ascii="Wingdings" w:eastAsia="Wingdings" w:hAnsi="Wingdings" w:cs="Wingdings" w:hint="default"/>
      </w:rPr>
    </w:lvl>
    <w:lvl w:ilvl="3" w:tplc="7AE06B52">
      <w:start w:val="1"/>
      <w:numFmt w:val="bullet"/>
      <w:lvlText w:val="·"/>
      <w:lvlJc w:val="left"/>
      <w:pPr>
        <w:ind w:left="2880" w:hanging="360"/>
      </w:pPr>
      <w:rPr>
        <w:rFonts w:ascii="Symbol" w:eastAsia="Symbol" w:hAnsi="Symbol" w:cs="Symbol" w:hint="default"/>
      </w:rPr>
    </w:lvl>
    <w:lvl w:ilvl="4" w:tplc="CA2A63AE">
      <w:start w:val="1"/>
      <w:numFmt w:val="bullet"/>
      <w:lvlText w:val="o"/>
      <w:lvlJc w:val="left"/>
      <w:pPr>
        <w:ind w:left="3600" w:hanging="360"/>
      </w:pPr>
      <w:rPr>
        <w:rFonts w:ascii="Courier New" w:eastAsia="Courier New" w:hAnsi="Courier New" w:cs="Courier New" w:hint="default"/>
      </w:rPr>
    </w:lvl>
    <w:lvl w:ilvl="5" w:tplc="76BEC02A">
      <w:start w:val="1"/>
      <w:numFmt w:val="bullet"/>
      <w:lvlText w:val="§"/>
      <w:lvlJc w:val="left"/>
      <w:pPr>
        <w:ind w:left="4320" w:hanging="360"/>
      </w:pPr>
      <w:rPr>
        <w:rFonts w:ascii="Wingdings" w:eastAsia="Wingdings" w:hAnsi="Wingdings" w:cs="Wingdings" w:hint="default"/>
      </w:rPr>
    </w:lvl>
    <w:lvl w:ilvl="6" w:tplc="810E65EC">
      <w:start w:val="1"/>
      <w:numFmt w:val="bullet"/>
      <w:lvlText w:val="·"/>
      <w:lvlJc w:val="left"/>
      <w:pPr>
        <w:ind w:left="5040" w:hanging="360"/>
      </w:pPr>
      <w:rPr>
        <w:rFonts w:ascii="Symbol" w:eastAsia="Symbol" w:hAnsi="Symbol" w:cs="Symbol" w:hint="default"/>
      </w:rPr>
    </w:lvl>
    <w:lvl w:ilvl="7" w:tplc="63762DF0">
      <w:start w:val="1"/>
      <w:numFmt w:val="bullet"/>
      <w:lvlText w:val="o"/>
      <w:lvlJc w:val="left"/>
      <w:pPr>
        <w:ind w:left="5760" w:hanging="360"/>
      </w:pPr>
      <w:rPr>
        <w:rFonts w:ascii="Courier New" w:eastAsia="Courier New" w:hAnsi="Courier New" w:cs="Courier New" w:hint="default"/>
      </w:rPr>
    </w:lvl>
    <w:lvl w:ilvl="8" w:tplc="BF3AA564">
      <w:start w:val="1"/>
      <w:numFmt w:val="bullet"/>
      <w:lvlText w:val="§"/>
      <w:lvlJc w:val="left"/>
      <w:pPr>
        <w:ind w:left="6480" w:hanging="360"/>
      </w:pPr>
      <w:rPr>
        <w:rFonts w:ascii="Wingdings" w:eastAsia="Wingdings" w:hAnsi="Wingdings" w:cs="Wingdings" w:hint="default"/>
      </w:rPr>
    </w:lvl>
  </w:abstractNum>
  <w:abstractNum w:abstractNumId="20" w15:restartNumberingAfterBreak="0">
    <w:nsid w:val="3EAC0022"/>
    <w:multiLevelType w:val="hybridMultilevel"/>
    <w:tmpl w:val="00000000"/>
    <w:lvl w:ilvl="0" w:tplc="7DEEA7AC">
      <w:start w:val="1"/>
      <w:numFmt w:val="bullet"/>
      <w:suff w:val="space"/>
      <w:lvlText w:val="·"/>
      <w:lvlJc w:val="left"/>
      <w:pPr>
        <w:ind w:left="720" w:hanging="360"/>
      </w:pPr>
      <w:rPr>
        <w:rFonts w:ascii="Symbol" w:eastAsia="Symbol" w:hAnsi="Symbol" w:cs="Symbol" w:hint="default"/>
      </w:rPr>
    </w:lvl>
    <w:lvl w:ilvl="1" w:tplc="E94235AC">
      <w:start w:val="1"/>
      <w:numFmt w:val="bullet"/>
      <w:suff w:val="space"/>
      <w:lvlText w:val="o"/>
      <w:lvlJc w:val="left"/>
      <w:pPr>
        <w:ind w:left="1440" w:hanging="360"/>
      </w:pPr>
      <w:rPr>
        <w:rFonts w:ascii="Courier New" w:eastAsia="Courier New" w:hAnsi="Courier New" w:cs="Courier New" w:hint="default"/>
      </w:rPr>
    </w:lvl>
    <w:lvl w:ilvl="2" w:tplc="6BE0C9FC">
      <w:start w:val="1"/>
      <w:numFmt w:val="bullet"/>
      <w:suff w:val="space"/>
      <w:lvlText w:val="§"/>
      <w:lvlJc w:val="left"/>
      <w:pPr>
        <w:ind w:left="2160" w:hanging="360"/>
      </w:pPr>
      <w:rPr>
        <w:rFonts w:ascii="Wingdings" w:eastAsia="Wingdings" w:hAnsi="Wingdings" w:cs="Wingdings" w:hint="default"/>
      </w:rPr>
    </w:lvl>
    <w:lvl w:ilvl="3" w:tplc="61BE5474">
      <w:start w:val="1"/>
      <w:numFmt w:val="bullet"/>
      <w:suff w:val="space"/>
      <w:lvlText w:val="·"/>
      <w:lvlJc w:val="left"/>
      <w:pPr>
        <w:ind w:left="2880" w:hanging="360"/>
      </w:pPr>
      <w:rPr>
        <w:rFonts w:ascii="Symbol" w:eastAsia="Symbol" w:hAnsi="Symbol" w:cs="Symbol" w:hint="default"/>
      </w:rPr>
    </w:lvl>
    <w:lvl w:ilvl="4" w:tplc="41EED980">
      <w:start w:val="1"/>
      <w:numFmt w:val="bullet"/>
      <w:suff w:val="space"/>
      <w:lvlText w:val="o"/>
      <w:lvlJc w:val="left"/>
      <w:pPr>
        <w:ind w:left="3600" w:hanging="360"/>
      </w:pPr>
      <w:rPr>
        <w:rFonts w:ascii="Courier New" w:eastAsia="Courier New" w:hAnsi="Courier New" w:cs="Courier New" w:hint="default"/>
      </w:rPr>
    </w:lvl>
    <w:lvl w:ilvl="5" w:tplc="C700D132">
      <w:start w:val="1"/>
      <w:numFmt w:val="bullet"/>
      <w:suff w:val="space"/>
      <w:lvlText w:val="§"/>
      <w:lvlJc w:val="left"/>
      <w:pPr>
        <w:ind w:left="4320" w:hanging="360"/>
      </w:pPr>
      <w:rPr>
        <w:rFonts w:ascii="Wingdings" w:eastAsia="Wingdings" w:hAnsi="Wingdings" w:cs="Wingdings" w:hint="default"/>
      </w:rPr>
    </w:lvl>
    <w:lvl w:ilvl="6" w:tplc="02DCFC3A">
      <w:start w:val="1"/>
      <w:numFmt w:val="bullet"/>
      <w:suff w:val="space"/>
      <w:lvlText w:val="·"/>
      <w:lvlJc w:val="left"/>
      <w:pPr>
        <w:ind w:left="5040" w:hanging="360"/>
      </w:pPr>
      <w:rPr>
        <w:rFonts w:ascii="Symbol" w:eastAsia="Symbol" w:hAnsi="Symbol" w:cs="Symbol" w:hint="default"/>
      </w:rPr>
    </w:lvl>
    <w:lvl w:ilvl="7" w:tplc="DE8E855E">
      <w:start w:val="1"/>
      <w:numFmt w:val="bullet"/>
      <w:suff w:val="space"/>
      <w:lvlText w:val="o"/>
      <w:lvlJc w:val="left"/>
      <w:pPr>
        <w:ind w:left="5760" w:hanging="360"/>
      </w:pPr>
      <w:rPr>
        <w:rFonts w:ascii="Courier New" w:eastAsia="Courier New" w:hAnsi="Courier New" w:cs="Courier New" w:hint="default"/>
      </w:rPr>
    </w:lvl>
    <w:lvl w:ilvl="8" w:tplc="D914626C">
      <w:start w:val="1"/>
      <w:numFmt w:val="bullet"/>
      <w:suff w:val="space"/>
      <w:lvlText w:val="§"/>
      <w:lvlJc w:val="left"/>
      <w:pPr>
        <w:ind w:left="6480" w:hanging="360"/>
      </w:pPr>
      <w:rPr>
        <w:rFonts w:ascii="Wingdings" w:eastAsia="Wingdings" w:hAnsi="Wingdings" w:cs="Wingdings" w:hint="default"/>
      </w:rPr>
    </w:lvl>
  </w:abstractNum>
  <w:abstractNum w:abstractNumId="21" w15:restartNumberingAfterBreak="0">
    <w:nsid w:val="45A3AB64"/>
    <w:multiLevelType w:val="hybridMultilevel"/>
    <w:tmpl w:val="00000000"/>
    <w:lvl w:ilvl="0" w:tplc="1CCC1DDA">
      <w:start w:val="1"/>
      <w:numFmt w:val="bullet"/>
      <w:lvlText w:val="·"/>
      <w:lvlJc w:val="left"/>
      <w:pPr>
        <w:ind w:left="720" w:hanging="360"/>
      </w:pPr>
      <w:rPr>
        <w:rFonts w:ascii="Symbol" w:eastAsia="Symbol" w:hAnsi="Symbol" w:cs="Symbol" w:hint="default"/>
      </w:rPr>
    </w:lvl>
    <w:lvl w:ilvl="1" w:tplc="7500E298">
      <w:start w:val="1"/>
      <w:numFmt w:val="bullet"/>
      <w:lvlText w:val="o"/>
      <w:lvlJc w:val="left"/>
      <w:pPr>
        <w:ind w:left="1440" w:hanging="360"/>
      </w:pPr>
      <w:rPr>
        <w:rFonts w:ascii="Courier New" w:eastAsia="Courier New" w:hAnsi="Courier New" w:cs="Courier New" w:hint="default"/>
      </w:rPr>
    </w:lvl>
    <w:lvl w:ilvl="2" w:tplc="82660CA2">
      <w:start w:val="1"/>
      <w:numFmt w:val="bullet"/>
      <w:lvlText w:val="§"/>
      <w:lvlJc w:val="left"/>
      <w:pPr>
        <w:ind w:left="2160" w:hanging="360"/>
      </w:pPr>
      <w:rPr>
        <w:rFonts w:ascii="Wingdings" w:eastAsia="Wingdings" w:hAnsi="Wingdings" w:cs="Wingdings" w:hint="default"/>
      </w:rPr>
    </w:lvl>
    <w:lvl w:ilvl="3" w:tplc="F53CB896">
      <w:start w:val="1"/>
      <w:numFmt w:val="bullet"/>
      <w:lvlText w:val="·"/>
      <w:lvlJc w:val="left"/>
      <w:pPr>
        <w:ind w:left="2880" w:hanging="360"/>
      </w:pPr>
      <w:rPr>
        <w:rFonts w:ascii="Symbol" w:eastAsia="Symbol" w:hAnsi="Symbol" w:cs="Symbol" w:hint="default"/>
      </w:rPr>
    </w:lvl>
    <w:lvl w:ilvl="4" w:tplc="E288FB5E">
      <w:start w:val="1"/>
      <w:numFmt w:val="bullet"/>
      <w:lvlText w:val="o"/>
      <w:lvlJc w:val="left"/>
      <w:pPr>
        <w:ind w:left="3600" w:hanging="360"/>
      </w:pPr>
      <w:rPr>
        <w:rFonts w:ascii="Courier New" w:eastAsia="Courier New" w:hAnsi="Courier New" w:cs="Courier New" w:hint="default"/>
      </w:rPr>
    </w:lvl>
    <w:lvl w:ilvl="5" w:tplc="F1A26B00">
      <w:start w:val="1"/>
      <w:numFmt w:val="bullet"/>
      <w:lvlText w:val="§"/>
      <w:lvlJc w:val="left"/>
      <w:pPr>
        <w:ind w:left="4320" w:hanging="360"/>
      </w:pPr>
      <w:rPr>
        <w:rFonts w:ascii="Wingdings" w:eastAsia="Wingdings" w:hAnsi="Wingdings" w:cs="Wingdings" w:hint="default"/>
      </w:rPr>
    </w:lvl>
    <w:lvl w:ilvl="6" w:tplc="358CC3FE">
      <w:start w:val="1"/>
      <w:numFmt w:val="bullet"/>
      <w:lvlText w:val="·"/>
      <w:lvlJc w:val="left"/>
      <w:pPr>
        <w:ind w:left="5040" w:hanging="360"/>
      </w:pPr>
      <w:rPr>
        <w:rFonts w:ascii="Symbol" w:eastAsia="Symbol" w:hAnsi="Symbol" w:cs="Symbol" w:hint="default"/>
      </w:rPr>
    </w:lvl>
    <w:lvl w:ilvl="7" w:tplc="A078B856">
      <w:start w:val="1"/>
      <w:numFmt w:val="bullet"/>
      <w:lvlText w:val="o"/>
      <w:lvlJc w:val="left"/>
      <w:pPr>
        <w:ind w:left="5760" w:hanging="360"/>
      </w:pPr>
      <w:rPr>
        <w:rFonts w:ascii="Courier New" w:eastAsia="Courier New" w:hAnsi="Courier New" w:cs="Courier New" w:hint="default"/>
      </w:rPr>
    </w:lvl>
    <w:lvl w:ilvl="8" w:tplc="32BEF70E">
      <w:start w:val="1"/>
      <w:numFmt w:val="bullet"/>
      <w:lvlText w:val="§"/>
      <w:lvlJc w:val="left"/>
      <w:pPr>
        <w:ind w:left="6480" w:hanging="360"/>
      </w:pPr>
      <w:rPr>
        <w:rFonts w:ascii="Wingdings" w:eastAsia="Wingdings" w:hAnsi="Wingdings" w:cs="Wingdings" w:hint="default"/>
      </w:rPr>
    </w:lvl>
  </w:abstractNum>
  <w:abstractNum w:abstractNumId="22" w15:restartNumberingAfterBreak="0">
    <w:nsid w:val="49ABC87E"/>
    <w:multiLevelType w:val="hybridMultilevel"/>
    <w:tmpl w:val="00000000"/>
    <w:lvl w:ilvl="0" w:tplc="2F6EE2F0">
      <w:start w:val="1"/>
      <w:numFmt w:val="bullet"/>
      <w:suff w:val="space"/>
      <w:lvlText w:val="·"/>
      <w:lvlJc w:val="left"/>
      <w:pPr>
        <w:ind w:left="720" w:hanging="360"/>
      </w:pPr>
      <w:rPr>
        <w:rFonts w:ascii="Symbol" w:eastAsia="Symbol" w:hAnsi="Symbol" w:cs="Symbol" w:hint="default"/>
      </w:rPr>
    </w:lvl>
    <w:lvl w:ilvl="1" w:tplc="8FE255BC">
      <w:start w:val="1"/>
      <w:numFmt w:val="bullet"/>
      <w:suff w:val="space"/>
      <w:lvlText w:val="o"/>
      <w:lvlJc w:val="left"/>
      <w:pPr>
        <w:ind w:left="1440" w:hanging="360"/>
      </w:pPr>
      <w:rPr>
        <w:rFonts w:ascii="Courier New" w:eastAsia="Courier New" w:hAnsi="Courier New" w:cs="Courier New" w:hint="default"/>
      </w:rPr>
    </w:lvl>
    <w:lvl w:ilvl="2" w:tplc="7EAE3B60">
      <w:start w:val="1"/>
      <w:numFmt w:val="bullet"/>
      <w:suff w:val="space"/>
      <w:lvlText w:val="§"/>
      <w:lvlJc w:val="left"/>
      <w:pPr>
        <w:ind w:left="2160" w:hanging="360"/>
      </w:pPr>
      <w:rPr>
        <w:rFonts w:ascii="Wingdings" w:eastAsia="Wingdings" w:hAnsi="Wingdings" w:cs="Wingdings" w:hint="default"/>
      </w:rPr>
    </w:lvl>
    <w:lvl w:ilvl="3" w:tplc="26366DBC">
      <w:start w:val="1"/>
      <w:numFmt w:val="bullet"/>
      <w:suff w:val="space"/>
      <w:lvlText w:val="·"/>
      <w:lvlJc w:val="left"/>
      <w:pPr>
        <w:ind w:left="2880" w:hanging="360"/>
      </w:pPr>
      <w:rPr>
        <w:rFonts w:ascii="Symbol" w:eastAsia="Symbol" w:hAnsi="Symbol" w:cs="Symbol" w:hint="default"/>
      </w:rPr>
    </w:lvl>
    <w:lvl w:ilvl="4" w:tplc="24E6F5DA">
      <w:start w:val="1"/>
      <w:numFmt w:val="bullet"/>
      <w:suff w:val="space"/>
      <w:lvlText w:val="o"/>
      <w:lvlJc w:val="left"/>
      <w:pPr>
        <w:ind w:left="3600" w:hanging="360"/>
      </w:pPr>
      <w:rPr>
        <w:rFonts w:ascii="Courier New" w:eastAsia="Courier New" w:hAnsi="Courier New" w:cs="Courier New" w:hint="default"/>
      </w:rPr>
    </w:lvl>
    <w:lvl w:ilvl="5" w:tplc="34E2288E">
      <w:start w:val="1"/>
      <w:numFmt w:val="bullet"/>
      <w:suff w:val="space"/>
      <w:lvlText w:val="§"/>
      <w:lvlJc w:val="left"/>
      <w:pPr>
        <w:ind w:left="4320" w:hanging="360"/>
      </w:pPr>
      <w:rPr>
        <w:rFonts w:ascii="Wingdings" w:eastAsia="Wingdings" w:hAnsi="Wingdings" w:cs="Wingdings" w:hint="default"/>
      </w:rPr>
    </w:lvl>
    <w:lvl w:ilvl="6" w:tplc="4B020472">
      <w:start w:val="1"/>
      <w:numFmt w:val="bullet"/>
      <w:suff w:val="space"/>
      <w:lvlText w:val="·"/>
      <w:lvlJc w:val="left"/>
      <w:pPr>
        <w:ind w:left="5040" w:hanging="360"/>
      </w:pPr>
      <w:rPr>
        <w:rFonts w:ascii="Symbol" w:eastAsia="Symbol" w:hAnsi="Symbol" w:cs="Symbol" w:hint="default"/>
      </w:rPr>
    </w:lvl>
    <w:lvl w:ilvl="7" w:tplc="0AEAF122">
      <w:start w:val="1"/>
      <w:numFmt w:val="bullet"/>
      <w:suff w:val="space"/>
      <w:lvlText w:val="o"/>
      <w:lvlJc w:val="left"/>
      <w:pPr>
        <w:ind w:left="5760" w:hanging="360"/>
      </w:pPr>
      <w:rPr>
        <w:rFonts w:ascii="Courier New" w:eastAsia="Courier New" w:hAnsi="Courier New" w:cs="Courier New" w:hint="default"/>
      </w:rPr>
    </w:lvl>
    <w:lvl w:ilvl="8" w:tplc="398C0B76">
      <w:start w:val="1"/>
      <w:numFmt w:val="bullet"/>
      <w:suff w:val="space"/>
      <w:lvlText w:val="§"/>
      <w:lvlJc w:val="left"/>
      <w:pPr>
        <w:ind w:left="6480" w:hanging="360"/>
      </w:pPr>
      <w:rPr>
        <w:rFonts w:ascii="Wingdings" w:eastAsia="Wingdings" w:hAnsi="Wingdings" w:cs="Wingdings" w:hint="default"/>
      </w:rPr>
    </w:lvl>
  </w:abstractNum>
  <w:abstractNum w:abstractNumId="23" w15:restartNumberingAfterBreak="0">
    <w:nsid w:val="4B967344"/>
    <w:multiLevelType w:val="hybridMultilevel"/>
    <w:tmpl w:val="00000000"/>
    <w:lvl w:ilvl="0" w:tplc="763EA41E">
      <w:start w:val="1"/>
      <w:numFmt w:val="bullet"/>
      <w:lvlText w:val="·"/>
      <w:lvlJc w:val="left"/>
      <w:pPr>
        <w:ind w:left="720" w:hanging="360"/>
      </w:pPr>
      <w:rPr>
        <w:rFonts w:ascii="Symbol" w:eastAsia="Symbol" w:hAnsi="Symbol" w:cs="Symbol" w:hint="default"/>
      </w:rPr>
    </w:lvl>
    <w:lvl w:ilvl="1" w:tplc="86B8B02E">
      <w:start w:val="1"/>
      <w:numFmt w:val="bullet"/>
      <w:lvlText w:val="o"/>
      <w:lvlJc w:val="left"/>
      <w:pPr>
        <w:ind w:left="1440" w:hanging="360"/>
      </w:pPr>
      <w:rPr>
        <w:rFonts w:ascii="Courier New" w:eastAsia="Courier New" w:hAnsi="Courier New" w:cs="Courier New" w:hint="default"/>
      </w:rPr>
    </w:lvl>
    <w:lvl w:ilvl="2" w:tplc="4B0C69D2">
      <w:start w:val="1"/>
      <w:numFmt w:val="bullet"/>
      <w:lvlText w:val="§"/>
      <w:lvlJc w:val="left"/>
      <w:pPr>
        <w:ind w:left="2160" w:hanging="360"/>
      </w:pPr>
      <w:rPr>
        <w:rFonts w:ascii="Wingdings" w:eastAsia="Wingdings" w:hAnsi="Wingdings" w:cs="Wingdings" w:hint="default"/>
      </w:rPr>
    </w:lvl>
    <w:lvl w:ilvl="3" w:tplc="2F2C1EF2">
      <w:start w:val="1"/>
      <w:numFmt w:val="bullet"/>
      <w:lvlText w:val="·"/>
      <w:lvlJc w:val="left"/>
      <w:pPr>
        <w:ind w:left="2880" w:hanging="360"/>
      </w:pPr>
      <w:rPr>
        <w:rFonts w:ascii="Symbol" w:eastAsia="Symbol" w:hAnsi="Symbol" w:cs="Symbol" w:hint="default"/>
      </w:rPr>
    </w:lvl>
    <w:lvl w:ilvl="4" w:tplc="8E4C60DE">
      <w:start w:val="1"/>
      <w:numFmt w:val="bullet"/>
      <w:lvlText w:val="o"/>
      <w:lvlJc w:val="left"/>
      <w:pPr>
        <w:ind w:left="3600" w:hanging="360"/>
      </w:pPr>
      <w:rPr>
        <w:rFonts w:ascii="Courier New" w:eastAsia="Courier New" w:hAnsi="Courier New" w:cs="Courier New" w:hint="default"/>
      </w:rPr>
    </w:lvl>
    <w:lvl w:ilvl="5" w:tplc="9ADC8FE0">
      <w:start w:val="1"/>
      <w:numFmt w:val="bullet"/>
      <w:lvlText w:val="§"/>
      <w:lvlJc w:val="left"/>
      <w:pPr>
        <w:ind w:left="4320" w:hanging="360"/>
      </w:pPr>
      <w:rPr>
        <w:rFonts w:ascii="Wingdings" w:eastAsia="Wingdings" w:hAnsi="Wingdings" w:cs="Wingdings" w:hint="default"/>
      </w:rPr>
    </w:lvl>
    <w:lvl w:ilvl="6" w:tplc="2A06AD30">
      <w:start w:val="1"/>
      <w:numFmt w:val="bullet"/>
      <w:lvlText w:val="·"/>
      <w:lvlJc w:val="left"/>
      <w:pPr>
        <w:ind w:left="5040" w:hanging="360"/>
      </w:pPr>
      <w:rPr>
        <w:rFonts w:ascii="Symbol" w:eastAsia="Symbol" w:hAnsi="Symbol" w:cs="Symbol" w:hint="default"/>
      </w:rPr>
    </w:lvl>
    <w:lvl w:ilvl="7" w:tplc="765E5838">
      <w:start w:val="1"/>
      <w:numFmt w:val="bullet"/>
      <w:lvlText w:val="o"/>
      <w:lvlJc w:val="left"/>
      <w:pPr>
        <w:ind w:left="5760" w:hanging="360"/>
      </w:pPr>
      <w:rPr>
        <w:rFonts w:ascii="Courier New" w:eastAsia="Courier New" w:hAnsi="Courier New" w:cs="Courier New" w:hint="default"/>
      </w:rPr>
    </w:lvl>
    <w:lvl w:ilvl="8" w:tplc="D35851D8">
      <w:start w:val="1"/>
      <w:numFmt w:val="bullet"/>
      <w:lvlText w:val="§"/>
      <w:lvlJc w:val="left"/>
      <w:pPr>
        <w:ind w:left="6480" w:hanging="360"/>
      </w:pPr>
      <w:rPr>
        <w:rFonts w:ascii="Wingdings" w:eastAsia="Wingdings" w:hAnsi="Wingdings" w:cs="Wingdings" w:hint="default"/>
      </w:rPr>
    </w:lvl>
  </w:abstractNum>
  <w:abstractNum w:abstractNumId="24" w15:restartNumberingAfterBreak="0">
    <w:nsid w:val="4DFFDE27"/>
    <w:multiLevelType w:val="hybridMultilevel"/>
    <w:tmpl w:val="00000000"/>
    <w:lvl w:ilvl="0" w:tplc="96781E2E">
      <w:start w:val="1"/>
      <w:numFmt w:val="bullet"/>
      <w:suff w:val="space"/>
      <w:lvlText w:val="·"/>
      <w:lvlJc w:val="left"/>
      <w:pPr>
        <w:ind w:left="720" w:hanging="360"/>
      </w:pPr>
      <w:rPr>
        <w:rFonts w:ascii="Symbol" w:eastAsia="Symbol" w:hAnsi="Symbol" w:cs="Symbol" w:hint="default"/>
      </w:rPr>
    </w:lvl>
    <w:lvl w:ilvl="1" w:tplc="4E86BAC6">
      <w:start w:val="1"/>
      <w:numFmt w:val="bullet"/>
      <w:suff w:val="space"/>
      <w:lvlText w:val="o"/>
      <w:lvlJc w:val="left"/>
      <w:pPr>
        <w:ind w:left="1440" w:hanging="360"/>
      </w:pPr>
      <w:rPr>
        <w:rFonts w:ascii="Courier New" w:eastAsia="Courier New" w:hAnsi="Courier New" w:cs="Courier New" w:hint="default"/>
      </w:rPr>
    </w:lvl>
    <w:lvl w:ilvl="2" w:tplc="F4BA32FC">
      <w:start w:val="1"/>
      <w:numFmt w:val="bullet"/>
      <w:suff w:val="space"/>
      <w:lvlText w:val="§"/>
      <w:lvlJc w:val="left"/>
      <w:pPr>
        <w:ind w:left="2160" w:hanging="360"/>
      </w:pPr>
      <w:rPr>
        <w:rFonts w:ascii="Wingdings" w:eastAsia="Wingdings" w:hAnsi="Wingdings" w:cs="Wingdings" w:hint="default"/>
      </w:rPr>
    </w:lvl>
    <w:lvl w:ilvl="3" w:tplc="45400C88">
      <w:start w:val="1"/>
      <w:numFmt w:val="bullet"/>
      <w:suff w:val="space"/>
      <w:lvlText w:val="·"/>
      <w:lvlJc w:val="left"/>
      <w:pPr>
        <w:ind w:left="2880" w:hanging="360"/>
      </w:pPr>
      <w:rPr>
        <w:rFonts w:ascii="Symbol" w:eastAsia="Symbol" w:hAnsi="Symbol" w:cs="Symbol" w:hint="default"/>
      </w:rPr>
    </w:lvl>
    <w:lvl w:ilvl="4" w:tplc="1F18306E">
      <w:start w:val="1"/>
      <w:numFmt w:val="bullet"/>
      <w:suff w:val="space"/>
      <w:lvlText w:val="o"/>
      <w:lvlJc w:val="left"/>
      <w:pPr>
        <w:ind w:left="3600" w:hanging="360"/>
      </w:pPr>
      <w:rPr>
        <w:rFonts w:ascii="Courier New" w:eastAsia="Courier New" w:hAnsi="Courier New" w:cs="Courier New" w:hint="default"/>
      </w:rPr>
    </w:lvl>
    <w:lvl w:ilvl="5" w:tplc="62FE0CAE">
      <w:start w:val="1"/>
      <w:numFmt w:val="bullet"/>
      <w:suff w:val="space"/>
      <w:lvlText w:val="§"/>
      <w:lvlJc w:val="left"/>
      <w:pPr>
        <w:ind w:left="4320" w:hanging="360"/>
      </w:pPr>
      <w:rPr>
        <w:rFonts w:ascii="Wingdings" w:eastAsia="Wingdings" w:hAnsi="Wingdings" w:cs="Wingdings" w:hint="default"/>
      </w:rPr>
    </w:lvl>
    <w:lvl w:ilvl="6" w:tplc="E7FA141A">
      <w:start w:val="1"/>
      <w:numFmt w:val="bullet"/>
      <w:suff w:val="space"/>
      <w:lvlText w:val="·"/>
      <w:lvlJc w:val="left"/>
      <w:pPr>
        <w:ind w:left="5040" w:hanging="360"/>
      </w:pPr>
      <w:rPr>
        <w:rFonts w:ascii="Symbol" w:eastAsia="Symbol" w:hAnsi="Symbol" w:cs="Symbol" w:hint="default"/>
      </w:rPr>
    </w:lvl>
    <w:lvl w:ilvl="7" w:tplc="9182B7F4">
      <w:start w:val="1"/>
      <w:numFmt w:val="bullet"/>
      <w:suff w:val="space"/>
      <w:lvlText w:val="o"/>
      <w:lvlJc w:val="left"/>
      <w:pPr>
        <w:ind w:left="5760" w:hanging="360"/>
      </w:pPr>
      <w:rPr>
        <w:rFonts w:ascii="Courier New" w:eastAsia="Courier New" w:hAnsi="Courier New" w:cs="Courier New" w:hint="default"/>
      </w:rPr>
    </w:lvl>
    <w:lvl w:ilvl="8" w:tplc="A9D00262">
      <w:start w:val="1"/>
      <w:numFmt w:val="bullet"/>
      <w:suff w:val="space"/>
      <w:lvlText w:val="§"/>
      <w:lvlJc w:val="left"/>
      <w:pPr>
        <w:ind w:left="6480" w:hanging="360"/>
      </w:pPr>
      <w:rPr>
        <w:rFonts w:ascii="Wingdings" w:eastAsia="Wingdings" w:hAnsi="Wingdings" w:cs="Wingdings" w:hint="default"/>
      </w:rPr>
    </w:lvl>
  </w:abstractNum>
  <w:abstractNum w:abstractNumId="25" w15:restartNumberingAfterBreak="0">
    <w:nsid w:val="52995448"/>
    <w:multiLevelType w:val="hybridMultilevel"/>
    <w:tmpl w:val="00000000"/>
    <w:lvl w:ilvl="0" w:tplc="CB449FA0">
      <w:start w:val="1"/>
      <w:numFmt w:val="bullet"/>
      <w:lvlText w:val="·"/>
      <w:lvlJc w:val="left"/>
      <w:pPr>
        <w:ind w:left="720" w:hanging="360"/>
      </w:pPr>
      <w:rPr>
        <w:rFonts w:ascii="Symbol" w:eastAsia="Symbol" w:hAnsi="Symbol" w:cs="Symbol" w:hint="default"/>
      </w:rPr>
    </w:lvl>
    <w:lvl w:ilvl="1" w:tplc="60646F6A">
      <w:start w:val="1"/>
      <w:numFmt w:val="bullet"/>
      <w:lvlText w:val="o"/>
      <w:lvlJc w:val="left"/>
      <w:pPr>
        <w:ind w:left="1440" w:hanging="360"/>
      </w:pPr>
      <w:rPr>
        <w:rFonts w:ascii="Courier New" w:eastAsia="Courier New" w:hAnsi="Courier New" w:cs="Courier New" w:hint="default"/>
      </w:rPr>
    </w:lvl>
    <w:lvl w:ilvl="2" w:tplc="D05E6654">
      <w:start w:val="1"/>
      <w:numFmt w:val="bullet"/>
      <w:lvlText w:val="§"/>
      <w:lvlJc w:val="left"/>
      <w:pPr>
        <w:ind w:left="2160" w:hanging="360"/>
      </w:pPr>
      <w:rPr>
        <w:rFonts w:ascii="Wingdings" w:eastAsia="Wingdings" w:hAnsi="Wingdings" w:cs="Wingdings" w:hint="default"/>
      </w:rPr>
    </w:lvl>
    <w:lvl w:ilvl="3" w:tplc="383806DA">
      <w:start w:val="1"/>
      <w:numFmt w:val="bullet"/>
      <w:lvlText w:val="·"/>
      <w:lvlJc w:val="left"/>
      <w:pPr>
        <w:ind w:left="2880" w:hanging="360"/>
      </w:pPr>
      <w:rPr>
        <w:rFonts w:ascii="Symbol" w:eastAsia="Symbol" w:hAnsi="Symbol" w:cs="Symbol" w:hint="default"/>
      </w:rPr>
    </w:lvl>
    <w:lvl w:ilvl="4" w:tplc="3F8A1240">
      <w:start w:val="1"/>
      <w:numFmt w:val="bullet"/>
      <w:lvlText w:val="o"/>
      <w:lvlJc w:val="left"/>
      <w:pPr>
        <w:ind w:left="3600" w:hanging="360"/>
      </w:pPr>
      <w:rPr>
        <w:rFonts w:ascii="Courier New" w:eastAsia="Courier New" w:hAnsi="Courier New" w:cs="Courier New" w:hint="default"/>
      </w:rPr>
    </w:lvl>
    <w:lvl w:ilvl="5" w:tplc="6CC64DE4">
      <w:start w:val="1"/>
      <w:numFmt w:val="bullet"/>
      <w:lvlText w:val="§"/>
      <w:lvlJc w:val="left"/>
      <w:pPr>
        <w:ind w:left="4320" w:hanging="360"/>
      </w:pPr>
      <w:rPr>
        <w:rFonts w:ascii="Wingdings" w:eastAsia="Wingdings" w:hAnsi="Wingdings" w:cs="Wingdings" w:hint="default"/>
      </w:rPr>
    </w:lvl>
    <w:lvl w:ilvl="6" w:tplc="A5448F18">
      <w:start w:val="1"/>
      <w:numFmt w:val="bullet"/>
      <w:lvlText w:val="·"/>
      <w:lvlJc w:val="left"/>
      <w:pPr>
        <w:ind w:left="5040" w:hanging="360"/>
      </w:pPr>
      <w:rPr>
        <w:rFonts w:ascii="Symbol" w:eastAsia="Symbol" w:hAnsi="Symbol" w:cs="Symbol" w:hint="default"/>
      </w:rPr>
    </w:lvl>
    <w:lvl w:ilvl="7" w:tplc="32B0CFC2">
      <w:start w:val="1"/>
      <w:numFmt w:val="bullet"/>
      <w:lvlText w:val="o"/>
      <w:lvlJc w:val="left"/>
      <w:pPr>
        <w:ind w:left="5760" w:hanging="360"/>
      </w:pPr>
      <w:rPr>
        <w:rFonts w:ascii="Courier New" w:eastAsia="Courier New" w:hAnsi="Courier New" w:cs="Courier New" w:hint="default"/>
      </w:rPr>
    </w:lvl>
    <w:lvl w:ilvl="8" w:tplc="E944674E">
      <w:start w:val="1"/>
      <w:numFmt w:val="bullet"/>
      <w:lvlText w:val="§"/>
      <w:lvlJc w:val="left"/>
      <w:pPr>
        <w:ind w:left="6480" w:hanging="360"/>
      </w:pPr>
      <w:rPr>
        <w:rFonts w:ascii="Wingdings" w:eastAsia="Wingdings" w:hAnsi="Wingdings" w:cs="Wingdings" w:hint="default"/>
      </w:rPr>
    </w:lvl>
  </w:abstractNum>
  <w:abstractNum w:abstractNumId="26" w15:restartNumberingAfterBreak="0">
    <w:nsid w:val="55534FEC"/>
    <w:multiLevelType w:val="hybridMultilevel"/>
    <w:tmpl w:val="00000000"/>
    <w:lvl w:ilvl="0" w:tplc="5CC46288">
      <w:start w:val="1"/>
      <w:numFmt w:val="bullet"/>
      <w:lvlText w:val="·"/>
      <w:lvlJc w:val="left"/>
      <w:pPr>
        <w:ind w:left="720" w:hanging="360"/>
      </w:pPr>
      <w:rPr>
        <w:rFonts w:ascii="Symbol" w:eastAsia="Symbol" w:hAnsi="Symbol" w:cs="Symbol" w:hint="default"/>
      </w:rPr>
    </w:lvl>
    <w:lvl w:ilvl="1" w:tplc="82101272">
      <w:start w:val="1"/>
      <w:numFmt w:val="bullet"/>
      <w:lvlText w:val="o"/>
      <w:lvlJc w:val="left"/>
      <w:pPr>
        <w:ind w:left="1440" w:hanging="360"/>
      </w:pPr>
      <w:rPr>
        <w:rFonts w:ascii="Courier New" w:eastAsia="Courier New" w:hAnsi="Courier New" w:cs="Courier New" w:hint="default"/>
      </w:rPr>
    </w:lvl>
    <w:lvl w:ilvl="2" w:tplc="E02203C8">
      <w:start w:val="1"/>
      <w:numFmt w:val="bullet"/>
      <w:lvlText w:val="§"/>
      <w:lvlJc w:val="left"/>
      <w:pPr>
        <w:ind w:left="2160" w:hanging="360"/>
      </w:pPr>
      <w:rPr>
        <w:rFonts w:ascii="Wingdings" w:eastAsia="Wingdings" w:hAnsi="Wingdings" w:cs="Wingdings" w:hint="default"/>
      </w:rPr>
    </w:lvl>
    <w:lvl w:ilvl="3" w:tplc="67908490">
      <w:start w:val="1"/>
      <w:numFmt w:val="bullet"/>
      <w:lvlText w:val="·"/>
      <w:lvlJc w:val="left"/>
      <w:pPr>
        <w:ind w:left="2880" w:hanging="360"/>
      </w:pPr>
      <w:rPr>
        <w:rFonts w:ascii="Symbol" w:eastAsia="Symbol" w:hAnsi="Symbol" w:cs="Symbol" w:hint="default"/>
      </w:rPr>
    </w:lvl>
    <w:lvl w:ilvl="4" w:tplc="2DB27684">
      <w:start w:val="1"/>
      <w:numFmt w:val="bullet"/>
      <w:lvlText w:val="o"/>
      <w:lvlJc w:val="left"/>
      <w:pPr>
        <w:ind w:left="3600" w:hanging="360"/>
      </w:pPr>
      <w:rPr>
        <w:rFonts w:ascii="Courier New" w:eastAsia="Courier New" w:hAnsi="Courier New" w:cs="Courier New" w:hint="default"/>
      </w:rPr>
    </w:lvl>
    <w:lvl w:ilvl="5" w:tplc="093CA7D2">
      <w:start w:val="1"/>
      <w:numFmt w:val="bullet"/>
      <w:lvlText w:val="§"/>
      <w:lvlJc w:val="left"/>
      <w:pPr>
        <w:ind w:left="4320" w:hanging="360"/>
      </w:pPr>
      <w:rPr>
        <w:rFonts w:ascii="Wingdings" w:eastAsia="Wingdings" w:hAnsi="Wingdings" w:cs="Wingdings" w:hint="default"/>
      </w:rPr>
    </w:lvl>
    <w:lvl w:ilvl="6" w:tplc="B962843A">
      <w:start w:val="1"/>
      <w:numFmt w:val="bullet"/>
      <w:lvlText w:val="·"/>
      <w:lvlJc w:val="left"/>
      <w:pPr>
        <w:ind w:left="5040" w:hanging="360"/>
      </w:pPr>
      <w:rPr>
        <w:rFonts w:ascii="Symbol" w:eastAsia="Symbol" w:hAnsi="Symbol" w:cs="Symbol" w:hint="default"/>
      </w:rPr>
    </w:lvl>
    <w:lvl w:ilvl="7" w:tplc="1948245E">
      <w:start w:val="1"/>
      <w:numFmt w:val="bullet"/>
      <w:lvlText w:val="o"/>
      <w:lvlJc w:val="left"/>
      <w:pPr>
        <w:ind w:left="5760" w:hanging="360"/>
      </w:pPr>
      <w:rPr>
        <w:rFonts w:ascii="Courier New" w:eastAsia="Courier New" w:hAnsi="Courier New" w:cs="Courier New" w:hint="default"/>
      </w:rPr>
    </w:lvl>
    <w:lvl w:ilvl="8" w:tplc="724AFAA6">
      <w:start w:val="1"/>
      <w:numFmt w:val="bullet"/>
      <w:lvlText w:val="§"/>
      <w:lvlJc w:val="left"/>
      <w:pPr>
        <w:ind w:left="6480" w:hanging="360"/>
      </w:pPr>
      <w:rPr>
        <w:rFonts w:ascii="Wingdings" w:eastAsia="Wingdings" w:hAnsi="Wingdings" w:cs="Wingdings" w:hint="default"/>
      </w:rPr>
    </w:lvl>
  </w:abstractNum>
  <w:abstractNum w:abstractNumId="27" w15:restartNumberingAfterBreak="0">
    <w:nsid w:val="5A64F7F9"/>
    <w:multiLevelType w:val="hybridMultilevel"/>
    <w:tmpl w:val="00000000"/>
    <w:lvl w:ilvl="0" w:tplc="9244D1E6">
      <w:start w:val="1"/>
      <w:numFmt w:val="bullet"/>
      <w:pStyle w:val="ProcessBullet"/>
      <w:suff w:val="space"/>
      <w:lvlText w:val=""/>
      <w:lvlJc w:val="left"/>
      <w:pPr>
        <w:tabs>
          <w:tab w:val="num" w:pos="835"/>
        </w:tabs>
        <w:ind w:left="835" w:hanging="360"/>
      </w:pPr>
      <w:rPr>
        <w:rFonts w:ascii="Wingdings" w:hAnsi="Wingdings" w:hint="default"/>
      </w:rPr>
    </w:lvl>
    <w:lvl w:ilvl="1" w:tplc="F03258C6">
      <w:start w:val="1"/>
      <w:numFmt w:val="bullet"/>
      <w:suff w:val="space"/>
      <w:lvlText w:val="o"/>
      <w:lvlJc w:val="left"/>
      <w:pPr>
        <w:tabs>
          <w:tab w:val="num" w:pos="1555"/>
        </w:tabs>
        <w:ind w:left="1555" w:hanging="360"/>
      </w:pPr>
      <w:rPr>
        <w:rFonts w:ascii="Courier New" w:hAnsi="Courier New" w:cs="Courier New" w:hint="default"/>
      </w:rPr>
    </w:lvl>
    <w:lvl w:ilvl="2" w:tplc="35A45A04">
      <w:start w:val="1"/>
      <w:numFmt w:val="bullet"/>
      <w:suff w:val="space"/>
      <w:lvlText w:val=""/>
      <w:lvlJc w:val="left"/>
      <w:pPr>
        <w:tabs>
          <w:tab w:val="num" w:pos="2275"/>
        </w:tabs>
        <w:ind w:left="2275" w:hanging="360"/>
      </w:pPr>
      <w:rPr>
        <w:rFonts w:ascii="Wingdings" w:hAnsi="Wingdings" w:hint="default"/>
      </w:rPr>
    </w:lvl>
    <w:lvl w:ilvl="3" w:tplc="AC48F2B8">
      <w:start w:val="1"/>
      <w:numFmt w:val="bullet"/>
      <w:suff w:val="space"/>
      <w:lvlText w:val=""/>
      <w:lvlJc w:val="left"/>
      <w:pPr>
        <w:tabs>
          <w:tab w:val="num" w:pos="2995"/>
        </w:tabs>
        <w:ind w:left="2995" w:hanging="360"/>
      </w:pPr>
      <w:rPr>
        <w:rFonts w:ascii="Symbol" w:hAnsi="Symbol" w:hint="default"/>
      </w:rPr>
    </w:lvl>
    <w:lvl w:ilvl="4" w:tplc="FE1650AE">
      <w:start w:val="1"/>
      <w:numFmt w:val="bullet"/>
      <w:suff w:val="space"/>
      <w:lvlText w:val="o"/>
      <w:lvlJc w:val="left"/>
      <w:pPr>
        <w:tabs>
          <w:tab w:val="num" w:pos="3715"/>
        </w:tabs>
        <w:ind w:left="3715" w:hanging="360"/>
      </w:pPr>
      <w:rPr>
        <w:rFonts w:ascii="Courier New" w:hAnsi="Courier New" w:hint="default"/>
      </w:rPr>
    </w:lvl>
    <w:lvl w:ilvl="5" w:tplc="B2E2F96E">
      <w:start w:val="1"/>
      <w:numFmt w:val="bullet"/>
      <w:suff w:val="space"/>
      <w:lvlText w:val=""/>
      <w:lvlJc w:val="left"/>
      <w:pPr>
        <w:tabs>
          <w:tab w:val="num" w:pos="4435"/>
        </w:tabs>
        <w:ind w:left="4435" w:hanging="360"/>
      </w:pPr>
      <w:rPr>
        <w:rFonts w:ascii="Wingdings" w:hAnsi="Wingdings" w:hint="default"/>
      </w:rPr>
    </w:lvl>
    <w:lvl w:ilvl="6" w:tplc="7354E074">
      <w:start w:val="1"/>
      <w:numFmt w:val="bullet"/>
      <w:suff w:val="space"/>
      <w:lvlText w:val=""/>
      <w:lvlJc w:val="left"/>
      <w:pPr>
        <w:tabs>
          <w:tab w:val="num" w:pos="5155"/>
        </w:tabs>
        <w:ind w:left="5155" w:hanging="360"/>
      </w:pPr>
      <w:rPr>
        <w:rFonts w:ascii="Symbol" w:hAnsi="Symbol" w:hint="default"/>
      </w:rPr>
    </w:lvl>
    <w:lvl w:ilvl="7" w:tplc="7C10F35C">
      <w:start w:val="1"/>
      <w:numFmt w:val="bullet"/>
      <w:suff w:val="space"/>
      <w:lvlText w:val="o"/>
      <w:lvlJc w:val="left"/>
      <w:pPr>
        <w:tabs>
          <w:tab w:val="num" w:pos="5875"/>
        </w:tabs>
        <w:ind w:left="5875" w:hanging="360"/>
      </w:pPr>
      <w:rPr>
        <w:rFonts w:ascii="Courier New" w:hAnsi="Courier New" w:hint="default"/>
      </w:rPr>
    </w:lvl>
    <w:lvl w:ilvl="8" w:tplc="ABF450B4">
      <w:start w:val="1"/>
      <w:numFmt w:val="bullet"/>
      <w:suff w:val="space"/>
      <w:lvlText w:val=""/>
      <w:lvlJc w:val="left"/>
      <w:pPr>
        <w:tabs>
          <w:tab w:val="num" w:pos="6595"/>
        </w:tabs>
        <w:ind w:left="6595" w:hanging="360"/>
      </w:pPr>
      <w:rPr>
        <w:rFonts w:ascii="Wingdings" w:hAnsi="Wingdings" w:hint="default"/>
      </w:rPr>
    </w:lvl>
  </w:abstractNum>
  <w:abstractNum w:abstractNumId="28" w15:restartNumberingAfterBreak="0">
    <w:nsid w:val="5A77D2A6"/>
    <w:multiLevelType w:val="hybridMultilevel"/>
    <w:tmpl w:val="00000000"/>
    <w:lvl w:ilvl="0" w:tplc="BC300E20">
      <w:start w:val="1"/>
      <w:numFmt w:val="bullet"/>
      <w:lvlText w:val="·"/>
      <w:lvlJc w:val="left"/>
      <w:pPr>
        <w:ind w:left="720" w:hanging="360"/>
      </w:pPr>
      <w:rPr>
        <w:rFonts w:ascii="Symbol" w:eastAsia="Symbol" w:hAnsi="Symbol" w:cs="Symbol" w:hint="default"/>
      </w:rPr>
    </w:lvl>
    <w:lvl w:ilvl="1" w:tplc="5F20C53C">
      <w:start w:val="1"/>
      <w:numFmt w:val="bullet"/>
      <w:lvlText w:val="o"/>
      <w:lvlJc w:val="left"/>
      <w:pPr>
        <w:ind w:left="1440" w:hanging="360"/>
      </w:pPr>
      <w:rPr>
        <w:rFonts w:ascii="Courier New" w:eastAsia="Courier New" w:hAnsi="Courier New" w:cs="Courier New" w:hint="default"/>
      </w:rPr>
    </w:lvl>
    <w:lvl w:ilvl="2" w:tplc="44AA9934">
      <w:start w:val="1"/>
      <w:numFmt w:val="bullet"/>
      <w:lvlText w:val="§"/>
      <w:lvlJc w:val="left"/>
      <w:pPr>
        <w:ind w:left="2160" w:hanging="360"/>
      </w:pPr>
      <w:rPr>
        <w:rFonts w:ascii="Wingdings" w:eastAsia="Wingdings" w:hAnsi="Wingdings" w:cs="Wingdings" w:hint="default"/>
      </w:rPr>
    </w:lvl>
    <w:lvl w:ilvl="3" w:tplc="C4D0191E">
      <w:start w:val="1"/>
      <w:numFmt w:val="bullet"/>
      <w:lvlText w:val="·"/>
      <w:lvlJc w:val="left"/>
      <w:pPr>
        <w:ind w:left="2880" w:hanging="360"/>
      </w:pPr>
      <w:rPr>
        <w:rFonts w:ascii="Symbol" w:eastAsia="Symbol" w:hAnsi="Symbol" w:cs="Symbol" w:hint="default"/>
      </w:rPr>
    </w:lvl>
    <w:lvl w:ilvl="4" w:tplc="FB26A96E">
      <w:start w:val="1"/>
      <w:numFmt w:val="bullet"/>
      <w:lvlText w:val="o"/>
      <w:lvlJc w:val="left"/>
      <w:pPr>
        <w:ind w:left="3600" w:hanging="360"/>
      </w:pPr>
      <w:rPr>
        <w:rFonts w:ascii="Courier New" w:eastAsia="Courier New" w:hAnsi="Courier New" w:cs="Courier New" w:hint="default"/>
      </w:rPr>
    </w:lvl>
    <w:lvl w:ilvl="5" w:tplc="4D288254">
      <w:start w:val="1"/>
      <w:numFmt w:val="bullet"/>
      <w:lvlText w:val="§"/>
      <w:lvlJc w:val="left"/>
      <w:pPr>
        <w:ind w:left="4320" w:hanging="360"/>
      </w:pPr>
      <w:rPr>
        <w:rFonts w:ascii="Wingdings" w:eastAsia="Wingdings" w:hAnsi="Wingdings" w:cs="Wingdings" w:hint="default"/>
      </w:rPr>
    </w:lvl>
    <w:lvl w:ilvl="6" w:tplc="6010C598">
      <w:start w:val="1"/>
      <w:numFmt w:val="bullet"/>
      <w:lvlText w:val="·"/>
      <w:lvlJc w:val="left"/>
      <w:pPr>
        <w:ind w:left="5040" w:hanging="360"/>
      </w:pPr>
      <w:rPr>
        <w:rFonts w:ascii="Symbol" w:eastAsia="Symbol" w:hAnsi="Symbol" w:cs="Symbol" w:hint="default"/>
      </w:rPr>
    </w:lvl>
    <w:lvl w:ilvl="7" w:tplc="DDB63F32">
      <w:start w:val="1"/>
      <w:numFmt w:val="bullet"/>
      <w:lvlText w:val="o"/>
      <w:lvlJc w:val="left"/>
      <w:pPr>
        <w:ind w:left="5760" w:hanging="360"/>
      </w:pPr>
      <w:rPr>
        <w:rFonts w:ascii="Courier New" w:eastAsia="Courier New" w:hAnsi="Courier New" w:cs="Courier New" w:hint="default"/>
      </w:rPr>
    </w:lvl>
    <w:lvl w:ilvl="8" w:tplc="E828D8F0">
      <w:start w:val="1"/>
      <w:numFmt w:val="bullet"/>
      <w:lvlText w:val="§"/>
      <w:lvlJc w:val="left"/>
      <w:pPr>
        <w:ind w:left="6480" w:hanging="360"/>
      </w:pPr>
      <w:rPr>
        <w:rFonts w:ascii="Wingdings" w:eastAsia="Wingdings" w:hAnsi="Wingdings" w:cs="Wingdings" w:hint="default"/>
      </w:rPr>
    </w:lvl>
  </w:abstractNum>
  <w:abstractNum w:abstractNumId="29" w15:restartNumberingAfterBreak="0">
    <w:nsid w:val="5CE7DF3F"/>
    <w:multiLevelType w:val="multilevel"/>
    <w:tmpl w:val="00000000"/>
    <w:lvl w:ilvl="0">
      <w:start w:val="1"/>
      <w:numFmt w:val="decimal"/>
      <w:pStyle w:val="Heading11"/>
      <w:suff w:val="space"/>
      <w:lvlText w:val="%1"/>
      <w:lvlJc w:val="left"/>
      <w:pPr>
        <w:tabs>
          <w:tab w:val="num" w:pos="851"/>
        </w:tabs>
        <w:ind w:left="851" w:hanging="851"/>
      </w:pPr>
      <w:rPr>
        <w:rFonts w:hint="default"/>
      </w:rPr>
    </w:lvl>
    <w:lvl w:ilvl="1">
      <w:start w:val="1"/>
      <w:numFmt w:val="decimal"/>
      <w:pStyle w:val="Heading21"/>
      <w:suff w:val="space"/>
      <w:lvlText w:val="%1.%2"/>
      <w:lvlJc w:val="left"/>
      <w:pPr>
        <w:tabs>
          <w:tab w:val="num" w:pos="851"/>
        </w:tabs>
        <w:ind w:left="851" w:hanging="851"/>
      </w:pPr>
      <w:rPr>
        <w:rFonts w:hint="default"/>
      </w:rPr>
    </w:lvl>
    <w:lvl w:ilvl="2">
      <w:start w:val="1"/>
      <w:numFmt w:val="decimal"/>
      <w:pStyle w:val="Heading31"/>
      <w:suff w:val="space"/>
      <w:lvlText w:val="%1.%2.%3"/>
      <w:lvlJc w:val="left"/>
      <w:pPr>
        <w:tabs>
          <w:tab w:val="num" w:pos="851"/>
        </w:tabs>
        <w:ind w:left="851" w:hanging="851"/>
      </w:pPr>
      <w:rPr>
        <w:rFonts w:hint="default"/>
      </w:rPr>
    </w:lvl>
    <w:lvl w:ilvl="3">
      <w:start w:val="1"/>
      <w:numFmt w:val="decimal"/>
      <w:suff w:val="space"/>
      <w:lvlText w:val="%1.%2.%3.%4"/>
      <w:lvlJc w:val="left"/>
      <w:pPr>
        <w:tabs>
          <w:tab w:val="num" w:pos="1800"/>
        </w:tabs>
        <w:ind w:left="864" w:hanging="864"/>
      </w:pPr>
      <w:rPr>
        <w:rFonts w:hint="default"/>
      </w:rPr>
    </w:lvl>
    <w:lvl w:ilvl="4">
      <w:start w:val="1"/>
      <w:numFmt w:val="decimal"/>
      <w:suff w:val="space"/>
      <w:lvlText w:val="%1.%2.%3.%4.%5"/>
      <w:lvlJc w:val="left"/>
      <w:pPr>
        <w:tabs>
          <w:tab w:val="num" w:pos="1440"/>
        </w:tabs>
        <w:ind w:left="1008" w:hanging="1008"/>
      </w:pPr>
      <w:rPr>
        <w:rFonts w:hint="default"/>
      </w:rPr>
    </w:lvl>
    <w:lvl w:ilvl="5">
      <w:start w:val="1"/>
      <w:numFmt w:val="decimal"/>
      <w:suff w:val="space"/>
      <w:lvlText w:val="%1.%2.%3.%4.%5.%6"/>
      <w:lvlJc w:val="left"/>
      <w:pPr>
        <w:tabs>
          <w:tab w:val="num" w:pos="1800"/>
        </w:tabs>
        <w:ind w:left="1152" w:hanging="1152"/>
      </w:pPr>
      <w:rPr>
        <w:rFonts w:hint="default"/>
      </w:rPr>
    </w:lvl>
    <w:lvl w:ilvl="6">
      <w:start w:val="1"/>
      <w:numFmt w:val="decimal"/>
      <w:suff w:val="space"/>
      <w:lvlText w:val="%1.%2.%3.%4.%5.%6.%7"/>
      <w:lvlJc w:val="left"/>
      <w:pPr>
        <w:tabs>
          <w:tab w:val="num" w:pos="1800"/>
        </w:tabs>
        <w:ind w:left="1296" w:hanging="1296"/>
      </w:pPr>
      <w:rPr>
        <w:rFonts w:hint="default"/>
      </w:rPr>
    </w:lvl>
    <w:lvl w:ilvl="7">
      <w:start w:val="1"/>
      <w:numFmt w:val="decimal"/>
      <w:suff w:val="space"/>
      <w:lvlText w:val="%1.%2.%3.%4.%5.%6.%7.%8"/>
      <w:lvlJc w:val="left"/>
      <w:pPr>
        <w:tabs>
          <w:tab w:val="num" w:pos="2160"/>
        </w:tabs>
        <w:ind w:left="1440" w:hanging="1440"/>
      </w:pPr>
      <w:rPr>
        <w:rFonts w:hint="default"/>
      </w:rPr>
    </w:lvl>
    <w:lvl w:ilvl="8">
      <w:start w:val="1"/>
      <w:numFmt w:val="decimal"/>
      <w:suff w:val="space"/>
      <w:lvlText w:val="%1.%2.%3.%4.%5.%6.%7.%8.%9"/>
      <w:lvlJc w:val="left"/>
      <w:pPr>
        <w:tabs>
          <w:tab w:val="num" w:pos="2520"/>
        </w:tabs>
        <w:ind w:left="1584" w:hanging="1584"/>
      </w:pPr>
      <w:rPr>
        <w:rFonts w:hint="default"/>
      </w:rPr>
    </w:lvl>
  </w:abstractNum>
  <w:abstractNum w:abstractNumId="30" w15:restartNumberingAfterBreak="0">
    <w:nsid w:val="67CF0D4E"/>
    <w:multiLevelType w:val="hybridMultilevel"/>
    <w:tmpl w:val="00000000"/>
    <w:lvl w:ilvl="0" w:tplc="ECB0E492">
      <w:start w:val="1"/>
      <w:numFmt w:val="bullet"/>
      <w:suff w:val="space"/>
      <w:lvlText w:val="·"/>
      <w:lvlJc w:val="left"/>
      <w:pPr>
        <w:ind w:left="720" w:hanging="360"/>
      </w:pPr>
      <w:rPr>
        <w:rFonts w:ascii="Symbol" w:eastAsia="Symbol" w:hAnsi="Symbol" w:cs="Symbol" w:hint="default"/>
      </w:rPr>
    </w:lvl>
    <w:lvl w:ilvl="1" w:tplc="79DC7070">
      <w:start w:val="1"/>
      <w:numFmt w:val="bullet"/>
      <w:suff w:val="space"/>
      <w:lvlText w:val="o"/>
      <w:lvlJc w:val="left"/>
      <w:pPr>
        <w:ind w:left="1440" w:hanging="360"/>
      </w:pPr>
      <w:rPr>
        <w:rFonts w:ascii="Courier New" w:eastAsia="Courier New" w:hAnsi="Courier New" w:cs="Courier New" w:hint="default"/>
      </w:rPr>
    </w:lvl>
    <w:lvl w:ilvl="2" w:tplc="F300D872">
      <w:start w:val="1"/>
      <w:numFmt w:val="bullet"/>
      <w:suff w:val="space"/>
      <w:lvlText w:val="§"/>
      <w:lvlJc w:val="left"/>
      <w:pPr>
        <w:ind w:left="2160" w:hanging="360"/>
      </w:pPr>
      <w:rPr>
        <w:rFonts w:ascii="Wingdings" w:eastAsia="Wingdings" w:hAnsi="Wingdings" w:cs="Wingdings" w:hint="default"/>
      </w:rPr>
    </w:lvl>
    <w:lvl w:ilvl="3" w:tplc="37F62DA6">
      <w:start w:val="1"/>
      <w:numFmt w:val="bullet"/>
      <w:suff w:val="space"/>
      <w:lvlText w:val="·"/>
      <w:lvlJc w:val="left"/>
      <w:pPr>
        <w:ind w:left="2880" w:hanging="360"/>
      </w:pPr>
      <w:rPr>
        <w:rFonts w:ascii="Symbol" w:eastAsia="Symbol" w:hAnsi="Symbol" w:cs="Symbol" w:hint="default"/>
      </w:rPr>
    </w:lvl>
    <w:lvl w:ilvl="4" w:tplc="7EDE6C4C">
      <w:start w:val="1"/>
      <w:numFmt w:val="bullet"/>
      <w:suff w:val="space"/>
      <w:lvlText w:val="o"/>
      <w:lvlJc w:val="left"/>
      <w:pPr>
        <w:ind w:left="3600" w:hanging="360"/>
      </w:pPr>
      <w:rPr>
        <w:rFonts w:ascii="Courier New" w:eastAsia="Courier New" w:hAnsi="Courier New" w:cs="Courier New" w:hint="default"/>
      </w:rPr>
    </w:lvl>
    <w:lvl w:ilvl="5" w:tplc="36A479AA">
      <w:start w:val="1"/>
      <w:numFmt w:val="bullet"/>
      <w:suff w:val="space"/>
      <w:lvlText w:val="§"/>
      <w:lvlJc w:val="left"/>
      <w:pPr>
        <w:ind w:left="4320" w:hanging="360"/>
      </w:pPr>
      <w:rPr>
        <w:rFonts w:ascii="Wingdings" w:eastAsia="Wingdings" w:hAnsi="Wingdings" w:cs="Wingdings" w:hint="default"/>
      </w:rPr>
    </w:lvl>
    <w:lvl w:ilvl="6" w:tplc="EA9E363C">
      <w:start w:val="1"/>
      <w:numFmt w:val="bullet"/>
      <w:suff w:val="space"/>
      <w:lvlText w:val="·"/>
      <w:lvlJc w:val="left"/>
      <w:pPr>
        <w:ind w:left="5040" w:hanging="360"/>
      </w:pPr>
      <w:rPr>
        <w:rFonts w:ascii="Symbol" w:eastAsia="Symbol" w:hAnsi="Symbol" w:cs="Symbol" w:hint="default"/>
      </w:rPr>
    </w:lvl>
    <w:lvl w:ilvl="7" w:tplc="E5CC7DEA">
      <w:start w:val="1"/>
      <w:numFmt w:val="bullet"/>
      <w:suff w:val="space"/>
      <w:lvlText w:val="o"/>
      <w:lvlJc w:val="left"/>
      <w:pPr>
        <w:ind w:left="5760" w:hanging="360"/>
      </w:pPr>
      <w:rPr>
        <w:rFonts w:ascii="Courier New" w:eastAsia="Courier New" w:hAnsi="Courier New" w:cs="Courier New" w:hint="default"/>
      </w:rPr>
    </w:lvl>
    <w:lvl w:ilvl="8" w:tplc="FE2A256A">
      <w:start w:val="1"/>
      <w:numFmt w:val="bullet"/>
      <w:suff w:val="space"/>
      <w:lvlText w:val="§"/>
      <w:lvlJc w:val="left"/>
      <w:pPr>
        <w:ind w:left="6480" w:hanging="360"/>
      </w:pPr>
      <w:rPr>
        <w:rFonts w:ascii="Wingdings" w:eastAsia="Wingdings" w:hAnsi="Wingdings" w:cs="Wingdings" w:hint="default"/>
      </w:rPr>
    </w:lvl>
  </w:abstractNum>
  <w:abstractNum w:abstractNumId="31" w15:restartNumberingAfterBreak="0">
    <w:nsid w:val="69ABCC8B"/>
    <w:multiLevelType w:val="hybridMultilevel"/>
    <w:tmpl w:val="00000000"/>
    <w:lvl w:ilvl="0" w:tplc="688E812A">
      <w:start w:val="1"/>
      <w:numFmt w:val="bullet"/>
      <w:lvlText w:val="·"/>
      <w:lvlJc w:val="left"/>
      <w:pPr>
        <w:ind w:left="720" w:hanging="360"/>
      </w:pPr>
      <w:rPr>
        <w:rFonts w:ascii="Symbol" w:eastAsia="Symbol" w:hAnsi="Symbol" w:cs="Symbol" w:hint="default"/>
      </w:rPr>
    </w:lvl>
    <w:lvl w:ilvl="1" w:tplc="B316DBE6">
      <w:start w:val="1"/>
      <w:numFmt w:val="bullet"/>
      <w:lvlText w:val="o"/>
      <w:lvlJc w:val="left"/>
      <w:pPr>
        <w:ind w:left="1440" w:hanging="360"/>
      </w:pPr>
      <w:rPr>
        <w:rFonts w:ascii="Courier New" w:eastAsia="Courier New" w:hAnsi="Courier New" w:cs="Courier New" w:hint="default"/>
      </w:rPr>
    </w:lvl>
    <w:lvl w:ilvl="2" w:tplc="C91AA71A">
      <w:start w:val="1"/>
      <w:numFmt w:val="bullet"/>
      <w:lvlText w:val="§"/>
      <w:lvlJc w:val="left"/>
      <w:pPr>
        <w:ind w:left="2160" w:hanging="360"/>
      </w:pPr>
      <w:rPr>
        <w:rFonts w:ascii="Wingdings" w:eastAsia="Wingdings" w:hAnsi="Wingdings" w:cs="Wingdings" w:hint="default"/>
      </w:rPr>
    </w:lvl>
    <w:lvl w:ilvl="3" w:tplc="42B46338">
      <w:start w:val="1"/>
      <w:numFmt w:val="bullet"/>
      <w:lvlText w:val="·"/>
      <w:lvlJc w:val="left"/>
      <w:pPr>
        <w:ind w:left="2880" w:hanging="360"/>
      </w:pPr>
      <w:rPr>
        <w:rFonts w:ascii="Symbol" w:eastAsia="Symbol" w:hAnsi="Symbol" w:cs="Symbol" w:hint="default"/>
      </w:rPr>
    </w:lvl>
    <w:lvl w:ilvl="4" w:tplc="EB526232">
      <w:start w:val="1"/>
      <w:numFmt w:val="bullet"/>
      <w:lvlText w:val="o"/>
      <w:lvlJc w:val="left"/>
      <w:pPr>
        <w:ind w:left="3600" w:hanging="360"/>
      </w:pPr>
      <w:rPr>
        <w:rFonts w:ascii="Courier New" w:eastAsia="Courier New" w:hAnsi="Courier New" w:cs="Courier New" w:hint="default"/>
      </w:rPr>
    </w:lvl>
    <w:lvl w:ilvl="5" w:tplc="95E88A7A">
      <w:start w:val="1"/>
      <w:numFmt w:val="bullet"/>
      <w:lvlText w:val="§"/>
      <w:lvlJc w:val="left"/>
      <w:pPr>
        <w:ind w:left="4320" w:hanging="360"/>
      </w:pPr>
      <w:rPr>
        <w:rFonts w:ascii="Wingdings" w:eastAsia="Wingdings" w:hAnsi="Wingdings" w:cs="Wingdings" w:hint="default"/>
      </w:rPr>
    </w:lvl>
    <w:lvl w:ilvl="6" w:tplc="1278F6AC">
      <w:start w:val="1"/>
      <w:numFmt w:val="bullet"/>
      <w:lvlText w:val="·"/>
      <w:lvlJc w:val="left"/>
      <w:pPr>
        <w:ind w:left="5040" w:hanging="360"/>
      </w:pPr>
      <w:rPr>
        <w:rFonts w:ascii="Symbol" w:eastAsia="Symbol" w:hAnsi="Symbol" w:cs="Symbol" w:hint="default"/>
      </w:rPr>
    </w:lvl>
    <w:lvl w:ilvl="7" w:tplc="DD7EC11A">
      <w:start w:val="1"/>
      <w:numFmt w:val="bullet"/>
      <w:lvlText w:val="o"/>
      <w:lvlJc w:val="left"/>
      <w:pPr>
        <w:ind w:left="5760" w:hanging="360"/>
      </w:pPr>
      <w:rPr>
        <w:rFonts w:ascii="Courier New" w:eastAsia="Courier New" w:hAnsi="Courier New" w:cs="Courier New" w:hint="default"/>
      </w:rPr>
    </w:lvl>
    <w:lvl w:ilvl="8" w:tplc="7F320C2A">
      <w:start w:val="1"/>
      <w:numFmt w:val="bullet"/>
      <w:lvlText w:val="§"/>
      <w:lvlJc w:val="left"/>
      <w:pPr>
        <w:ind w:left="6480" w:hanging="360"/>
      </w:pPr>
      <w:rPr>
        <w:rFonts w:ascii="Wingdings" w:eastAsia="Wingdings" w:hAnsi="Wingdings" w:cs="Wingdings" w:hint="default"/>
      </w:rPr>
    </w:lvl>
  </w:abstractNum>
  <w:abstractNum w:abstractNumId="32" w15:restartNumberingAfterBreak="0">
    <w:nsid w:val="69C28C98"/>
    <w:multiLevelType w:val="hybridMultilevel"/>
    <w:tmpl w:val="00000000"/>
    <w:lvl w:ilvl="0" w:tplc="444C948A">
      <w:start w:val="1"/>
      <w:numFmt w:val="bullet"/>
      <w:suff w:val="space"/>
      <w:lvlText w:val="·"/>
      <w:lvlJc w:val="left"/>
      <w:pPr>
        <w:ind w:left="720" w:hanging="360"/>
      </w:pPr>
      <w:rPr>
        <w:rFonts w:ascii="Symbol" w:eastAsia="Symbol" w:hAnsi="Symbol" w:cs="Symbol" w:hint="default"/>
      </w:rPr>
    </w:lvl>
    <w:lvl w:ilvl="1" w:tplc="E52C54E2">
      <w:start w:val="1"/>
      <w:numFmt w:val="bullet"/>
      <w:suff w:val="space"/>
      <w:lvlText w:val="o"/>
      <w:lvlJc w:val="left"/>
      <w:pPr>
        <w:ind w:left="1440" w:hanging="360"/>
      </w:pPr>
      <w:rPr>
        <w:rFonts w:ascii="Courier New" w:eastAsia="Courier New" w:hAnsi="Courier New" w:cs="Courier New" w:hint="default"/>
      </w:rPr>
    </w:lvl>
    <w:lvl w:ilvl="2" w:tplc="FB7E9382">
      <w:start w:val="1"/>
      <w:numFmt w:val="bullet"/>
      <w:suff w:val="space"/>
      <w:lvlText w:val="§"/>
      <w:lvlJc w:val="left"/>
      <w:pPr>
        <w:ind w:left="2160" w:hanging="360"/>
      </w:pPr>
      <w:rPr>
        <w:rFonts w:ascii="Wingdings" w:eastAsia="Wingdings" w:hAnsi="Wingdings" w:cs="Wingdings" w:hint="default"/>
      </w:rPr>
    </w:lvl>
    <w:lvl w:ilvl="3" w:tplc="757EDA6E">
      <w:start w:val="1"/>
      <w:numFmt w:val="bullet"/>
      <w:suff w:val="space"/>
      <w:lvlText w:val="·"/>
      <w:lvlJc w:val="left"/>
      <w:pPr>
        <w:ind w:left="2880" w:hanging="360"/>
      </w:pPr>
      <w:rPr>
        <w:rFonts w:ascii="Symbol" w:eastAsia="Symbol" w:hAnsi="Symbol" w:cs="Symbol" w:hint="default"/>
      </w:rPr>
    </w:lvl>
    <w:lvl w:ilvl="4" w:tplc="3BD26544">
      <w:start w:val="1"/>
      <w:numFmt w:val="bullet"/>
      <w:suff w:val="space"/>
      <w:lvlText w:val="o"/>
      <w:lvlJc w:val="left"/>
      <w:pPr>
        <w:ind w:left="3600" w:hanging="360"/>
      </w:pPr>
      <w:rPr>
        <w:rFonts w:ascii="Courier New" w:eastAsia="Courier New" w:hAnsi="Courier New" w:cs="Courier New" w:hint="default"/>
      </w:rPr>
    </w:lvl>
    <w:lvl w:ilvl="5" w:tplc="6F5231CE">
      <w:start w:val="1"/>
      <w:numFmt w:val="bullet"/>
      <w:suff w:val="space"/>
      <w:lvlText w:val="§"/>
      <w:lvlJc w:val="left"/>
      <w:pPr>
        <w:ind w:left="4320" w:hanging="360"/>
      </w:pPr>
      <w:rPr>
        <w:rFonts w:ascii="Wingdings" w:eastAsia="Wingdings" w:hAnsi="Wingdings" w:cs="Wingdings" w:hint="default"/>
      </w:rPr>
    </w:lvl>
    <w:lvl w:ilvl="6" w:tplc="F55A2B64">
      <w:start w:val="1"/>
      <w:numFmt w:val="bullet"/>
      <w:suff w:val="space"/>
      <w:lvlText w:val="·"/>
      <w:lvlJc w:val="left"/>
      <w:pPr>
        <w:ind w:left="5040" w:hanging="360"/>
      </w:pPr>
      <w:rPr>
        <w:rFonts w:ascii="Symbol" w:eastAsia="Symbol" w:hAnsi="Symbol" w:cs="Symbol" w:hint="default"/>
      </w:rPr>
    </w:lvl>
    <w:lvl w:ilvl="7" w:tplc="1A3E2778">
      <w:start w:val="1"/>
      <w:numFmt w:val="bullet"/>
      <w:suff w:val="space"/>
      <w:lvlText w:val="o"/>
      <w:lvlJc w:val="left"/>
      <w:pPr>
        <w:ind w:left="5760" w:hanging="360"/>
      </w:pPr>
      <w:rPr>
        <w:rFonts w:ascii="Courier New" w:eastAsia="Courier New" w:hAnsi="Courier New" w:cs="Courier New" w:hint="default"/>
      </w:rPr>
    </w:lvl>
    <w:lvl w:ilvl="8" w:tplc="A1908544">
      <w:start w:val="1"/>
      <w:numFmt w:val="bullet"/>
      <w:suff w:val="space"/>
      <w:lvlText w:val="§"/>
      <w:lvlJc w:val="left"/>
      <w:pPr>
        <w:ind w:left="6480" w:hanging="360"/>
      </w:pPr>
      <w:rPr>
        <w:rFonts w:ascii="Wingdings" w:eastAsia="Wingdings" w:hAnsi="Wingdings" w:cs="Wingdings" w:hint="default"/>
      </w:rPr>
    </w:lvl>
  </w:abstractNum>
  <w:abstractNum w:abstractNumId="33" w15:restartNumberingAfterBreak="0">
    <w:nsid w:val="6A51C7FC"/>
    <w:multiLevelType w:val="hybridMultilevel"/>
    <w:tmpl w:val="00000000"/>
    <w:lvl w:ilvl="0" w:tplc="1D5C977A">
      <w:start w:val="1"/>
      <w:numFmt w:val="decimal"/>
      <w:pStyle w:val="Listnumbered"/>
      <w:suff w:val="space"/>
      <w:lvlText w:val="%1."/>
      <w:lvlJc w:val="left"/>
      <w:pPr>
        <w:tabs>
          <w:tab w:val="num" w:pos="1211"/>
        </w:tabs>
        <w:ind w:left="1211" w:hanging="360"/>
      </w:pPr>
    </w:lvl>
    <w:lvl w:ilvl="1" w:tplc="9B3A8622">
      <w:start w:val="1"/>
      <w:numFmt w:val="bullet"/>
      <w:suff w:val="space"/>
      <w:lvlText w:val="o"/>
      <w:lvlJc w:val="left"/>
      <w:pPr>
        <w:tabs>
          <w:tab w:val="num" w:pos="1931"/>
        </w:tabs>
        <w:ind w:left="1931" w:hanging="360"/>
      </w:pPr>
      <w:rPr>
        <w:rFonts w:ascii="Courier New" w:hAnsi="Courier New" w:hint="default"/>
      </w:rPr>
    </w:lvl>
    <w:lvl w:ilvl="2" w:tplc="4000B208">
      <w:start w:val="1"/>
      <w:numFmt w:val="bullet"/>
      <w:suff w:val="space"/>
      <w:lvlText w:val=""/>
      <w:lvlJc w:val="left"/>
      <w:pPr>
        <w:tabs>
          <w:tab w:val="num" w:pos="2651"/>
        </w:tabs>
        <w:ind w:left="2651" w:hanging="360"/>
      </w:pPr>
      <w:rPr>
        <w:rFonts w:ascii="Wingdings" w:hAnsi="Wingdings" w:hint="default"/>
      </w:rPr>
    </w:lvl>
    <w:lvl w:ilvl="3" w:tplc="6DDA9D84">
      <w:start w:val="1"/>
      <w:numFmt w:val="bullet"/>
      <w:suff w:val="space"/>
      <w:lvlText w:val=""/>
      <w:lvlJc w:val="left"/>
      <w:pPr>
        <w:tabs>
          <w:tab w:val="num" w:pos="3371"/>
        </w:tabs>
        <w:ind w:left="3371" w:hanging="360"/>
      </w:pPr>
      <w:rPr>
        <w:rFonts w:ascii="Symbol" w:hAnsi="Symbol" w:hint="default"/>
      </w:rPr>
    </w:lvl>
    <w:lvl w:ilvl="4" w:tplc="7FA67B9E">
      <w:start w:val="1"/>
      <w:numFmt w:val="bullet"/>
      <w:suff w:val="space"/>
      <w:lvlText w:val="o"/>
      <w:lvlJc w:val="left"/>
      <w:pPr>
        <w:tabs>
          <w:tab w:val="num" w:pos="4091"/>
        </w:tabs>
        <w:ind w:left="4091" w:hanging="360"/>
      </w:pPr>
      <w:rPr>
        <w:rFonts w:ascii="Courier New" w:hAnsi="Courier New" w:hint="default"/>
      </w:rPr>
    </w:lvl>
    <w:lvl w:ilvl="5" w:tplc="E1DEAC22">
      <w:start w:val="1"/>
      <w:numFmt w:val="bullet"/>
      <w:suff w:val="space"/>
      <w:lvlText w:val=""/>
      <w:lvlJc w:val="left"/>
      <w:pPr>
        <w:tabs>
          <w:tab w:val="num" w:pos="4811"/>
        </w:tabs>
        <w:ind w:left="4811" w:hanging="360"/>
      </w:pPr>
      <w:rPr>
        <w:rFonts w:ascii="Wingdings" w:hAnsi="Wingdings" w:hint="default"/>
      </w:rPr>
    </w:lvl>
    <w:lvl w:ilvl="6" w:tplc="02B65862">
      <w:start w:val="1"/>
      <w:numFmt w:val="bullet"/>
      <w:suff w:val="space"/>
      <w:lvlText w:val=""/>
      <w:lvlJc w:val="left"/>
      <w:pPr>
        <w:tabs>
          <w:tab w:val="num" w:pos="5531"/>
        </w:tabs>
        <w:ind w:left="5531" w:hanging="360"/>
      </w:pPr>
      <w:rPr>
        <w:rFonts w:ascii="Symbol" w:hAnsi="Symbol" w:hint="default"/>
      </w:rPr>
    </w:lvl>
    <w:lvl w:ilvl="7" w:tplc="138EB150">
      <w:start w:val="1"/>
      <w:numFmt w:val="bullet"/>
      <w:suff w:val="space"/>
      <w:lvlText w:val="o"/>
      <w:lvlJc w:val="left"/>
      <w:pPr>
        <w:tabs>
          <w:tab w:val="num" w:pos="6251"/>
        </w:tabs>
        <w:ind w:left="6251" w:hanging="360"/>
      </w:pPr>
      <w:rPr>
        <w:rFonts w:ascii="Courier New" w:hAnsi="Courier New" w:hint="default"/>
      </w:rPr>
    </w:lvl>
    <w:lvl w:ilvl="8" w:tplc="D840B8F0">
      <w:start w:val="1"/>
      <w:numFmt w:val="bullet"/>
      <w:suff w:val="space"/>
      <w:lvlText w:val=""/>
      <w:lvlJc w:val="left"/>
      <w:pPr>
        <w:tabs>
          <w:tab w:val="num" w:pos="6971"/>
        </w:tabs>
        <w:ind w:left="6971" w:hanging="360"/>
      </w:pPr>
      <w:rPr>
        <w:rFonts w:ascii="Wingdings" w:hAnsi="Wingdings" w:hint="default"/>
      </w:rPr>
    </w:lvl>
  </w:abstractNum>
  <w:abstractNum w:abstractNumId="34" w15:restartNumberingAfterBreak="0">
    <w:nsid w:val="6E19D7A8"/>
    <w:multiLevelType w:val="hybridMultilevel"/>
    <w:tmpl w:val="00000000"/>
    <w:lvl w:ilvl="0" w:tplc="825682CA">
      <w:start w:val="3"/>
      <w:numFmt w:val="bullet"/>
      <w:suff w:val="space"/>
      <w:lvlText w:val="-"/>
      <w:lvlJc w:val="left"/>
      <w:pPr>
        <w:ind w:left="720" w:hanging="360"/>
      </w:pPr>
      <w:rPr>
        <w:rFonts w:ascii="Arial" w:eastAsia="Times New Roman" w:hAnsi="Arial" w:cs="Arial" w:hint="default"/>
      </w:rPr>
    </w:lvl>
    <w:lvl w:ilvl="1" w:tplc="00200892">
      <w:start w:val="1"/>
      <w:numFmt w:val="bullet"/>
      <w:suff w:val="space"/>
      <w:lvlText w:val="o"/>
      <w:lvlJc w:val="left"/>
      <w:pPr>
        <w:ind w:left="1440" w:hanging="360"/>
      </w:pPr>
      <w:rPr>
        <w:rFonts w:ascii="Courier New" w:hAnsi="Courier New" w:cs="Courier New" w:hint="default"/>
      </w:rPr>
    </w:lvl>
    <w:lvl w:ilvl="2" w:tplc="294EF6F6">
      <w:start w:val="1"/>
      <w:numFmt w:val="bullet"/>
      <w:suff w:val="space"/>
      <w:lvlText w:val=""/>
      <w:lvlJc w:val="left"/>
      <w:pPr>
        <w:ind w:left="2160" w:hanging="360"/>
      </w:pPr>
      <w:rPr>
        <w:rFonts w:ascii="Wingdings" w:hAnsi="Wingdings" w:hint="default"/>
      </w:rPr>
    </w:lvl>
    <w:lvl w:ilvl="3" w:tplc="E3CC94BA">
      <w:start w:val="1"/>
      <w:numFmt w:val="bullet"/>
      <w:suff w:val="space"/>
      <w:lvlText w:val=""/>
      <w:lvlJc w:val="left"/>
      <w:pPr>
        <w:ind w:left="2880" w:hanging="360"/>
      </w:pPr>
      <w:rPr>
        <w:rFonts w:ascii="Symbol" w:hAnsi="Symbol" w:hint="default"/>
      </w:rPr>
    </w:lvl>
    <w:lvl w:ilvl="4" w:tplc="3EC0C2A4">
      <w:start w:val="1"/>
      <w:numFmt w:val="bullet"/>
      <w:suff w:val="space"/>
      <w:lvlText w:val="o"/>
      <w:lvlJc w:val="left"/>
      <w:pPr>
        <w:ind w:left="3600" w:hanging="360"/>
      </w:pPr>
      <w:rPr>
        <w:rFonts w:ascii="Courier New" w:hAnsi="Courier New" w:cs="Courier New" w:hint="default"/>
      </w:rPr>
    </w:lvl>
    <w:lvl w:ilvl="5" w:tplc="8EB4F520">
      <w:start w:val="1"/>
      <w:numFmt w:val="bullet"/>
      <w:suff w:val="space"/>
      <w:lvlText w:val=""/>
      <w:lvlJc w:val="left"/>
      <w:pPr>
        <w:ind w:left="4320" w:hanging="360"/>
      </w:pPr>
      <w:rPr>
        <w:rFonts w:ascii="Wingdings" w:hAnsi="Wingdings" w:hint="default"/>
      </w:rPr>
    </w:lvl>
    <w:lvl w:ilvl="6" w:tplc="67164076">
      <w:start w:val="1"/>
      <w:numFmt w:val="bullet"/>
      <w:suff w:val="space"/>
      <w:lvlText w:val=""/>
      <w:lvlJc w:val="left"/>
      <w:pPr>
        <w:ind w:left="5040" w:hanging="360"/>
      </w:pPr>
      <w:rPr>
        <w:rFonts w:ascii="Symbol" w:hAnsi="Symbol" w:hint="default"/>
      </w:rPr>
    </w:lvl>
    <w:lvl w:ilvl="7" w:tplc="6652CB00">
      <w:start w:val="1"/>
      <w:numFmt w:val="bullet"/>
      <w:suff w:val="space"/>
      <w:lvlText w:val="o"/>
      <w:lvlJc w:val="left"/>
      <w:pPr>
        <w:ind w:left="5760" w:hanging="360"/>
      </w:pPr>
      <w:rPr>
        <w:rFonts w:ascii="Courier New" w:hAnsi="Courier New" w:cs="Courier New" w:hint="default"/>
      </w:rPr>
    </w:lvl>
    <w:lvl w:ilvl="8" w:tplc="74A07B40">
      <w:start w:val="1"/>
      <w:numFmt w:val="bullet"/>
      <w:suff w:val="space"/>
      <w:lvlText w:val=""/>
      <w:lvlJc w:val="left"/>
      <w:pPr>
        <w:ind w:left="6480" w:hanging="360"/>
      </w:pPr>
      <w:rPr>
        <w:rFonts w:ascii="Wingdings" w:hAnsi="Wingdings" w:hint="default"/>
      </w:rPr>
    </w:lvl>
  </w:abstractNum>
  <w:abstractNum w:abstractNumId="35" w15:restartNumberingAfterBreak="0">
    <w:nsid w:val="710885FA"/>
    <w:multiLevelType w:val="hybridMultilevel"/>
    <w:tmpl w:val="00000000"/>
    <w:lvl w:ilvl="0" w:tplc="D534C050">
      <w:start w:val="1"/>
      <w:numFmt w:val="bullet"/>
      <w:suff w:val="space"/>
      <w:lvlText w:val="·"/>
      <w:lvlJc w:val="left"/>
      <w:pPr>
        <w:ind w:left="720" w:hanging="360"/>
      </w:pPr>
      <w:rPr>
        <w:rFonts w:ascii="Symbol" w:eastAsia="Symbol" w:hAnsi="Symbol" w:cs="Symbol" w:hint="default"/>
      </w:rPr>
    </w:lvl>
    <w:lvl w:ilvl="1" w:tplc="2DFEB07A">
      <w:start w:val="1"/>
      <w:numFmt w:val="bullet"/>
      <w:suff w:val="space"/>
      <w:lvlText w:val="o"/>
      <w:lvlJc w:val="left"/>
      <w:pPr>
        <w:ind w:left="1440" w:hanging="360"/>
      </w:pPr>
      <w:rPr>
        <w:rFonts w:ascii="Courier New" w:eastAsia="Courier New" w:hAnsi="Courier New" w:cs="Courier New" w:hint="default"/>
      </w:rPr>
    </w:lvl>
    <w:lvl w:ilvl="2" w:tplc="E0361ED2">
      <w:start w:val="1"/>
      <w:numFmt w:val="bullet"/>
      <w:suff w:val="space"/>
      <w:lvlText w:val="§"/>
      <w:lvlJc w:val="left"/>
      <w:pPr>
        <w:ind w:left="2160" w:hanging="360"/>
      </w:pPr>
      <w:rPr>
        <w:rFonts w:ascii="Wingdings" w:eastAsia="Wingdings" w:hAnsi="Wingdings" w:cs="Wingdings" w:hint="default"/>
      </w:rPr>
    </w:lvl>
    <w:lvl w:ilvl="3" w:tplc="C9D6C3DA">
      <w:start w:val="1"/>
      <w:numFmt w:val="bullet"/>
      <w:suff w:val="space"/>
      <w:lvlText w:val="·"/>
      <w:lvlJc w:val="left"/>
      <w:pPr>
        <w:ind w:left="2880" w:hanging="360"/>
      </w:pPr>
      <w:rPr>
        <w:rFonts w:ascii="Symbol" w:eastAsia="Symbol" w:hAnsi="Symbol" w:cs="Symbol" w:hint="default"/>
      </w:rPr>
    </w:lvl>
    <w:lvl w:ilvl="4" w:tplc="FD786EB4">
      <w:start w:val="1"/>
      <w:numFmt w:val="bullet"/>
      <w:suff w:val="space"/>
      <w:lvlText w:val="o"/>
      <w:lvlJc w:val="left"/>
      <w:pPr>
        <w:ind w:left="3600" w:hanging="360"/>
      </w:pPr>
      <w:rPr>
        <w:rFonts w:ascii="Courier New" w:eastAsia="Courier New" w:hAnsi="Courier New" w:cs="Courier New" w:hint="default"/>
      </w:rPr>
    </w:lvl>
    <w:lvl w:ilvl="5" w:tplc="73029F78">
      <w:start w:val="1"/>
      <w:numFmt w:val="bullet"/>
      <w:suff w:val="space"/>
      <w:lvlText w:val="§"/>
      <w:lvlJc w:val="left"/>
      <w:pPr>
        <w:ind w:left="4320" w:hanging="360"/>
      </w:pPr>
      <w:rPr>
        <w:rFonts w:ascii="Wingdings" w:eastAsia="Wingdings" w:hAnsi="Wingdings" w:cs="Wingdings" w:hint="default"/>
      </w:rPr>
    </w:lvl>
    <w:lvl w:ilvl="6" w:tplc="5D1673AA">
      <w:start w:val="1"/>
      <w:numFmt w:val="bullet"/>
      <w:suff w:val="space"/>
      <w:lvlText w:val="·"/>
      <w:lvlJc w:val="left"/>
      <w:pPr>
        <w:ind w:left="5040" w:hanging="360"/>
      </w:pPr>
      <w:rPr>
        <w:rFonts w:ascii="Symbol" w:eastAsia="Symbol" w:hAnsi="Symbol" w:cs="Symbol" w:hint="default"/>
      </w:rPr>
    </w:lvl>
    <w:lvl w:ilvl="7" w:tplc="AC9E9408">
      <w:start w:val="1"/>
      <w:numFmt w:val="bullet"/>
      <w:suff w:val="space"/>
      <w:lvlText w:val="o"/>
      <w:lvlJc w:val="left"/>
      <w:pPr>
        <w:ind w:left="5760" w:hanging="360"/>
      </w:pPr>
      <w:rPr>
        <w:rFonts w:ascii="Courier New" w:eastAsia="Courier New" w:hAnsi="Courier New" w:cs="Courier New" w:hint="default"/>
      </w:rPr>
    </w:lvl>
    <w:lvl w:ilvl="8" w:tplc="9522AD0C">
      <w:start w:val="1"/>
      <w:numFmt w:val="bullet"/>
      <w:suff w:val="space"/>
      <w:lvlText w:val="§"/>
      <w:lvlJc w:val="left"/>
      <w:pPr>
        <w:ind w:left="6480" w:hanging="360"/>
      </w:pPr>
      <w:rPr>
        <w:rFonts w:ascii="Wingdings" w:eastAsia="Wingdings" w:hAnsi="Wingdings" w:cs="Wingdings" w:hint="default"/>
      </w:rPr>
    </w:lvl>
  </w:abstractNum>
  <w:abstractNum w:abstractNumId="36" w15:restartNumberingAfterBreak="0">
    <w:nsid w:val="742F2CD6"/>
    <w:multiLevelType w:val="hybridMultilevel"/>
    <w:tmpl w:val="00000000"/>
    <w:lvl w:ilvl="0" w:tplc="E77AF224">
      <w:start w:val="1"/>
      <w:numFmt w:val="bullet"/>
      <w:suff w:val="space"/>
      <w:lvlText w:val="·"/>
      <w:lvlJc w:val="left"/>
      <w:pPr>
        <w:ind w:left="720" w:hanging="360"/>
      </w:pPr>
      <w:rPr>
        <w:rFonts w:ascii="Symbol" w:eastAsia="Symbol" w:hAnsi="Symbol" w:cs="Symbol" w:hint="default"/>
      </w:rPr>
    </w:lvl>
    <w:lvl w:ilvl="1" w:tplc="D436A1B2">
      <w:start w:val="1"/>
      <w:numFmt w:val="bullet"/>
      <w:suff w:val="space"/>
      <w:lvlText w:val="o"/>
      <w:lvlJc w:val="left"/>
      <w:pPr>
        <w:ind w:left="1440" w:hanging="360"/>
      </w:pPr>
      <w:rPr>
        <w:rFonts w:ascii="Courier New" w:eastAsia="Courier New" w:hAnsi="Courier New" w:cs="Courier New" w:hint="default"/>
      </w:rPr>
    </w:lvl>
    <w:lvl w:ilvl="2" w:tplc="9146AC18">
      <w:start w:val="1"/>
      <w:numFmt w:val="bullet"/>
      <w:suff w:val="space"/>
      <w:lvlText w:val="§"/>
      <w:lvlJc w:val="left"/>
      <w:pPr>
        <w:ind w:left="2160" w:hanging="360"/>
      </w:pPr>
      <w:rPr>
        <w:rFonts w:ascii="Wingdings" w:eastAsia="Wingdings" w:hAnsi="Wingdings" w:cs="Wingdings" w:hint="default"/>
      </w:rPr>
    </w:lvl>
    <w:lvl w:ilvl="3" w:tplc="B6A6AFF2">
      <w:start w:val="1"/>
      <w:numFmt w:val="bullet"/>
      <w:suff w:val="space"/>
      <w:lvlText w:val="·"/>
      <w:lvlJc w:val="left"/>
      <w:pPr>
        <w:ind w:left="2880" w:hanging="360"/>
      </w:pPr>
      <w:rPr>
        <w:rFonts w:ascii="Symbol" w:eastAsia="Symbol" w:hAnsi="Symbol" w:cs="Symbol" w:hint="default"/>
      </w:rPr>
    </w:lvl>
    <w:lvl w:ilvl="4" w:tplc="81BA31D6">
      <w:start w:val="1"/>
      <w:numFmt w:val="bullet"/>
      <w:suff w:val="space"/>
      <w:lvlText w:val="o"/>
      <w:lvlJc w:val="left"/>
      <w:pPr>
        <w:ind w:left="3600" w:hanging="360"/>
      </w:pPr>
      <w:rPr>
        <w:rFonts w:ascii="Courier New" w:eastAsia="Courier New" w:hAnsi="Courier New" w:cs="Courier New" w:hint="default"/>
      </w:rPr>
    </w:lvl>
    <w:lvl w:ilvl="5" w:tplc="6ED2D786">
      <w:start w:val="1"/>
      <w:numFmt w:val="bullet"/>
      <w:suff w:val="space"/>
      <w:lvlText w:val="§"/>
      <w:lvlJc w:val="left"/>
      <w:pPr>
        <w:ind w:left="4320" w:hanging="360"/>
      </w:pPr>
      <w:rPr>
        <w:rFonts w:ascii="Wingdings" w:eastAsia="Wingdings" w:hAnsi="Wingdings" w:cs="Wingdings" w:hint="default"/>
      </w:rPr>
    </w:lvl>
    <w:lvl w:ilvl="6" w:tplc="DCA43FBE">
      <w:start w:val="1"/>
      <w:numFmt w:val="bullet"/>
      <w:suff w:val="space"/>
      <w:lvlText w:val="·"/>
      <w:lvlJc w:val="left"/>
      <w:pPr>
        <w:ind w:left="5040" w:hanging="360"/>
      </w:pPr>
      <w:rPr>
        <w:rFonts w:ascii="Symbol" w:eastAsia="Symbol" w:hAnsi="Symbol" w:cs="Symbol" w:hint="default"/>
      </w:rPr>
    </w:lvl>
    <w:lvl w:ilvl="7" w:tplc="AC328F30">
      <w:start w:val="1"/>
      <w:numFmt w:val="bullet"/>
      <w:suff w:val="space"/>
      <w:lvlText w:val="o"/>
      <w:lvlJc w:val="left"/>
      <w:pPr>
        <w:ind w:left="5760" w:hanging="360"/>
      </w:pPr>
      <w:rPr>
        <w:rFonts w:ascii="Courier New" w:eastAsia="Courier New" w:hAnsi="Courier New" w:cs="Courier New" w:hint="default"/>
      </w:rPr>
    </w:lvl>
    <w:lvl w:ilvl="8" w:tplc="C0A650FA">
      <w:start w:val="1"/>
      <w:numFmt w:val="bullet"/>
      <w:suff w:val="space"/>
      <w:lvlText w:val="§"/>
      <w:lvlJc w:val="left"/>
      <w:pPr>
        <w:ind w:left="6480" w:hanging="360"/>
      </w:pPr>
      <w:rPr>
        <w:rFonts w:ascii="Wingdings" w:eastAsia="Wingdings" w:hAnsi="Wingdings" w:cs="Wingdings" w:hint="default"/>
      </w:rPr>
    </w:lvl>
  </w:abstractNum>
  <w:abstractNum w:abstractNumId="37" w15:restartNumberingAfterBreak="0">
    <w:nsid w:val="7649C658"/>
    <w:multiLevelType w:val="hybridMultilevel"/>
    <w:tmpl w:val="00000000"/>
    <w:lvl w:ilvl="0" w:tplc="F6303170">
      <w:start w:val="1"/>
      <w:numFmt w:val="bullet"/>
      <w:suff w:val="space"/>
      <w:lvlText w:val="·"/>
      <w:lvlJc w:val="left"/>
      <w:pPr>
        <w:ind w:left="720" w:hanging="360"/>
      </w:pPr>
      <w:rPr>
        <w:rFonts w:ascii="Symbol" w:eastAsia="Symbol" w:hAnsi="Symbol" w:cs="Symbol" w:hint="default"/>
      </w:rPr>
    </w:lvl>
    <w:lvl w:ilvl="1" w:tplc="001215F0">
      <w:start w:val="1"/>
      <w:numFmt w:val="bullet"/>
      <w:suff w:val="space"/>
      <w:lvlText w:val="o"/>
      <w:lvlJc w:val="left"/>
      <w:pPr>
        <w:ind w:left="1440" w:hanging="360"/>
      </w:pPr>
      <w:rPr>
        <w:rFonts w:ascii="Courier New" w:eastAsia="Courier New" w:hAnsi="Courier New" w:cs="Courier New" w:hint="default"/>
      </w:rPr>
    </w:lvl>
    <w:lvl w:ilvl="2" w:tplc="E02CA248">
      <w:start w:val="1"/>
      <w:numFmt w:val="bullet"/>
      <w:suff w:val="space"/>
      <w:lvlText w:val="§"/>
      <w:lvlJc w:val="left"/>
      <w:pPr>
        <w:ind w:left="2160" w:hanging="360"/>
      </w:pPr>
      <w:rPr>
        <w:rFonts w:ascii="Wingdings" w:eastAsia="Wingdings" w:hAnsi="Wingdings" w:cs="Wingdings" w:hint="default"/>
      </w:rPr>
    </w:lvl>
    <w:lvl w:ilvl="3" w:tplc="26E6A258">
      <w:start w:val="1"/>
      <w:numFmt w:val="bullet"/>
      <w:suff w:val="space"/>
      <w:lvlText w:val="·"/>
      <w:lvlJc w:val="left"/>
      <w:pPr>
        <w:ind w:left="2880" w:hanging="360"/>
      </w:pPr>
      <w:rPr>
        <w:rFonts w:ascii="Symbol" w:eastAsia="Symbol" w:hAnsi="Symbol" w:cs="Symbol" w:hint="default"/>
      </w:rPr>
    </w:lvl>
    <w:lvl w:ilvl="4" w:tplc="B17C7C78">
      <w:start w:val="1"/>
      <w:numFmt w:val="bullet"/>
      <w:suff w:val="space"/>
      <w:lvlText w:val="o"/>
      <w:lvlJc w:val="left"/>
      <w:pPr>
        <w:ind w:left="3600" w:hanging="360"/>
      </w:pPr>
      <w:rPr>
        <w:rFonts w:ascii="Courier New" w:eastAsia="Courier New" w:hAnsi="Courier New" w:cs="Courier New" w:hint="default"/>
      </w:rPr>
    </w:lvl>
    <w:lvl w:ilvl="5" w:tplc="6A58463E">
      <w:start w:val="1"/>
      <w:numFmt w:val="bullet"/>
      <w:suff w:val="space"/>
      <w:lvlText w:val="§"/>
      <w:lvlJc w:val="left"/>
      <w:pPr>
        <w:ind w:left="4320" w:hanging="360"/>
      </w:pPr>
      <w:rPr>
        <w:rFonts w:ascii="Wingdings" w:eastAsia="Wingdings" w:hAnsi="Wingdings" w:cs="Wingdings" w:hint="default"/>
      </w:rPr>
    </w:lvl>
    <w:lvl w:ilvl="6" w:tplc="22E27AD6">
      <w:start w:val="1"/>
      <w:numFmt w:val="bullet"/>
      <w:suff w:val="space"/>
      <w:lvlText w:val="·"/>
      <w:lvlJc w:val="left"/>
      <w:pPr>
        <w:ind w:left="5040" w:hanging="360"/>
      </w:pPr>
      <w:rPr>
        <w:rFonts w:ascii="Symbol" w:eastAsia="Symbol" w:hAnsi="Symbol" w:cs="Symbol" w:hint="default"/>
      </w:rPr>
    </w:lvl>
    <w:lvl w:ilvl="7" w:tplc="F1C0EE90">
      <w:start w:val="1"/>
      <w:numFmt w:val="bullet"/>
      <w:suff w:val="space"/>
      <w:lvlText w:val="o"/>
      <w:lvlJc w:val="left"/>
      <w:pPr>
        <w:ind w:left="5760" w:hanging="360"/>
      </w:pPr>
      <w:rPr>
        <w:rFonts w:ascii="Courier New" w:eastAsia="Courier New" w:hAnsi="Courier New" w:cs="Courier New" w:hint="default"/>
      </w:rPr>
    </w:lvl>
    <w:lvl w:ilvl="8" w:tplc="9A9600AC">
      <w:start w:val="1"/>
      <w:numFmt w:val="bullet"/>
      <w:suff w:val="space"/>
      <w:lvlText w:val="§"/>
      <w:lvlJc w:val="left"/>
      <w:pPr>
        <w:ind w:left="6480" w:hanging="360"/>
      </w:pPr>
      <w:rPr>
        <w:rFonts w:ascii="Wingdings" w:eastAsia="Wingdings" w:hAnsi="Wingdings" w:cs="Wingdings" w:hint="default"/>
      </w:rPr>
    </w:lvl>
  </w:abstractNum>
  <w:abstractNum w:abstractNumId="38" w15:restartNumberingAfterBreak="0">
    <w:nsid w:val="7D27E971"/>
    <w:multiLevelType w:val="hybridMultilevel"/>
    <w:tmpl w:val="00000000"/>
    <w:lvl w:ilvl="0" w:tplc="9262684C">
      <w:start w:val="1"/>
      <w:numFmt w:val="bullet"/>
      <w:suff w:val="space"/>
      <w:lvlText w:val="•"/>
      <w:lvlJc w:val="left"/>
      <w:pPr>
        <w:ind w:left="720" w:hanging="360"/>
      </w:pPr>
      <w:rPr>
        <w:rFonts w:ascii="Symbol" w:eastAsia="Symbol" w:hAnsi="Symbol" w:cs="Symbol" w:hint="default"/>
      </w:rPr>
    </w:lvl>
    <w:lvl w:ilvl="1" w:tplc="A642B36A">
      <w:start w:val="1"/>
      <w:numFmt w:val="bullet"/>
      <w:suff w:val="space"/>
      <w:lvlText w:val="o"/>
      <w:lvlJc w:val="left"/>
      <w:pPr>
        <w:ind w:left="1440" w:hanging="360"/>
      </w:pPr>
      <w:rPr>
        <w:rFonts w:ascii="Courier New" w:eastAsia="Courier New" w:hAnsi="Courier New" w:cs="Courier New" w:hint="default"/>
      </w:rPr>
    </w:lvl>
    <w:lvl w:ilvl="2" w:tplc="95601EEA">
      <w:start w:val="1"/>
      <w:numFmt w:val="bullet"/>
      <w:suff w:val="space"/>
      <w:lvlText w:val=""/>
      <w:lvlJc w:val="left"/>
      <w:pPr>
        <w:ind w:left="2160" w:hanging="360"/>
      </w:pPr>
      <w:rPr>
        <w:rFonts w:ascii="Wingdings" w:eastAsia="Wingdings" w:hAnsi="Wingdings" w:cs="Wingdings" w:hint="default"/>
      </w:rPr>
    </w:lvl>
    <w:lvl w:ilvl="3" w:tplc="7520D012">
      <w:start w:val="1"/>
      <w:numFmt w:val="bullet"/>
      <w:suff w:val="space"/>
      <w:lvlText w:val=""/>
      <w:lvlJc w:val="left"/>
      <w:pPr>
        <w:ind w:left="2880" w:hanging="360"/>
      </w:pPr>
      <w:rPr>
        <w:rFonts w:ascii="Symbol" w:eastAsia="Symbol" w:hAnsi="Symbol" w:cs="Symbol" w:hint="default"/>
      </w:rPr>
    </w:lvl>
    <w:lvl w:ilvl="4" w:tplc="F712F36C">
      <w:start w:val="1"/>
      <w:numFmt w:val="bullet"/>
      <w:suff w:val="space"/>
      <w:lvlText w:val="o"/>
      <w:lvlJc w:val="left"/>
      <w:pPr>
        <w:ind w:left="3600" w:hanging="360"/>
      </w:pPr>
      <w:rPr>
        <w:rFonts w:ascii="Courier New" w:eastAsia="Courier New" w:hAnsi="Courier New" w:cs="Courier New" w:hint="default"/>
      </w:rPr>
    </w:lvl>
    <w:lvl w:ilvl="5" w:tplc="3556AA42">
      <w:start w:val="1"/>
      <w:numFmt w:val="bullet"/>
      <w:suff w:val="space"/>
      <w:lvlText w:val=""/>
      <w:lvlJc w:val="left"/>
      <w:pPr>
        <w:ind w:left="4320" w:hanging="360"/>
      </w:pPr>
      <w:rPr>
        <w:rFonts w:ascii="Wingdings" w:eastAsia="Wingdings" w:hAnsi="Wingdings" w:cs="Wingdings" w:hint="default"/>
      </w:rPr>
    </w:lvl>
    <w:lvl w:ilvl="6" w:tplc="3CDA0BA4">
      <w:start w:val="1"/>
      <w:numFmt w:val="bullet"/>
      <w:suff w:val="space"/>
      <w:lvlText w:val=""/>
      <w:lvlJc w:val="left"/>
      <w:pPr>
        <w:ind w:left="5040" w:hanging="360"/>
      </w:pPr>
      <w:rPr>
        <w:rFonts w:ascii="Symbol" w:eastAsia="Symbol" w:hAnsi="Symbol" w:cs="Symbol" w:hint="default"/>
      </w:rPr>
    </w:lvl>
    <w:lvl w:ilvl="7" w:tplc="D8E8B5C2">
      <w:start w:val="1"/>
      <w:numFmt w:val="bullet"/>
      <w:suff w:val="space"/>
      <w:lvlText w:val="o"/>
      <w:lvlJc w:val="left"/>
      <w:pPr>
        <w:ind w:left="5760" w:hanging="360"/>
      </w:pPr>
      <w:rPr>
        <w:rFonts w:ascii="Courier New" w:eastAsia="Courier New" w:hAnsi="Courier New" w:cs="Courier New" w:hint="default"/>
      </w:rPr>
    </w:lvl>
    <w:lvl w:ilvl="8" w:tplc="82C687AC">
      <w:start w:val="1"/>
      <w:numFmt w:val="bullet"/>
      <w:suff w:val="space"/>
      <w:lvlText w:val=""/>
      <w:lvlJc w:val="left"/>
      <w:pPr>
        <w:ind w:left="6480" w:hanging="360"/>
      </w:pPr>
      <w:rPr>
        <w:rFonts w:ascii="Wingdings" w:eastAsia="Wingdings" w:hAnsi="Wingdings" w:cs="Wingdings" w:hint="default"/>
      </w:rPr>
    </w:lvl>
  </w:abstractNum>
  <w:abstractNum w:abstractNumId="39" w15:restartNumberingAfterBreak="0">
    <w:nsid w:val="7E62FCB1"/>
    <w:multiLevelType w:val="hybridMultilevel"/>
    <w:tmpl w:val="00000000"/>
    <w:lvl w:ilvl="0" w:tplc="8BD8476C">
      <w:start w:val="1"/>
      <w:numFmt w:val="decimal"/>
      <w:suff w:val="space"/>
      <w:lvlText w:val="%1."/>
      <w:lvlJc w:val="left"/>
      <w:pPr>
        <w:ind w:left="720" w:hanging="360"/>
      </w:pPr>
      <w:rPr>
        <w:rFonts w:hint="default"/>
      </w:rPr>
    </w:lvl>
    <w:lvl w:ilvl="1" w:tplc="8D1A9EF6">
      <w:start w:val="1"/>
      <w:numFmt w:val="lowerLetter"/>
      <w:suff w:val="space"/>
      <w:lvlText w:val="%2."/>
      <w:lvlJc w:val="left"/>
      <w:pPr>
        <w:ind w:left="1440" w:hanging="360"/>
      </w:pPr>
    </w:lvl>
    <w:lvl w:ilvl="2" w:tplc="EA44E328">
      <w:start w:val="1"/>
      <w:numFmt w:val="lowerRoman"/>
      <w:suff w:val="space"/>
      <w:lvlText w:val="%3."/>
      <w:lvlJc w:val="right"/>
      <w:pPr>
        <w:ind w:left="2160" w:hanging="180"/>
      </w:pPr>
    </w:lvl>
    <w:lvl w:ilvl="3" w:tplc="2D4AB9D0">
      <w:start w:val="1"/>
      <w:numFmt w:val="decimal"/>
      <w:suff w:val="space"/>
      <w:lvlText w:val="%4."/>
      <w:lvlJc w:val="left"/>
      <w:pPr>
        <w:ind w:left="2880" w:hanging="360"/>
      </w:pPr>
    </w:lvl>
    <w:lvl w:ilvl="4" w:tplc="E71EFE1C">
      <w:start w:val="1"/>
      <w:numFmt w:val="lowerLetter"/>
      <w:suff w:val="space"/>
      <w:lvlText w:val="%5."/>
      <w:lvlJc w:val="left"/>
      <w:pPr>
        <w:ind w:left="3600" w:hanging="360"/>
      </w:pPr>
    </w:lvl>
    <w:lvl w:ilvl="5" w:tplc="39F858C8">
      <w:start w:val="1"/>
      <w:numFmt w:val="lowerRoman"/>
      <w:suff w:val="space"/>
      <w:lvlText w:val="%6."/>
      <w:lvlJc w:val="right"/>
      <w:pPr>
        <w:ind w:left="4320" w:hanging="180"/>
      </w:pPr>
    </w:lvl>
    <w:lvl w:ilvl="6" w:tplc="65B2FC36">
      <w:start w:val="1"/>
      <w:numFmt w:val="decimal"/>
      <w:suff w:val="space"/>
      <w:lvlText w:val="%7."/>
      <w:lvlJc w:val="left"/>
      <w:pPr>
        <w:ind w:left="5040" w:hanging="360"/>
      </w:pPr>
    </w:lvl>
    <w:lvl w:ilvl="7" w:tplc="27F8B32C">
      <w:start w:val="1"/>
      <w:numFmt w:val="lowerLetter"/>
      <w:suff w:val="space"/>
      <w:lvlText w:val="%8."/>
      <w:lvlJc w:val="left"/>
      <w:pPr>
        <w:ind w:left="5760" w:hanging="360"/>
      </w:pPr>
    </w:lvl>
    <w:lvl w:ilvl="8" w:tplc="3684C2A4">
      <w:start w:val="1"/>
      <w:numFmt w:val="lowerRoman"/>
      <w:suff w:val="space"/>
      <w:lvlText w:val="%9."/>
      <w:lvlJc w:val="right"/>
      <w:pPr>
        <w:ind w:left="6480" w:hanging="180"/>
      </w:pPr>
    </w:lvl>
  </w:abstractNum>
  <w:abstractNum w:abstractNumId="40" w15:restartNumberingAfterBreak="0">
    <w:nsid w:val="7E7E3431"/>
    <w:multiLevelType w:val="hybridMultilevel"/>
    <w:tmpl w:val="00000000"/>
    <w:lvl w:ilvl="0" w:tplc="C70C9D8C">
      <w:start w:val="1"/>
      <w:numFmt w:val="bullet"/>
      <w:suff w:val="space"/>
      <w:lvlText w:val="·"/>
      <w:lvlJc w:val="left"/>
      <w:pPr>
        <w:ind w:left="720" w:hanging="360"/>
      </w:pPr>
      <w:rPr>
        <w:rFonts w:ascii="Symbol" w:eastAsia="Symbol" w:hAnsi="Symbol" w:cs="Symbol" w:hint="default"/>
      </w:rPr>
    </w:lvl>
    <w:lvl w:ilvl="1" w:tplc="8184072E">
      <w:start w:val="1"/>
      <w:numFmt w:val="bullet"/>
      <w:suff w:val="space"/>
      <w:lvlText w:val="o"/>
      <w:lvlJc w:val="left"/>
      <w:pPr>
        <w:ind w:left="1440" w:hanging="360"/>
      </w:pPr>
      <w:rPr>
        <w:rFonts w:ascii="Courier New" w:eastAsia="Courier New" w:hAnsi="Courier New" w:cs="Courier New" w:hint="default"/>
      </w:rPr>
    </w:lvl>
    <w:lvl w:ilvl="2" w:tplc="D4266A66">
      <w:start w:val="1"/>
      <w:numFmt w:val="bullet"/>
      <w:suff w:val="space"/>
      <w:lvlText w:val="§"/>
      <w:lvlJc w:val="left"/>
      <w:pPr>
        <w:ind w:left="2160" w:hanging="360"/>
      </w:pPr>
      <w:rPr>
        <w:rFonts w:ascii="Wingdings" w:eastAsia="Wingdings" w:hAnsi="Wingdings" w:cs="Wingdings" w:hint="default"/>
      </w:rPr>
    </w:lvl>
    <w:lvl w:ilvl="3" w:tplc="4EF444D4">
      <w:start w:val="1"/>
      <w:numFmt w:val="bullet"/>
      <w:suff w:val="space"/>
      <w:lvlText w:val="·"/>
      <w:lvlJc w:val="left"/>
      <w:pPr>
        <w:ind w:left="2880" w:hanging="360"/>
      </w:pPr>
      <w:rPr>
        <w:rFonts w:ascii="Symbol" w:eastAsia="Symbol" w:hAnsi="Symbol" w:cs="Symbol" w:hint="default"/>
      </w:rPr>
    </w:lvl>
    <w:lvl w:ilvl="4" w:tplc="05667D68">
      <w:start w:val="1"/>
      <w:numFmt w:val="bullet"/>
      <w:suff w:val="space"/>
      <w:lvlText w:val="o"/>
      <w:lvlJc w:val="left"/>
      <w:pPr>
        <w:ind w:left="3600" w:hanging="360"/>
      </w:pPr>
      <w:rPr>
        <w:rFonts w:ascii="Courier New" w:eastAsia="Courier New" w:hAnsi="Courier New" w:cs="Courier New" w:hint="default"/>
      </w:rPr>
    </w:lvl>
    <w:lvl w:ilvl="5" w:tplc="9ABA5C96">
      <w:start w:val="1"/>
      <w:numFmt w:val="bullet"/>
      <w:suff w:val="space"/>
      <w:lvlText w:val="§"/>
      <w:lvlJc w:val="left"/>
      <w:pPr>
        <w:ind w:left="4320" w:hanging="360"/>
      </w:pPr>
      <w:rPr>
        <w:rFonts w:ascii="Wingdings" w:eastAsia="Wingdings" w:hAnsi="Wingdings" w:cs="Wingdings" w:hint="default"/>
      </w:rPr>
    </w:lvl>
    <w:lvl w:ilvl="6" w:tplc="7068C94E">
      <w:start w:val="1"/>
      <w:numFmt w:val="bullet"/>
      <w:suff w:val="space"/>
      <w:lvlText w:val="·"/>
      <w:lvlJc w:val="left"/>
      <w:pPr>
        <w:ind w:left="5040" w:hanging="360"/>
      </w:pPr>
      <w:rPr>
        <w:rFonts w:ascii="Symbol" w:eastAsia="Symbol" w:hAnsi="Symbol" w:cs="Symbol" w:hint="default"/>
      </w:rPr>
    </w:lvl>
    <w:lvl w:ilvl="7" w:tplc="698225FA">
      <w:start w:val="1"/>
      <w:numFmt w:val="bullet"/>
      <w:suff w:val="space"/>
      <w:lvlText w:val="o"/>
      <w:lvlJc w:val="left"/>
      <w:pPr>
        <w:ind w:left="5760" w:hanging="360"/>
      </w:pPr>
      <w:rPr>
        <w:rFonts w:ascii="Courier New" w:eastAsia="Courier New" w:hAnsi="Courier New" w:cs="Courier New" w:hint="default"/>
      </w:rPr>
    </w:lvl>
    <w:lvl w:ilvl="8" w:tplc="3F4493DE">
      <w:start w:val="1"/>
      <w:numFmt w:val="bullet"/>
      <w:suff w:val="space"/>
      <w:lvlText w:val="§"/>
      <w:lvlJc w:val="left"/>
      <w:pPr>
        <w:ind w:left="6480" w:hanging="360"/>
      </w:pPr>
      <w:rPr>
        <w:rFonts w:ascii="Wingdings" w:eastAsia="Wingdings" w:hAnsi="Wingdings" w:cs="Wingdings" w:hint="default"/>
      </w:rPr>
    </w:lvl>
  </w:abstractNum>
  <w:abstractNum w:abstractNumId="41" w15:restartNumberingAfterBreak="0">
    <w:nsid w:val="7ECDB372"/>
    <w:multiLevelType w:val="hybridMultilevel"/>
    <w:tmpl w:val="00000000"/>
    <w:lvl w:ilvl="0" w:tplc="5020524C">
      <w:start w:val="1"/>
      <w:numFmt w:val="bullet"/>
      <w:lvlText w:val="·"/>
      <w:lvlJc w:val="left"/>
      <w:pPr>
        <w:ind w:left="720" w:hanging="360"/>
      </w:pPr>
      <w:rPr>
        <w:rFonts w:ascii="Symbol" w:eastAsia="Symbol" w:hAnsi="Symbol" w:cs="Symbol" w:hint="default"/>
      </w:rPr>
    </w:lvl>
    <w:lvl w:ilvl="1" w:tplc="889E9C88">
      <w:start w:val="1"/>
      <w:numFmt w:val="bullet"/>
      <w:lvlText w:val="o"/>
      <w:lvlJc w:val="left"/>
      <w:pPr>
        <w:ind w:left="1440" w:hanging="360"/>
      </w:pPr>
      <w:rPr>
        <w:rFonts w:ascii="Courier New" w:eastAsia="Courier New" w:hAnsi="Courier New" w:cs="Courier New" w:hint="default"/>
      </w:rPr>
    </w:lvl>
    <w:lvl w:ilvl="2" w:tplc="8B7817EC">
      <w:start w:val="1"/>
      <w:numFmt w:val="bullet"/>
      <w:lvlText w:val="§"/>
      <w:lvlJc w:val="left"/>
      <w:pPr>
        <w:ind w:left="2160" w:hanging="360"/>
      </w:pPr>
      <w:rPr>
        <w:rFonts w:ascii="Wingdings" w:eastAsia="Wingdings" w:hAnsi="Wingdings" w:cs="Wingdings" w:hint="default"/>
      </w:rPr>
    </w:lvl>
    <w:lvl w:ilvl="3" w:tplc="20888794">
      <w:start w:val="1"/>
      <w:numFmt w:val="bullet"/>
      <w:lvlText w:val="·"/>
      <w:lvlJc w:val="left"/>
      <w:pPr>
        <w:ind w:left="2880" w:hanging="360"/>
      </w:pPr>
      <w:rPr>
        <w:rFonts w:ascii="Symbol" w:eastAsia="Symbol" w:hAnsi="Symbol" w:cs="Symbol" w:hint="default"/>
      </w:rPr>
    </w:lvl>
    <w:lvl w:ilvl="4" w:tplc="BBFE8426">
      <w:start w:val="1"/>
      <w:numFmt w:val="bullet"/>
      <w:lvlText w:val="o"/>
      <w:lvlJc w:val="left"/>
      <w:pPr>
        <w:ind w:left="3600" w:hanging="360"/>
      </w:pPr>
      <w:rPr>
        <w:rFonts w:ascii="Courier New" w:eastAsia="Courier New" w:hAnsi="Courier New" w:cs="Courier New" w:hint="default"/>
      </w:rPr>
    </w:lvl>
    <w:lvl w:ilvl="5" w:tplc="1A6E53AA">
      <w:start w:val="1"/>
      <w:numFmt w:val="bullet"/>
      <w:lvlText w:val="§"/>
      <w:lvlJc w:val="left"/>
      <w:pPr>
        <w:ind w:left="4320" w:hanging="360"/>
      </w:pPr>
      <w:rPr>
        <w:rFonts w:ascii="Wingdings" w:eastAsia="Wingdings" w:hAnsi="Wingdings" w:cs="Wingdings" w:hint="default"/>
      </w:rPr>
    </w:lvl>
    <w:lvl w:ilvl="6" w:tplc="2F32EE7A">
      <w:start w:val="1"/>
      <w:numFmt w:val="bullet"/>
      <w:lvlText w:val="·"/>
      <w:lvlJc w:val="left"/>
      <w:pPr>
        <w:ind w:left="5040" w:hanging="360"/>
      </w:pPr>
      <w:rPr>
        <w:rFonts w:ascii="Symbol" w:eastAsia="Symbol" w:hAnsi="Symbol" w:cs="Symbol" w:hint="default"/>
      </w:rPr>
    </w:lvl>
    <w:lvl w:ilvl="7" w:tplc="5FF473CE">
      <w:start w:val="1"/>
      <w:numFmt w:val="bullet"/>
      <w:lvlText w:val="o"/>
      <w:lvlJc w:val="left"/>
      <w:pPr>
        <w:ind w:left="5760" w:hanging="360"/>
      </w:pPr>
      <w:rPr>
        <w:rFonts w:ascii="Courier New" w:eastAsia="Courier New" w:hAnsi="Courier New" w:cs="Courier New" w:hint="default"/>
      </w:rPr>
    </w:lvl>
    <w:lvl w:ilvl="8" w:tplc="4100EC76">
      <w:start w:val="1"/>
      <w:numFmt w:val="bullet"/>
      <w:lvlText w:val="§"/>
      <w:lvlJc w:val="left"/>
      <w:pPr>
        <w:ind w:left="6480" w:hanging="360"/>
      </w:pPr>
      <w:rPr>
        <w:rFonts w:ascii="Wingdings" w:eastAsia="Wingdings" w:hAnsi="Wingdings" w:cs="Wingdings" w:hint="default"/>
      </w:rPr>
    </w:lvl>
  </w:abstractNum>
  <w:num w:numId="1" w16cid:durableId="1811509841">
    <w:abstractNumId w:val="33"/>
  </w:num>
  <w:num w:numId="2" w16cid:durableId="748229280">
    <w:abstractNumId w:val="10"/>
  </w:num>
  <w:num w:numId="3" w16cid:durableId="2049722905">
    <w:abstractNumId w:val="14"/>
  </w:num>
  <w:num w:numId="4" w16cid:durableId="536620501">
    <w:abstractNumId w:val="27"/>
  </w:num>
  <w:num w:numId="5" w16cid:durableId="594171293">
    <w:abstractNumId w:val="29"/>
  </w:num>
  <w:num w:numId="6" w16cid:durableId="938223281">
    <w:abstractNumId w:val="29"/>
    <w:lvlOverride w:ilvl="0">
      <w:startOverride w:val="6"/>
    </w:lvlOverride>
  </w:num>
  <w:num w:numId="7" w16cid:durableId="1448423634">
    <w:abstractNumId w:val="8"/>
  </w:num>
  <w:num w:numId="8" w16cid:durableId="172495386">
    <w:abstractNumId w:val="39"/>
  </w:num>
  <w:num w:numId="9" w16cid:durableId="1594700956">
    <w:abstractNumId w:val="9"/>
  </w:num>
  <w:num w:numId="10" w16cid:durableId="365101994">
    <w:abstractNumId w:val="34"/>
  </w:num>
  <w:num w:numId="11" w16cid:durableId="939021488">
    <w:abstractNumId w:val="5"/>
  </w:num>
  <w:num w:numId="12" w16cid:durableId="2006280673">
    <w:abstractNumId w:val="6"/>
  </w:num>
  <w:num w:numId="13" w16cid:durableId="869227509">
    <w:abstractNumId w:val="16"/>
  </w:num>
  <w:num w:numId="14" w16cid:durableId="430055470">
    <w:abstractNumId w:val="20"/>
  </w:num>
  <w:num w:numId="15" w16cid:durableId="1060246004">
    <w:abstractNumId w:val="35"/>
  </w:num>
  <w:num w:numId="16" w16cid:durableId="1647274044">
    <w:abstractNumId w:val="18"/>
  </w:num>
  <w:num w:numId="17" w16cid:durableId="88740396">
    <w:abstractNumId w:val="24"/>
  </w:num>
  <w:num w:numId="18" w16cid:durableId="2144538924">
    <w:abstractNumId w:val="37"/>
  </w:num>
  <w:num w:numId="19" w16cid:durableId="1153371863">
    <w:abstractNumId w:val="32"/>
  </w:num>
  <w:num w:numId="20" w16cid:durableId="824203920">
    <w:abstractNumId w:val="3"/>
  </w:num>
  <w:num w:numId="21" w16cid:durableId="1276476784">
    <w:abstractNumId w:val="7"/>
  </w:num>
  <w:num w:numId="22" w16cid:durableId="506557265">
    <w:abstractNumId w:val="30"/>
  </w:num>
  <w:num w:numId="23" w16cid:durableId="114371333">
    <w:abstractNumId w:val="22"/>
  </w:num>
  <w:num w:numId="24" w16cid:durableId="1632706082">
    <w:abstractNumId w:val="40"/>
  </w:num>
  <w:num w:numId="25" w16cid:durableId="1451582526">
    <w:abstractNumId w:val="25"/>
  </w:num>
  <w:num w:numId="26" w16cid:durableId="1062561711">
    <w:abstractNumId w:val="12"/>
  </w:num>
  <w:num w:numId="27" w16cid:durableId="561866367">
    <w:abstractNumId w:val="17"/>
  </w:num>
  <w:num w:numId="28" w16cid:durableId="1632859095">
    <w:abstractNumId w:val="41"/>
  </w:num>
  <w:num w:numId="29" w16cid:durableId="2057585076">
    <w:abstractNumId w:val="4"/>
  </w:num>
  <w:num w:numId="30" w16cid:durableId="188615365">
    <w:abstractNumId w:val="21"/>
  </w:num>
  <w:num w:numId="31" w16cid:durableId="337006744">
    <w:abstractNumId w:val="23"/>
  </w:num>
  <w:num w:numId="32" w16cid:durableId="823937045">
    <w:abstractNumId w:val="28"/>
  </w:num>
  <w:num w:numId="33" w16cid:durableId="1965035865">
    <w:abstractNumId w:val="13"/>
  </w:num>
  <w:num w:numId="34" w16cid:durableId="274562900">
    <w:abstractNumId w:val="1"/>
  </w:num>
  <w:num w:numId="35" w16cid:durableId="277757802">
    <w:abstractNumId w:val="26"/>
  </w:num>
  <w:num w:numId="36" w16cid:durableId="400252398">
    <w:abstractNumId w:val="31"/>
  </w:num>
  <w:num w:numId="37" w16cid:durableId="2052529363">
    <w:abstractNumId w:val="19"/>
  </w:num>
  <w:num w:numId="38" w16cid:durableId="2083871771">
    <w:abstractNumId w:val="0"/>
  </w:num>
  <w:num w:numId="39" w16cid:durableId="1289622880">
    <w:abstractNumId w:val="11"/>
  </w:num>
  <w:num w:numId="40" w16cid:durableId="520315503">
    <w:abstractNumId w:val="2"/>
  </w:num>
  <w:num w:numId="41" w16cid:durableId="1163160335">
    <w:abstractNumId w:val="38"/>
  </w:num>
  <w:num w:numId="42" w16cid:durableId="1354769055">
    <w:abstractNumId w:val="15"/>
  </w:num>
  <w:num w:numId="43" w16cid:durableId="1318412031">
    <w:abstractNumId w:val="3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nungo, Kalpak (Cognizant)">
    <w15:presenceInfo w15:providerId="AD" w15:userId="S::2276726@cognizant.com::162e4be5-a703-48f7-89bd-ad3e767817bb"/>
  </w15:person>
  <w15:person w15:author="Kanungo, Kalpak (Partner)">
    <w15:presenceInfo w15:providerId="AD" w15:userId="S::partner.kalpak.kanungo@philips.com::733f3096-9d9c-495f-bfe5-66dcdcafe2c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13D1"/>
    <w:rsid w:val="00000A9A"/>
    <w:rsid w:val="0000312C"/>
    <w:rsid w:val="000065C2"/>
    <w:rsid w:val="00022287"/>
    <w:rsid w:val="000231D4"/>
    <w:rsid w:val="00031A36"/>
    <w:rsid w:val="00037BD1"/>
    <w:rsid w:val="00042DD1"/>
    <w:rsid w:val="000471D8"/>
    <w:rsid w:val="00053B4F"/>
    <w:rsid w:val="000556E1"/>
    <w:rsid w:val="00060DDB"/>
    <w:rsid w:val="00062304"/>
    <w:rsid w:val="00062936"/>
    <w:rsid w:val="00063F5F"/>
    <w:rsid w:val="00066D13"/>
    <w:rsid w:val="000719C8"/>
    <w:rsid w:val="00080C2A"/>
    <w:rsid w:val="000B2C76"/>
    <w:rsid w:val="000D026C"/>
    <w:rsid w:val="000D6567"/>
    <w:rsid w:val="000D6F88"/>
    <w:rsid w:val="000E7803"/>
    <w:rsid w:val="00107375"/>
    <w:rsid w:val="00107652"/>
    <w:rsid w:val="0012091B"/>
    <w:rsid w:val="00127AF0"/>
    <w:rsid w:val="00140467"/>
    <w:rsid w:val="001470E8"/>
    <w:rsid w:val="00147850"/>
    <w:rsid w:val="00150BE9"/>
    <w:rsid w:val="00161CAD"/>
    <w:rsid w:val="00167A7D"/>
    <w:rsid w:val="00176215"/>
    <w:rsid w:val="00180757"/>
    <w:rsid w:val="00181324"/>
    <w:rsid w:val="00185900"/>
    <w:rsid w:val="0019683E"/>
    <w:rsid w:val="00197656"/>
    <w:rsid w:val="001A5FA5"/>
    <w:rsid w:val="001A606C"/>
    <w:rsid w:val="001C070B"/>
    <w:rsid w:val="001C4100"/>
    <w:rsid w:val="001D0E30"/>
    <w:rsid w:val="001D3AF2"/>
    <w:rsid w:val="001E6E49"/>
    <w:rsid w:val="001F7662"/>
    <w:rsid w:val="0020167D"/>
    <w:rsid w:val="00207D8B"/>
    <w:rsid w:val="002255F6"/>
    <w:rsid w:val="002376EE"/>
    <w:rsid w:val="00237D42"/>
    <w:rsid w:val="00242732"/>
    <w:rsid w:val="00243EA7"/>
    <w:rsid w:val="002505FA"/>
    <w:rsid w:val="002619D6"/>
    <w:rsid w:val="002651DB"/>
    <w:rsid w:val="00265B0E"/>
    <w:rsid w:val="00291025"/>
    <w:rsid w:val="0029146B"/>
    <w:rsid w:val="002B0D10"/>
    <w:rsid w:val="002B3871"/>
    <w:rsid w:val="002B41B1"/>
    <w:rsid w:val="002B73B3"/>
    <w:rsid w:val="002C7D3F"/>
    <w:rsid w:val="002D07AA"/>
    <w:rsid w:val="002E1D12"/>
    <w:rsid w:val="002E31E6"/>
    <w:rsid w:val="002E6D5B"/>
    <w:rsid w:val="003017BC"/>
    <w:rsid w:val="00314DE6"/>
    <w:rsid w:val="00333062"/>
    <w:rsid w:val="0034240F"/>
    <w:rsid w:val="00342A3E"/>
    <w:rsid w:val="00346335"/>
    <w:rsid w:val="003540B0"/>
    <w:rsid w:val="00354EA3"/>
    <w:rsid w:val="00360016"/>
    <w:rsid w:val="0036099A"/>
    <w:rsid w:val="00360E14"/>
    <w:rsid w:val="0037647F"/>
    <w:rsid w:val="00377656"/>
    <w:rsid w:val="003843D7"/>
    <w:rsid w:val="003950D8"/>
    <w:rsid w:val="0039724C"/>
    <w:rsid w:val="003A7C06"/>
    <w:rsid w:val="003B106B"/>
    <w:rsid w:val="003B3247"/>
    <w:rsid w:val="003B4F68"/>
    <w:rsid w:val="003B572B"/>
    <w:rsid w:val="003C191D"/>
    <w:rsid w:val="003D040C"/>
    <w:rsid w:val="003E2139"/>
    <w:rsid w:val="003E520A"/>
    <w:rsid w:val="003F4772"/>
    <w:rsid w:val="0041705D"/>
    <w:rsid w:val="00420ED2"/>
    <w:rsid w:val="00424D06"/>
    <w:rsid w:val="00425A29"/>
    <w:rsid w:val="004315CB"/>
    <w:rsid w:val="00434D05"/>
    <w:rsid w:val="0043512F"/>
    <w:rsid w:val="004543B9"/>
    <w:rsid w:val="0045443F"/>
    <w:rsid w:val="004613D1"/>
    <w:rsid w:val="00461CD4"/>
    <w:rsid w:val="00462999"/>
    <w:rsid w:val="00475605"/>
    <w:rsid w:val="00484045"/>
    <w:rsid w:val="0049535A"/>
    <w:rsid w:val="004A018D"/>
    <w:rsid w:val="004A1E76"/>
    <w:rsid w:val="004B3A9E"/>
    <w:rsid w:val="004C0F00"/>
    <w:rsid w:val="004C4533"/>
    <w:rsid w:val="004C4BE9"/>
    <w:rsid w:val="004D0BE0"/>
    <w:rsid w:val="004D477A"/>
    <w:rsid w:val="004D4A87"/>
    <w:rsid w:val="004E1F4B"/>
    <w:rsid w:val="004E299A"/>
    <w:rsid w:val="004F298B"/>
    <w:rsid w:val="004F3364"/>
    <w:rsid w:val="004F3C3E"/>
    <w:rsid w:val="00504236"/>
    <w:rsid w:val="00505CB7"/>
    <w:rsid w:val="00513D27"/>
    <w:rsid w:val="0051475A"/>
    <w:rsid w:val="00516FEE"/>
    <w:rsid w:val="005347CE"/>
    <w:rsid w:val="00535686"/>
    <w:rsid w:val="00554D40"/>
    <w:rsid w:val="00555B65"/>
    <w:rsid w:val="00572687"/>
    <w:rsid w:val="005902FB"/>
    <w:rsid w:val="00591C7A"/>
    <w:rsid w:val="005941D8"/>
    <w:rsid w:val="00595883"/>
    <w:rsid w:val="005A78C7"/>
    <w:rsid w:val="005B581D"/>
    <w:rsid w:val="005B7787"/>
    <w:rsid w:val="005C2FFE"/>
    <w:rsid w:val="005C6BCB"/>
    <w:rsid w:val="005D2ACA"/>
    <w:rsid w:val="005D6FDD"/>
    <w:rsid w:val="005E4DED"/>
    <w:rsid w:val="0060570B"/>
    <w:rsid w:val="006137CA"/>
    <w:rsid w:val="006241C3"/>
    <w:rsid w:val="00625A96"/>
    <w:rsid w:val="006275CA"/>
    <w:rsid w:val="00630B16"/>
    <w:rsid w:val="00630D0E"/>
    <w:rsid w:val="00630F84"/>
    <w:rsid w:val="006329B8"/>
    <w:rsid w:val="0063709A"/>
    <w:rsid w:val="006429CB"/>
    <w:rsid w:val="00643AA5"/>
    <w:rsid w:val="006577E0"/>
    <w:rsid w:val="00662F4D"/>
    <w:rsid w:val="006666BC"/>
    <w:rsid w:val="00667A45"/>
    <w:rsid w:val="006718F7"/>
    <w:rsid w:val="00675595"/>
    <w:rsid w:val="00681E8F"/>
    <w:rsid w:val="006834E6"/>
    <w:rsid w:val="00694735"/>
    <w:rsid w:val="00696F4E"/>
    <w:rsid w:val="006B40F2"/>
    <w:rsid w:val="006C2B90"/>
    <w:rsid w:val="006C5BDA"/>
    <w:rsid w:val="006C735C"/>
    <w:rsid w:val="006D51A6"/>
    <w:rsid w:val="006E4AA7"/>
    <w:rsid w:val="006E7151"/>
    <w:rsid w:val="006F5051"/>
    <w:rsid w:val="00713503"/>
    <w:rsid w:val="007153E2"/>
    <w:rsid w:val="00745704"/>
    <w:rsid w:val="00745983"/>
    <w:rsid w:val="00754C9B"/>
    <w:rsid w:val="0076486A"/>
    <w:rsid w:val="00770DFD"/>
    <w:rsid w:val="007809C4"/>
    <w:rsid w:val="00782067"/>
    <w:rsid w:val="00787636"/>
    <w:rsid w:val="0079040D"/>
    <w:rsid w:val="0079359D"/>
    <w:rsid w:val="007A45BB"/>
    <w:rsid w:val="007B0E43"/>
    <w:rsid w:val="007B10F8"/>
    <w:rsid w:val="007B6E8B"/>
    <w:rsid w:val="007C5514"/>
    <w:rsid w:val="007C5C93"/>
    <w:rsid w:val="007D302D"/>
    <w:rsid w:val="007D4651"/>
    <w:rsid w:val="007D7ACD"/>
    <w:rsid w:val="007E6E7D"/>
    <w:rsid w:val="007E7BA8"/>
    <w:rsid w:val="007F5183"/>
    <w:rsid w:val="007F79C6"/>
    <w:rsid w:val="00801DB9"/>
    <w:rsid w:val="008039C2"/>
    <w:rsid w:val="008040B5"/>
    <w:rsid w:val="008128C9"/>
    <w:rsid w:val="0081372E"/>
    <w:rsid w:val="00813BED"/>
    <w:rsid w:val="0081741B"/>
    <w:rsid w:val="00831B3F"/>
    <w:rsid w:val="00833A4F"/>
    <w:rsid w:val="00853839"/>
    <w:rsid w:val="008553E0"/>
    <w:rsid w:val="008611E0"/>
    <w:rsid w:val="00862215"/>
    <w:rsid w:val="008779EF"/>
    <w:rsid w:val="008820A0"/>
    <w:rsid w:val="008825C5"/>
    <w:rsid w:val="0088430D"/>
    <w:rsid w:val="008862AE"/>
    <w:rsid w:val="008959F9"/>
    <w:rsid w:val="008D48E0"/>
    <w:rsid w:val="008E7181"/>
    <w:rsid w:val="008F31CE"/>
    <w:rsid w:val="008F6795"/>
    <w:rsid w:val="008F6799"/>
    <w:rsid w:val="00904175"/>
    <w:rsid w:val="009103DD"/>
    <w:rsid w:val="00913F75"/>
    <w:rsid w:val="00914963"/>
    <w:rsid w:val="00921D54"/>
    <w:rsid w:val="00937F73"/>
    <w:rsid w:val="0094554A"/>
    <w:rsid w:val="00945945"/>
    <w:rsid w:val="00951114"/>
    <w:rsid w:val="00954EEE"/>
    <w:rsid w:val="00964C04"/>
    <w:rsid w:val="009651E9"/>
    <w:rsid w:val="009657FF"/>
    <w:rsid w:val="00967D56"/>
    <w:rsid w:val="009814F2"/>
    <w:rsid w:val="00992FBE"/>
    <w:rsid w:val="00994EA7"/>
    <w:rsid w:val="009A219B"/>
    <w:rsid w:val="009B0068"/>
    <w:rsid w:val="009B2F99"/>
    <w:rsid w:val="009C1C85"/>
    <w:rsid w:val="009C2FBD"/>
    <w:rsid w:val="009C399C"/>
    <w:rsid w:val="009C7418"/>
    <w:rsid w:val="009D2FAF"/>
    <w:rsid w:val="009D3FDC"/>
    <w:rsid w:val="009F3CFA"/>
    <w:rsid w:val="00A047D9"/>
    <w:rsid w:val="00A065B6"/>
    <w:rsid w:val="00A1052A"/>
    <w:rsid w:val="00A136C6"/>
    <w:rsid w:val="00A23C24"/>
    <w:rsid w:val="00A246FE"/>
    <w:rsid w:val="00A252F5"/>
    <w:rsid w:val="00A30E17"/>
    <w:rsid w:val="00A33E0C"/>
    <w:rsid w:val="00A4155F"/>
    <w:rsid w:val="00A47DEE"/>
    <w:rsid w:val="00A5209C"/>
    <w:rsid w:val="00A56E9E"/>
    <w:rsid w:val="00A7142E"/>
    <w:rsid w:val="00A83566"/>
    <w:rsid w:val="00A864FD"/>
    <w:rsid w:val="00A90D26"/>
    <w:rsid w:val="00A9281B"/>
    <w:rsid w:val="00AA7DEF"/>
    <w:rsid w:val="00AB1E80"/>
    <w:rsid w:val="00AB25E5"/>
    <w:rsid w:val="00AB7C39"/>
    <w:rsid w:val="00AC4753"/>
    <w:rsid w:val="00AD2350"/>
    <w:rsid w:val="00AD4A31"/>
    <w:rsid w:val="00AD6C90"/>
    <w:rsid w:val="00AE5287"/>
    <w:rsid w:val="00AF0D41"/>
    <w:rsid w:val="00AF11A7"/>
    <w:rsid w:val="00AF13A8"/>
    <w:rsid w:val="00AF25DB"/>
    <w:rsid w:val="00B0007F"/>
    <w:rsid w:val="00B03785"/>
    <w:rsid w:val="00B16DF7"/>
    <w:rsid w:val="00B1705F"/>
    <w:rsid w:val="00B20394"/>
    <w:rsid w:val="00B231BF"/>
    <w:rsid w:val="00B32BB0"/>
    <w:rsid w:val="00B34DAF"/>
    <w:rsid w:val="00B42D70"/>
    <w:rsid w:val="00B5049F"/>
    <w:rsid w:val="00B6011B"/>
    <w:rsid w:val="00B64AD0"/>
    <w:rsid w:val="00B67018"/>
    <w:rsid w:val="00B74521"/>
    <w:rsid w:val="00B77374"/>
    <w:rsid w:val="00B9077E"/>
    <w:rsid w:val="00B975F7"/>
    <w:rsid w:val="00BB5D26"/>
    <w:rsid w:val="00BB5F59"/>
    <w:rsid w:val="00BC03E4"/>
    <w:rsid w:val="00BC39E4"/>
    <w:rsid w:val="00BC7681"/>
    <w:rsid w:val="00BD407C"/>
    <w:rsid w:val="00BE2540"/>
    <w:rsid w:val="00BE4A7D"/>
    <w:rsid w:val="00BE5455"/>
    <w:rsid w:val="00BF40C6"/>
    <w:rsid w:val="00BF4447"/>
    <w:rsid w:val="00BF6DC2"/>
    <w:rsid w:val="00C05C53"/>
    <w:rsid w:val="00C133C0"/>
    <w:rsid w:val="00C33F03"/>
    <w:rsid w:val="00C50191"/>
    <w:rsid w:val="00C51CAF"/>
    <w:rsid w:val="00C56719"/>
    <w:rsid w:val="00C66A77"/>
    <w:rsid w:val="00C77C68"/>
    <w:rsid w:val="00C80FB1"/>
    <w:rsid w:val="00C83D75"/>
    <w:rsid w:val="00C9382F"/>
    <w:rsid w:val="00C9593C"/>
    <w:rsid w:val="00CA707D"/>
    <w:rsid w:val="00CB097B"/>
    <w:rsid w:val="00CB2C95"/>
    <w:rsid w:val="00CB4132"/>
    <w:rsid w:val="00CB4C15"/>
    <w:rsid w:val="00CC30C7"/>
    <w:rsid w:val="00CC5FE3"/>
    <w:rsid w:val="00CE02EB"/>
    <w:rsid w:val="00CE7691"/>
    <w:rsid w:val="00CF455B"/>
    <w:rsid w:val="00D0300C"/>
    <w:rsid w:val="00D032FD"/>
    <w:rsid w:val="00D15F8B"/>
    <w:rsid w:val="00D15FEA"/>
    <w:rsid w:val="00D25064"/>
    <w:rsid w:val="00D2758B"/>
    <w:rsid w:val="00D33F3E"/>
    <w:rsid w:val="00D44B70"/>
    <w:rsid w:val="00D51C62"/>
    <w:rsid w:val="00D670BC"/>
    <w:rsid w:val="00D841A6"/>
    <w:rsid w:val="00D91171"/>
    <w:rsid w:val="00D92A0C"/>
    <w:rsid w:val="00D938A1"/>
    <w:rsid w:val="00D95769"/>
    <w:rsid w:val="00DA13E9"/>
    <w:rsid w:val="00DA69C5"/>
    <w:rsid w:val="00DB454F"/>
    <w:rsid w:val="00DB51D9"/>
    <w:rsid w:val="00DB65EE"/>
    <w:rsid w:val="00DB7CCE"/>
    <w:rsid w:val="00DC01EB"/>
    <w:rsid w:val="00DC09B1"/>
    <w:rsid w:val="00DD75F7"/>
    <w:rsid w:val="00DE4759"/>
    <w:rsid w:val="00DF16CF"/>
    <w:rsid w:val="00DF5271"/>
    <w:rsid w:val="00E07430"/>
    <w:rsid w:val="00E10947"/>
    <w:rsid w:val="00E20A01"/>
    <w:rsid w:val="00E22436"/>
    <w:rsid w:val="00E30860"/>
    <w:rsid w:val="00E3160C"/>
    <w:rsid w:val="00E3372F"/>
    <w:rsid w:val="00E3665F"/>
    <w:rsid w:val="00E45F93"/>
    <w:rsid w:val="00E52198"/>
    <w:rsid w:val="00E53DD0"/>
    <w:rsid w:val="00E55DE0"/>
    <w:rsid w:val="00E562DA"/>
    <w:rsid w:val="00E6269F"/>
    <w:rsid w:val="00E678A6"/>
    <w:rsid w:val="00E7591D"/>
    <w:rsid w:val="00E80957"/>
    <w:rsid w:val="00E84931"/>
    <w:rsid w:val="00E923F2"/>
    <w:rsid w:val="00E952E5"/>
    <w:rsid w:val="00EA7C64"/>
    <w:rsid w:val="00EC0BFB"/>
    <w:rsid w:val="00EC4037"/>
    <w:rsid w:val="00EC487A"/>
    <w:rsid w:val="00ED2D88"/>
    <w:rsid w:val="00EE0D05"/>
    <w:rsid w:val="00EE226E"/>
    <w:rsid w:val="00EE33AC"/>
    <w:rsid w:val="00EE60BF"/>
    <w:rsid w:val="00EF4EA1"/>
    <w:rsid w:val="00F02E70"/>
    <w:rsid w:val="00F06BFE"/>
    <w:rsid w:val="00F14923"/>
    <w:rsid w:val="00F14FFE"/>
    <w:rsid w:val="00F15606"/>
    <w:rsid w:val="00F40CB5"/>
    <w:rsid w:val="00F40DAD"/>
    <w:rsid w:val="00F43A78"/>
    <w:rsid w:val="00F44073"/>
    <w:rsid w:val="00F447B3"/>
    <w:rsid w:val="00F470C5"/>
    <w:rsid w:val="00F47536"/>
    <w:rsid w:val="00F6080D"/>
    <w:rsid w:val="00F6126C"/>
    <w:rsid w:val="00F65886"/>
    <w:rsid w:val="00F832E4"/>
    <w:rsid w:val="00F853A7"/>
    <w:rsid w:val="00F863D7"/>
    <w:rsid w:val="00F91BB9"/>
    <w:rsid w:val="00F93EB6"/>
    <w:rsid w:val="00FA1F96"/>
    <w:rsid w:val="00FA3621"/>
    <w:rsid w:val="00FB38C5"/>
    <w:rsid w:val="00FD49CD"/>
    <w:rsid w:val="00FE7611"/>
    <w:rsid w:val="00FF1AA6"/>
    <w:rsid w:val="00FF2A1C"/>
    <w:rsid w:val="00FF69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C0710"/>
  <w15:docId w15:val="{6A45C40D-55C6-4DE0-A5E3-EABE3A017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1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1">
    <w:name w:val="Table Grid Light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GridTable1Light-Accent11">
    <w:name w:val="Grid Table 1 Light - Accent 1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1">
    <w:name w:val="Grid Table 2 - Accent 1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il"/>
          <w:left w:val="nil"/>
          <w:bottom w:val="single" w:sz="12" w:space="0" w:color="5D8AC2" w:themeColor="accent1" w:themeTint="EA"/>
          <w:right w:val="nil"/>
        </w:tcBorders>
        <w:shd w:val="clear" w:color="FFFFFF" w:fill="auto"/>
      </w:tcPr>
    </w:tblStylePr>
    <w:tblStylePr w:type="lastRow">
      <w:rPr>
        <w:b/>
        <w:color w:val="404040"/>
      </w:rPr>
      <w:tblPr/>
      <w:tcPr>
        <w:tcBorders>
          <w:top w:val="single" w:sz="4" w:space="0" w:color="5D8AC2" w:themeColor="accent1" w:themeTint="E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1">
    <w:name w:val="Grid Table 2 - Accent 21"/>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il"/>
          <w:left w:val="nil"/>
          <w:bottom w:val="single" w:sz="12" w:space="0" w:color="D99695" w:themeColor="accent2" w:themeTint="97"/>
          <w:right w:val="nil"/>
        </w:tcBorders>
        <w:shd w:val="clear" w:color="FFFFFF" w:fill="auto"/>
      </w:tcPr>
    </w:tblStylePr>
    <w:tblStylePr w:type="lastRow">
      <w:rPr>
        <w:b/>
        <w:color w:val="404040"/>
      </w:rPr>
      <w:tblPr/>
      <w:tcPr>
        <w:tcBorders>
          <w:top w:val="single" w:sz="4" w:space="0" w:color="D99695" w:themeColor="accent2" w:themeTint="97"/>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1">
    <w:name w:val="Grid Table 2 - Accent 31"/>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il"/>
          <w:left w:val="nil"/>
          <w:bottom w:val="single" w:sz="12" w:space="0" w:color="9ABB59" w:themeColor="accent3" w:themeTint="FE"/>
          <w:right w:val="nil"/>
        </w:tcBorders>
        <w:shd w:val="clear" w:color="FFFFFF" w:fill="auto"/>
      </w:tcPr>
    </w:tblStylePr>
    <w:tblStylePr w:type="lastRow">
      <w:rPr>
        <w:b/>
        <w:color w:val="404040"/>
      </w:rPr>
      <w:tblPr/>
      <w:tcPr>
        <w:tcBorders>
          <w:top w:val="single" w:sz="4" w:space="0" w:color="9ABB59" w:themeColor="accent3" w:themeTint="FE"/>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1">
    <w:name w:val="Grid Table 2 - Accent 41"/>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il"/>
          <w:left w:val="nil"/>
          <w:bottom w:val="single" w:sz="12" w:space="0" w:color="B2A1C6" w:themeColor="accent4" w:themeTint="9A"/>
          <w:right w:val="nil"/>
        </w:tcBorders>
        <w:shd w:val="clear" w:color="FFFFFF" w:fill="auto"/>
      </w:tcPr>
    </w:tblStylePr>
    <w:tblStylePr w:type="lastRow">
      <w:rPr>
        <w:b/>
        <w:color w:val="404040"/>
      </w:rPr>
      <w:tblPr/>
      <w:tcPr>
        <w:tcBorders>
          <w:top w:val="single" w:sz="4" w:space="0" w:color="B2A1C6" w:themeColor="accent4" w:themeTint="9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1">
    <w:name w:val="Grid Table 2 - Accent 51"/>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il"/>
          <w:left w:val="nil"/>
          <w:bottom w:val="single" w:sz="12" w:space="0" w:color="4BACC6" w:themeColor="accent5"/>
          <w:right w:val="nil"/>
        </w:tcBorders>
        <w:shd w:val="clear" w:color="FFFFFF" w:fill="auto"/>
      </w:tcPr>
    </w:tblStylePr>
    <w:tblStylePr w:type="lastRow">
      <w:rPr>
        <w:b/>
        <w:color w:val="404040"/>
      </w:rPr>
      <w:tblPr/>
      <w:tcPr>
        <w:tcBorders>
          <w:top w:val="single" w:sz="4" w:space="0" w:color="4BACC6" w:themeColor="accent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1">
    <w:name w:val="Grid Table 2 - Accent 61"/>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il"/>
          <w:left w:val="nil"/>
          <w:bottom w:val="single" w:sz="12" w:space="0" w:color="F79646" w:themeColor="accent6"/>
          <w:right w:val="nil"/>
        </w:tcBorders>
        <w:shd w:val="clear" w:color="FFFFFF" w:fill="auto"/>
      </w:tcPr>
    </w:tblStylePr>
    <w:tblStylePr w:type="lastRow">
      <w:rPr>
        <w:b/>
        <w:color w:val="404040"/>
      </w:rPr>
      <w:tblPr/>
      <w:tcPr>
        <w:tcBorders>
          <w:top w:val="single" w:sz="4" w:space="0" w:color="F79646" w:themeColor="accent6"/>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3-Accent11">
    <w:name w:val="Grid Table 3 - Accent 1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1">
    <w:name w:val="Grid Table 3 - Accent 21"/>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1">
    <w:name w:val="Grid Table 3 - Accent 31"/>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1">
    <w:name w:val="Grid Table 3 - Accent 41"/>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1">
    <w:name w:val="Grid Table 3 - Accent 51"/>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1">
    <w:name w:val="Grid Table 3 - Accent 61"/>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4-Accent11">
    <w:name w:val="Grid Table 4 - Accent 1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1">
    <w:name w:val="Grid Table 4 - Accent 21"/>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1">
    <w:name w:val="Grid Table 4 - Accent 31"/>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1">
    <w:name w:val="Grid Table 4 - Accent 41"/>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1">
    <w:name w:val="Grid Table 4 - Accent 51"/>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1">
    <w:name w:val="Grid Table 4 - Accent 61"/>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customStyle="1" w:styleId="GridTable5Dark-Accent21">
    <w:name w:val="Grid Table 5 Dark - Accent 2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1">
    <w:name w:val="Grid Table 5 Dark - Accent 3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51">
    <w:name w:val="Grid Table 5 Dark - Accent 5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1">
    <w:name w:val="Grid Table 5 Dark - Accent 6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customStyle="1" w:styleId="GridTable6Colorful-Accent11">
    <w:name w:val="Grid Table 6 Colorful - Accent 1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1">
    <w:name w:val="Grid Table 7 Colorful - Accent 1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il"/>
          <w:left w:val="nil"/>
          <w:bottom w:val="single" w:sz="4" w:space="0" w:color="A6BFDD" w:themeColor="accent1" w:themeTint="80"/>
          <w:right w:val="nil"/>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il"/>
          <w:bottom w:val="nil"/>
          <w:right w:val="nil"/>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il"/>
          <w:left w:val="nil"/>
          <w:bottom w:val="nil"/>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il"/>
          <w:left w:val="single" w:sz="4" w:space="0" w:color="A6BFDD" w:themeColor="accent1" w:themeTint="80"/>
          <w:bottom w:val="nil"/>
          <w:right w:val="nil"/>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il"/>
          <w:left w:val="nil"/>
          <w:bottom w:val="single" w:sz="4" w:space="0" w:color="D99695" w:themeColor="accent2" w:themeTint="97"/>
          <w:right w:val="nil"/>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il"/>
          <w:left w:val="nil"/>
          <w:bottom w:val="nil"/>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il"/>
          <w:left w:val="single" w:sz="4" w:space="0" w:color="D99695" w:themeColor="accent2" w:themeTint="97"/>
          <w:bottom w:val="nil"/>
          <w:right w:val="nil"/>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il"/>
          <w:left w:val="nil"/>
          <w:bottom w:val="single" w:sz="4" w:space="0" w:color="9ABB59" w:themeColor="accent3" w:themeTint="FE"/>
          <w:right w:val="nil"/>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il"/>
          <w:bottom w:val="nil"/>
          <w:right w:val="nil"/>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il"/>
          <w:left w:val="nil"/>
          <w:bottom w:val="nil"/>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il"/>
          <w:left w:val="single" w:sz="4" w:space="0" w:color="9ABB59" w:themeColor="accent3" w:themeTint="FE"/>
          <w:bottom w:val="nil"/>
          <w:right w:val="nil"/>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il"/>
          <w:left w:val="nil"/>
          <w:bottom w:val="single" w:sz="4" w:space="0" w:color="B2A1C6" w:themeColor="accent4" w:themeTint="9A"/>
          <w:right w:val="nil"/>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il"/>
          <w:left w:val="nil"/>
          <w:bottom w:val="nil"/>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il"/>
          <w:left w:val="single" w:sz="4" w:space="0" w:color="B2A1C6" w:themeColor="accent4" w:themeTint="9A"/>
          <w:bottom w:val="nil"/>
          <w:right w:val="nil"/>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il"/>
          <w:left w:val="nil"/>
          <w:bottom w:val="single" w:sz="4" w:space="0" w:color="99D0DE" w:themeColor="accent5" w:themeTint="90"/>
          <w:right w:val="nil"/>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il"/>
          <w:bottom w:val="nil"/>
          <w:right w:val="nil"/>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il"/>
          <w:left w:val="nil"/>
          <w:bottom w:val="nil"/>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il"/>
          <w:left w:val="single" w:sz="4" w:space="0" w:color="99D0DE" w:themeColor="accent5" w:themeTint="90"/>
          <w:bottom w:val="nil"/>
          <w:right w:val="nil"/>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il"/>
          <w:left w:val="nil"/>
          <w:bottom w:val="single" w:sz="4" w:space="0" w:color="FAC396" w:themeColor="accent6" w:themeTint="90"/>
          <w:right w:val="nil"/>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il"/>
          <w:bottom w:val="nil"/>
          <w:right w:val="nil"/>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il"/>
          <w:left w:val="nil"/>
          <w:bottom w:val="nil"/>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il"/>
          <w:left w:val="single" w:sz="4" w:space="0" w:color="FAC396" w:themeColor="accent6" w:themeTint="90"/>
          <w:bottom w:val="nil"/>
          <w:right w:val="nil"/>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customStyle="1" w:styleId="ListTable1Light-Accent11">
    <w:name w:val="List Table 1 Light - Accent 11"/>
    <w:basedOn w:val="TableNormal"/>
    <w:uiPriority w:val="99"/>
    <w:tblPr>
      <w:tblStyleRowBandSize w:val="1"/>
      <w:tblStyleColBandSize w:val="1"/>
    </w:tblPr>
    <w:tblStylePr w:type="firstRow">
      <w:rPr>
        <w:b/>
        <w:color w:val="404040"/>
      </w:rPr>
      <w:tblPr/>
      <w:tcPr>
        <w:tcBorders>
          <w:top w:val="nil"/>
          <w:left w:val="nil"/>
          <w:bottom w:val="single" w:sz="4" w:space="0" w:color="4F81BD" w:themeColor="accent1"/>
          <w:right w:val="nil"/>
        </w:tcBorders>
      </w:tcPr>
    </w:tblStylePr>
    <w:tblStylePr w:type="lastRow">
      <w:rPr>
        <w:b/>
        <w:color w:val="404040"/>
      </w:rPr>
      <w:tblPr/>
      <w:tcPr>
        <w:tcBorders>
          <w:top w:val="single" w:sz="4" w:space="0" w:color="4F81BD" w:themeColor="accent1"/>
          <w:left w:val="nil"/>
          <w:bottom w:val="nil"/>
          <w:right w:val="nil"/>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1">
    <w:name w:val="List Table 1 Light - Accent 21"/>
    <w:basedOn w:val="TableNormal"/>
    <w:uiPriority w:val="99"/>
    <w:tblPr>
      <w:tblStyleRowBandSize w:val="1"/>
      <w:tblStyleColBandSize w:val="1"/>
    </w:tblPr>
    <w:tblStylePr w:type="firstRow">
      <w:rPr>
        <w:b/>
        <w:color w:val="404040"/>
      </w:rPr>
      <w:tblPr/>
      <w:tcPr>
        <w:tcBorders>
          <w:top w:val="nil"/>
          <w:left w:val="nil"/>
          <w:bottom w:val="single" w:sz="4" w:space="0" w:color="C0504D" w:themeColor="accent2"/>
          <w:right w:val="nil"/>
        </w:tcBorders>
      </w:tcPr>
    </w:tblStylePr>
    <w:tblStylePr w:type="lastRow">
      <w:rPr>
        <w:b/>
        <w:color w:val="404040"/>
      </w:rPr>
      <w:tblPr/>
      <w:tcPr>
        <w:tcBorders>
          <w:top w:val="single" w:sz="4" w:space="0" w:color="C0504D" w:themeColor="accent2"/>
          <w:left w:val="nil"/>
          <w:bottom w:val="nil"/>
          <w:right w:val="nil"/>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1">
    <w:name w:val="List Table 1 Light - Accent 31"/>
    <w:basedOn w:val="TableNormal"/>
    <w:uiPriority w:val="99"/>
    <w:tblPr>
      <w:tblStyleRowBandSize w:val="1"/>
      <w:tblStyleColBandSize w:val="1"/>
    </w:tblPr>
    <w:tblStylePr w:type="firstRow">
      <w:rPr>
        <w:b/>
        <w:color w:val="404040"/>
      </w:rPr>
      <w:tblPr/>
      <w:tcPr>
        <w:tcBorders>
          <w:top w:val="nil"/>
          <w:left w:val="nil"/>
          <w:bottom w:val="single" w:sz="4" w:space="0" w:color="9BBB59" w:themeColor="accent3"/>
          <w:right w:val="nil"/>
        </w:tcBorders>
      </w:tcPr>
    </w:tblStylePr>
    <w:tblStylePr w:type="lastRow">
      <w:rPr>
        <w:b/>
        <w:color w:val="404040"/>
      </w:rPr>
      <w:tblPr/>
      <w:tcPr>
        <w:tcBorders>
          <w:top w:val="single" w:sz="4" w:space="0" w:color="9BBB59" w:themeColor="accent3"/>
          <w:left w:val="nil"/>
          <w:bottom w:val="nil"/>
          <w:right w:val="nil"/>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1">
    <w:name w:val="List Table 1 Light - Accent 41"/>
    <w:basedOn w:val="TableNormal"/>
    <w:uiPriority w:val="99"/>
    <w:tblPr>
      <w:tblStyleRowBandSize w:val="1"/>
      <w:tblStyleColBandSize w:val="1"/>
    </w:tblPr>
    <w:tblStylePr w:type="firstRow">
      <w:rPr>
        <w:b/>
        <w:color w:val="404040"/>
      </w:rPr>
      <w:tblPr/>
      <w:tcPr>
        <w:tcBorders>
          <w:top w:val="nil"/>
          <w:left w:val="nil"/>
          <w:bottom w:val="single" w:sz="4" w:space="0" w:color="8064A2" w:themeColor="accent4"/>
          <w:right w:val="nil"/>
        </w:tcBorders>
      </w:tcPr>
    </w:tblStylePr>
    <w:tblStylePr w:type="lastRow">
      <w:rPr>
        <w:b/>
        <w:color w:val="404040"/>
      </w:rPr>
      <w:tblPr/>
      <w:tcPr>
        <w:tcBorders>
          <w:top w:val="single" w:sz="4" w:space="0" w:color="8064A2" w:themeColor="accent4"/>
          <w:left w:val="nil"/>
          <w:bottom w:val="nil"/>
          <w:right w:val="nil"/>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1">
    <w:name w:val="List Table 1 Light - Accent 51"/>
    <w:basedOn w:val="TableNormal"/>
    <w:uiPriority w:val="99"/>
    <w:tblPr>
      <w:tblStyleRowBandSize w:val="1"/>
      <w:tblStyleColBandSize w:val="1"/>
    </w:tblPr>
    <w:tblStylePr w:type="firstRow">
      <w:rPr>
        <w:b/>
        <w:color w:val="404040"/>
      </w:rPr>
      <w:tblPr/>
      <w:tcPr>
        <w:tcBorders>
          <w:top w:val="nil"/>
          <w:left w:val="nil"/>
          <w:bottom w:val="single" w:sz="4" w:space="0" w:color="4BACC6" w:themeColor="accent5"/>
          <w:right w:val="nil"/>
        </w:tcBorders>
      </w:tcPr>
    </w:tblStylePr>
    <w:tblStylePr w:type="lastRow">
      <w:rPr>
        <w:b/>
        <w:color w:val="404040"/>
      </w:rPr>
      <w:tblPr/>
      <w:tcPr>
        <w:tcBorders>
          <w:top w:val="single" w:sz="4" w:space="0" w:color="4BACC6" w:themeColor="accent5"/>
          <w:left w:val="nil"/>
          <w:bottom w:val="nil"/>
          <w:right w:val="nil"/>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1">
    <w:name w:val="List Table 1 Light - Accent 61"/>
    <w:basedOn w:val="TableNormal"/>
    <w:uiPriority w:val="99"/>
    <w:tblPr>
      <w:tblStyleRowBandSize w:val="1"/>
      <w:tblStyleColBandSize w:val="1"/>
    </w:tblPr>
    <w:tblStylePr w:type="firstRow">
      <w:rPr>
        <w:b/>
        <w:color w:val="404040"/>
      </w:rPr>
      <w:tblPr/>
      <w:tcPr>
        <w:tcBorders>
          <w:top w:val="nil"/>
          <w:left w:val="nil"/>
          <w:bottom w:val="single" w:sz="4" w:space="0" w:color="F79646" w:themeColor="accent6"/>
          <w:right w:val="nil"/>
        </w:tcBorders>
      </w:tcPr>
    </w:tblStylePr>
    <w:tblStylePr w:type="lastRow">
      <w:rPr>
        <w:b/>
        <w:color w:val="404040"/>
      </w:rPr>
      <w:tblPr/>
      <w:tcPr>
        <w:tcBorders>
          <w:top w:val="single" w:sz="4" w:space="0" w:color="F79646" w:themeColor="accent6"/>
          <w:left w:val="nil"/>
          <w:bottom w:val="nil"/>
          <w:right w:val="nil"/>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customStyle="1" w:styleId="ListTable2-Accent11">
    <w:name w:val="List Table 2 - Accent 1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il"/>
          <w:bottom w:val="single" w:sz="4" w:space="0" w:color="9BB7D9" w:themeColor="accent1" w:themeTint="90"/>
          <w:right w:val="nil"/>
        </w:tcBorders>
      </w:tcPr>
    </w:tblStylePr>
    <w:tblStylePr w:type="lastRow">
      <w:rPr>
        <w:rFonts w:ascii="Arial" w:hAnsi="Arial"/>
        <w:b/>
        <w:color w:val="404040"/>
        <w:sz w:val="22"/>
      </w:rPr>
      <w:tblPr/>
      <w:tcPr>
        <w:tcBorders>
          <w:top w:val="single" w:sz="4" w:space="0" w:color="9BB7D9" w:themeColor="accent1" w:themeTint="90"/>
          <w:left w:val="nil"/>
          <w:bottom w:val="single" w:sz="4" w:space="0" w:color="9BB7D9" w:themeColor="accen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1">
    <w:name w:val="List Table 2 - Accent 21"/>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il"/>
          <w:bottom w:val="single" w:sz="4" w:space="0" w:color="DB9B9A" w:themeColor="accent2" w:themeTint="90"/>
          <w:right w:val="nil"/>
        </w:tcBorders>
      </w:tcPr>
    </w:tblStylePr>
    <w:tblStylePr w:type="lastRow">
      <w:rPr>
        <w:rFonts w:ascii="Arial" w:hAnsi="Arial"/>
        <w:b/>
        <w:color w:val="404040"/>
        <w:sz w:val="22"/>
      </w:rPr>
      <w:tblPr/>
      <w:tcPr>
        <w:tcBorders>
          <w:top w:val="single" w:sz="4" w:space="0" w:color="DB9B9A" w:themeColor="accent2" w:themeTint="90"/>
          <w:left w:val="nil"/>
          <w:bottom w:val="single" w:sz="4" w:space="0" w:color="DB9B9A" w:themeColor="accent2"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1">
    <w:name w:val="List Table 2 - Accent 31"/>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il"/>
          <w:bottom w:val="single" w:sz="4" w:space="0" w:color="C6D8A1" w:themeColor="accent3" w:themeTint="90"/>
          <w:right w:val="nil"/>
        </w:tcBorders>
      </w:tcPr>
    </w:tblStylePr>
    <w:tblStylePr w:type="lastRow">
      <w:rPr>
        <w:rFonts w:ascii="Arial" w:hAnsi="Arial"/>
        <w:b/>
        <w:color w:val="404040"/>
        <w:sz w:val="22"/>
      </w:rPr>
      <w:tblPr/>
      <w:tcPr>
        <w:tcBorders>
          <w:top w:val="single" w:sz="4" w:space="0" w:color="C6D8A1" w:themeColor="accent3" w:themeTint="90"/>
          <w:left w:val="nil"/>
          <w:bottom w:val="single" w:sz="4" w:space="0" w:color="C6D8A1" w:themeColor="accent3"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1">
    <w:name w:val="List Table 2 - Accent 41"/>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il"/>
          <w:bottom w:val="single" w:sz="4" w:space="0" w:color="B7A7CA" w:themeColor="accent4" w:themeTint="90"/>
          <w:right w:val="nil"/>
        </w:tcBorders>
      </w:tcPr>
    </w:tblStylePr>
    <w:tblStylePr w:type="lastRow">
      <w:rPr>
        <w:rFonts w:ascii="Arial" w:hAnsi="Arial"/>
        <w:b/>
        <w:color w:val="404040"/>
        <w:sz w:val="22"/>
      </w:rPr>
      <w:tblPr/>
      <w:tcPr>
        <w:tcBorders>
          <w:top w:val="single" w:sz="4" w:space="0" w:color="B7A7CA" w:themeColor="accent4" w:themeTint="90"/>
          <w:left w:val="nil"/>
          <w:bottom w:val="single" w:sz="4" w:space="0" w:color="B7A7CA" w:themeColor="accent4"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1">
    <w:name w:val="List Table 2 - Accent 51"/>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il"/>
          <w:bottom w:val="single" w:sz="4" w:space="0" w:color="99D0DE" w:themeColor="accent5" w:themeTint="90"/>
          <w:right w:val="nil"/>
        </w:tcBorders>
      </w:tcPr>
    </w:tblStylePr>
    <w:tblStylePr w:type="lastRow">
      <w:rPr>
        <w:rFonts w:ascii="Arial" w:hAnsi="Arial"/>
        <w:b/>
        <w:color w:val="404040"/>
        <w:sz w:val="22"/>
      </w:rPr>
      <w:tblPr/>
      <w:tcPr>
        <w:tcBorders>
          <w:top w:val="single" w:sz="4" w:space="0" w:color="99D0DE" w:themeColor="accent5" w:themeTint="90"/>
          <w:left w:val="nil"/>
          <w:bottom w:val="single" w:sz="4" w:space="0" w:color="99D0DE" w:themeColor="accent5"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1">
    <w:name w:val="List Table 2 - Accent 61"/>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il"/>
          <w:bottom w:val="single" w:sz="4" w:space="0" w:color="FAC396" w:themeColor="accent6" w:themeTint="90"/>
          <w:right w:val="nil"/>
        </w:tcBorders>
      </w:tcPr>
    </w:tblStylePr>
    <w:tblStylePr w:type="lastRow">
      <w:rPr>
        <w:rFonts w:ascii="Arial" w:hAnsi="Arial"/>
        <w:b/>
        <w:color w:val="404040"/>
        <w:sz w:val="22"/>
      </w:rPr>
      <w:tblPr/>
      <w:tcPr>
        <w:tcBorders>
          <w:top w:val="single" w:sz="4" w:space="0" w:color="FAC396" w:themeColor="accent6" w:themeTint="90"/>
          <w:left w:val="nil"/>
          <w:bottom w:val="single" w:sz="4" w:space="0" w:color="FAC396" w:themeColor="accent6"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3-Accent11">
    <w:name w:val="List Table 3 - Accent 1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1">
    <w:name w:val="List Table 3 - Accent 21"/>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1">
    <w:name w:val="List Table 3 - Accent 31"/>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1">
    <w:name w:val="List Table 3 - Accent 41"/>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1">
    <w:name w:val="List Table 3 - Accent 51"/>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1">
    <w:name w:val="List Table 3 - Accent 61"/>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1">
    <w:name w:val="List Table 4 - Accent 1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1">
    <w:name w:val="List Table 4 - Accent 21"/>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1">
    <w:name w:val="List Table 4 - Accent 31"/>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1">
    <w:name w:val="List Table 4 - Accent 41"/>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1">
    <w:name w:val="List Table 4 - Accent 51"/>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1">
    <w:name w:val="List Table 4 - Accent 61"/>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customStyle="1" w:styleId="ListTable5Dark-Accent11">
    <w:name w:val="List Table 5 Dark - Accent 1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1">
    <w:name w:val="List Table 5 Dark - Accent 21"/>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1">
    <w:name w:val="List Table 5 Dark - Accent 31"/>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1">
    <w:name w:val="List Table 5 Dark - Accent 41"/>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1">
    <w:name w:val="List Table 5 Dark - Accent 51"/>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1">
    <w:name w:val="List Table 5 Dark - Accent 61"/>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customStyle="1" w:styleId="ListTable6Colorful-Accent11">
    <w:name w:val="List Table 6 Colorful - Accent 1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1">
    <w:name w:val="List Table 7 Colorful - Accent 1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il"/>
          <w:left w:val="nil"/>
          <w:bottom w:val="single" w:sz="4" w:space="0" w:color="4F81BD" w:themeColor="accent1"/>
          <w:right w:val="nil"/>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il"/>
          <w:bottom w:val="nil"/>
          <w:right w:val="nil"/>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il"/>
          <w:left w:val="nil"/>
          <w:bottom w:val="nil"/>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il"/>
          <w:left w:val="single" w:sz="4" w:space="0" w:color="4F81BD" w:themeColor="accent1"/>
          <w:bottom w:val="nil"/>
          <w:right w:val="nil"/>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il"/>
          <w:left w:val="nil"/>
          <w:bottom w:val="single" w:sz="4" w:space="0" w:color="D99695" w:themeColor="accent2" w:themeTint="97"/>
          <w:right w:val="nil"/>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il"/>
          <w:left w:val="nil"/>
          <w:bottom w:val="nil"/>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il"/>
          <w:left w:val="single" w:sz="4" w:space="0" w:color="D99695" w:themeColor="accent2" w:themeTint="97"/>
          <w:bottom w:val="nil"/>
          <w:right w:val="nil"/>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il"/>
          <w:left w:val="nil"/>
          <w:bottom w:val="single" w:sz="4" w:space="0" w:color="C3D69B" w:themeColor="accent3" w:themeTint="98"/>
          <w:right w:val="nil"/>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il"/>
          <w:bottom w:val="nil"/>
          <w:right w:val="nil"/>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il"/>
          <w:left w:val="nil"/>
          <w:bottom w:val="nil"/>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il"/>
          <w:left w:val="single" w:sz="4" w:space="0" w:color="C3D69B" w:themeColor="accent3" w:themeTint="98"/>
          <w:bottom w:val="nil"/>
          <w:right w:val="nil"/>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il"/>
          <w:left w:val="nil"/>
          <w:bottom w:val="single" w:sz="4" w:space="0" w:color="B2A1C6" w:themeColor="accent4" w:themeTint="9A"/>
          <w:right w:val="nil"/>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il"/>
          <w:left w:val="nil"/>
          <w:bottom w:val="nil"/>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il"/>
          <w:left w:val="single" w:sz="4" w:space="0" w:color="B2A1C6" w:themeColor="accent4" w:themeTint="9A"/>
          <w:bottom w:val="nil"/>
          <w:right w:val="nil"/>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il"/>
          <w:left w:val="nil"/>
          <w:bottom w:val="single" w:sz="4" w:space="0" w:color="92CCDC" w:themeColor="accent5" w:themeTint="9A"/>
          <w:right w:val="nil"/>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il"/>
          <w:bottom w:val="nil"/>
          <w:right w:val="nil"/>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il"/>
          <w:left w:val="nil"/>
          <w:bottom w:val="nil"/>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il"/>
          <w:left w:val="single" w:sz="4" w:space="0" w:color="92CCDC" w:themeColor="accent5" w:themeTint="9A"/>
          <w:bottom w:val="nil"/>
          <w:right w:val="nil"/>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il"/>
          <w:left w:val="nil"/>
          <w:bottom w:val="single" w:sz="4" w:space="0" w:color="FAC090" w:themeColor="accent6" w:themeTint="98"/>
          <w:right w:val="nil"/>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il"/>
          <w:bottom w:val="nil"/>
          <w:right w:val="nil"/>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il"/>
          <w:left w:val="nil"/>
          <w:bottom w:val="nil"/>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il"/>
          <w:left w:val="single" w:sz="4" w:space="0" w:color="FAC090" w:themeColor="accent6" w:themeTint="98"/>
          <w:bottom w:val="nil"/>
          <w:right w:val="nil"/>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paragraph" w:customStyle="1" w:styleId="Heading11">
    <w:name w:val="Heading 11"/>
    <w:basedOn w:val="Normal"/>
    <w:next w:val="NormalIndent"/>
    <w:link w:val="Heading1Char"/>
    <w:qFormat/>
    <w:pPr>
      <w:keepNext/>
      <w:numPr>
        <w:numId w:val="5"/>
      </w:numPr>
      <w:spacing w:before="360" w:after="60"/>
      <w:outlineLvl w:val="0"/>
    </w:pPr>
    <w:rPr>
      <w:rFonts w:cs="Arial"/>
      <w:b/>
      <w:bCs/>
      <w:sz w:val="28"/>
      <w:szCs w:val="32"/>
    </w:rPr>
  </w:style>
  <w:style w:type="paragraph" w:customStyle="1" w:styleId="Heading21">
    <w:name w:val="Heading 21"/>
    <w:basedOn w:val="Normal"/>
    <w:next w:val="NormalIndent"/>
    <w:link w:val="Heading2Char"/>
    <w:qFormat/>
    <w:pPr>
      <w:keepNext/>
      <w:numPr>
        <w:ilvl w:val="1"/>
        <w:numId w:val="5"/>
      </w:numPr>
      <w:spacing w:before="360" w:after="60"/>
      <w:outlineLvl w:val="1"/>
    </w:pPr>
    <w:rPr>
      <w:rFonts w:cs="Arial"/>
      <w:b/>
      <w:bCs/>
      <w:sz w:val="24"/>
      <w:szCs w:val="28"/>
    </w:rPr>
  </w:style>
  <w:style w:type="paragraph" w:customStyle="1" w:styleId="Heading31">
    <w:name w:val="Heading 31"/>
    <w:basedOn w:val="Normal"/>
    <w:next w:val="NormalIndent"/>
    <w:link w:val="Heading3Char"/>
    <w:qFormat/>
    <w:pPr>
      <w:keepNext/>
      <w:numPr>
        <w:ilvl w:val="2"/>
        <w:numId w:val="5"/>
      </w:numPr>
      <w:spacing w:before="360" w:after="60"/>
      <w:outlineLvl w:val="2"/>
    </w:pPr>
    <w:rPr>
      <w:rFonts w:cs="Arial"/>
      <w:b/>
      <w:bCs/>
      <w:sz w:val="20"/>
      <w:szCs w:val="26"/>
    </w:rPr>
  </w:style>
  <w:style w:type="paragraph" w:customStyle="1" w:styleId="Heading41">
    <w:name w:val="Heading 41"/>
    <w:basedOn w:val="Heading31"/>
    <w:next w:val="NormalIndent"/>
    <w:link w:val="Heading4Char"/>
    <w:qFormat/>
    <w:pPr>
      <w:numPr>
        <w:ilvl w:val="0"/>
        <w:numId w:val="0"/>
      </w:numPr>
      <w:ind w:left="851"/>
      <w:outlineLvl w:val="3"/>
    </w:pPr>
    <w:rPr>
      <w:bCs w:val="0"/>
    </w:rPr>
  </w:style>
  <w:style w:type="paragraph" w:customStyle="1" w:styleId="Heading51">
    <w:name w:val="Heading 51"/>
    <w:basedOn w:val="Normal"/>
    <w:next w:val="Normal"/>
    <w:link w:val="Heading5Char"/>
    <w:qFormat/>
    <w:pPr>
      <w:keepNext/>
      <w:spacing w:after="120"/>
      <w:ind w:left="902"/>
      <w:outlineLvl w:val="4"/>
    </w:pPr>
    <w:rPr>
      <w:b/>
      <w:bCs/>
    </w:rPr>
  </w:style>
  <w:style w:type="paragraph" w:customStyle="1" w:styleId="Heading61">
    <w:name w:val="Heading 61"/>
    <w:basedOn w:val="Heading51"/>
    <w:next w:val="Normal"/>
    <w:link w:val="Heading6Char"/>
    <w:qFormat/>
    <w:pPr>
      <w:outlineLvl w:val="5"/>
    </w:pPr>
    <w:rPr>
      <w:rFonts w:ascii="Arial Bold" w:hAnsi="Arial Bold"/>
    </w:rPr>
  </w:style>
  <w:style w:type="paragraph" w:customStyle="1" w:styleId="Heading71">
    <w:name w:val="Heading 71"/>
    <w:basedOn w:val="Normal"/>
    <w:next w:val="Normal"/>
    <w:link w:val="Heading7Char"/>
    <w:qFormat/>
    <w:pPr>
      <w:keepNext/>
      <w:spacing w:before="240" w:after="60"/>
      <w:ind w:left="74"/>
      <w:outlineLvl w:val="6"/>
    </w:pPr>
    <w:rPr>
      <w:b/>
      <w:bCs/>
    </w:rPr>
  </w:style>
  <w:style w:type="paragraph" w:customStyle="1" w:styleId="Heading81">
    <w:name w:val="Heading 81"/>
    <w:basedOn w:val="Normal"/>
    <w:next w:val="Normal"/>
    <w:link w:val="Heading8Char"/>
    <w:qFormat/>
    <w:pPr>
      <w:keepNext/>
      <w:ind w:left="121"/>
      <w:outlineLvl w:val="7"/>
    </w:pPr>
    <w:rPr>
      <w:b/>
      <w:bCs/>
    </w:rPr>
  </w:style>
  <w:style w:type="paragraph" w:customStyle="1" w:styleId="Heading91">
    <w:name w:val="Heading 91"/>
    <w:basedOn w:val="Normal"/>
    <w:next w:val="Normal"/>
    <w:link w:val="Heading9Char"/>
    <w:qFormat/>
    <w:pPr>
      <w:keepNext/>
      <w:ind w:left="170"/>
      <w:outlineLvl w:val="8"/>
    </w:pPr>
    <w:rPr>
      <w:b/>
      <w:bCs/>
    </w:r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il"/>
          <w:left w:val="nil"/>
          <w:bottom w:val="single" w:sz="12" w:space="0" w:color="5D8AC2" w:themeColor="accent1" w:themeTint="EA"/>
          <w:right w:val="nil"/>
        </w:tcBorders>
        <w:shd w:val="clear" w:color="FFFFFF" w:fill="FFFFFF"/>
      </w:tcPr>
    </w:tblStylePr>
    <w:tblStylePr w:type="lastRow">
      <w:rPr>
        <w:b/>
        <w:color w:val="404040"/>
      </w:rPr>
      <w:tblPr/>
      <w:tcPr>
        <w:tcBorders>
          <w:top w:val="single" w:sz="4" w:space="0" w:color="5D8AC2" w:themeColor="accent1" w:themeTint="EA"/>
          <w:left w:val="nil"/>
          <w:bottom w:val="nil"/>
          <w:right w:val="nil"/>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AE5F1" w:themeFill="accent1" w:themeFillTint="34"/>
      </w:tcPr>
    </w:tblStylePr>
    <w:tblStylePr w:type="band1Horz">
      <w:rPr>
        <w:rFonts w:ascii="Arial" w:hAnsi="Arial"/>
        <w:color w:val="404040"/>
        <w:sz w:val="22"/>
      </w:rPr>
      <w:tblPr/>
      <w:tcPr>
        <w:shd w:val="clear" w:color="FFFFFF"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il"/>
          <w:left w:val="nil"/>
          <w:bottom w:val="single" w:sz="12" w:space="0" w:color="D99695" w:themeColor="accent2" w:themeTint="97"/>
          <w:right w:val="nil"/>
        </w:tcBorders>
        <w:shd w:val="clear" w:color="FFFFFF" w:fill="FFFFFF"/>
      </w:tcPr>
    </w:tblStylePr>
    <w:tblStylePr w:type="lastRow">
      <w:rPr>
        <w:b/>
        <w:color w:val="404040"/>
      </w:rPr>
      <w:tblPr/>
      <w:tcPr>
        <w:tcBorders>
          <w:top w:val="single" w:sz="4" w:space="0" w:color="D99695" w:themeColor="accent2" w:themeTint="97"/>
          <w:left w:val="nil"/>
          <w:bottom w:val="nil"/>
          <w:right w:val="nil"/>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2DCDC" w:themeFill="accent2" w:themeFillTint="32"/>
      </w:tcPr>
    </w:tblStylePr>
    <w:tblStylePr w:type="band1Horz">
      <w:rPr>
        <w:rFonts w:ascii="Arial" w:hAnsi="Arial"/>
        <w:color w:val="404040"/>
        <w:sz w:val="22"/>
      </w:rPr>
      <w:tblPr/>
      <w:tcPr>
        <w:shd w:val="clear" w:color="FFFFFF"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il"/>
          <w:left w:val="nil"/>
          <w:bottom w:val="single" w:sz="12" w:space="0" w:color="9ABB59" w:themeColor="accent3" w:themeTint="FE"/>
          <w:right w:val="nil"/>
        </w:tcBorders>
        <w:shd w:val="clear" w:color="FFFFFF" w:fill="FFFFFF"/>
      </w:tcPr>
    </w:tblStylePr>
    <w:tblStylePr w:type="lastRow">
      <w:rPr>
        <w:b/>
        <w:color w:val="404040"/>
      </w:rPr>
      <w:tblPr/>
      <w:tcPr>
        <w:tcBorders>
          <w:top w:val="single" w:sz="4" w:space="0" w:color="9ABB59" w:themeColor="accent3" w:themeTint="FE"/>
          <w:left w:val="nil"/>
          <w:bottom w:val="nil"/>
          <w:right w:val="nil"/>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AF1DC" w:themeFill="accent3" w:themeFillTint="34"/>
      </w:tcPr>
    </w:tblStylePr>
    <w:tblStylePr w:type="band1Horz">
      <w:rPr>
        <w:rFonts w:ascii="Arial" w:hAnsi="Arial"/>
        <w:color w:val="404040"/>
        <w:sz w:val="22"/>
      </w:rPr>
      <w:tblPr/>
      <w:tcPr>
        <w:shd w:val="clear" w:color="FFFFFF"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il"/>
          <w:left w:val="nil"/>
          <w:bottom w:val="single" w:sz="12" w:space="0" w:color="B2A1C6" w:themeColor="accent4" w:themeTint="9A"/>
          <w:right w:val="nil"/>
        </w:tcBorders>
        <w:shd w:val="clear" w:color="FFFFFF" w:fill="FFFFFF"/>
      </w:tcPr>
    </w:tblStylePr>
    <w:tblStylePr w:type="lastRow">
      <w:rPr>
        <w:b/>
        <w:color w:val="404040"/>
      </w:rPr>
      <w:tblPr/>
      <w:tcPr>
        <w:tcBorders>
          <w:top w:val="single" w:sz="4" w:space="0" w:color="B2A1C6" w:themeColor="accent4" w:themeTint="9A"/>
          <w:left w:val="nil"/>
          <w:bottom w:val="nil"/>
          <w:right w:val="nil"/>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5DFEC" w:themeFill="accent4" w:themeFillTint="34"/>
      </w:tcPr>
    </w:tblStylePr>
    <w:tblStylePr w:type="band1Horz">
      <w:rPr>
        <w:rFonts w:ascii="Arial" w:hAnsi="Arial"/>
        <w:color w:val="404040"/>
        <w:sz w:val="22"/>
      </w:rPr>
      <w:tblPr/>
      <w:tcPr>
        <w:shd w:val="clear" w:color="FFFFFF"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il"/>
          <w:left w:val="nil"/>
          <w:bottom w:val="single" w:sz="12" w:space="0" w:color="4BACC6" w:themeColor="accent5"/>
          <w:right w:val="nil"/>
        </w:tcBorders>
        <w:shd w:val="clear" w:color="FFFFFF" w:fill="FFFFFF"/>
      </w:tcPr>
    </w:tblStylePr>
    <w:tblStylePr w:type="lastRow">
      <w:rPr>
        <w:b/>
        <w:color w:val="404040"/>
      </w:rPr>
      <w:tblPr/>
      <w:tcPr>
        <w:tcBorders>
          <w:top w:val="single" w:sz="4" w:space="0" w:color="4BACC6" w:themeColor="accent5"/>
          <w:left w:val="nil"/>
          <w:bottom w:val="nil"/>
          <w:right w:val="nil"/>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AEEF3" w:themeFill="accent5" w:themeFillTint="34"/>
      </w:tcPr>
    </w:tblStylePr>
    <w:tblStylePr w:type="band1Horz">
      <w:rPr>
        <w:rFonts w:ascii="Arial" w:hAnsi="Arial"/>
        <w:color w:val="404040"/>
        <w:sz w:val="22"/>
      </w:rPr>
      <w:tblPr/>
      <w:tcPr>
        <w:shd w:val="clear" w:color="FFFFFF"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il"/>
          <w:left w:val="nil"/>
          <w:bottom w:val="single" w:sz="12" w:space="0" w:color="F79646" w:themeColor="accent6"/>
          <w:right w:val="nil"/>
        </w:tcBorders>
        <w:shd w:val="clear" w:color="FFFFFF" w:fill="FFFFFF"/>
      </w:tcPr>
    </w:tblStylePr>
    <w:tblStylePr w:type="lastRow">
      <w:rPr>
        <w:b/>
        <w:color w:val="404040"/>
      </w:rPr>
      <w:tblPr/>
      <w:tcPr>
        <w:tcBorders>
          <w:top w:val="single" w:sz="4" w:space="0" w:color="F79646" w:themeColor="accent6"/>
          <w:left w:val="nil"/>
          <w:bottom w:val="nil"/>
          <w:right w:val="nil"/>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DE9D8" w:themeFill="accent6" w:themeFillTint="34"/>
      </w:tcPr>
    </w:tblStylePr>
    <w:tblStylePr w:type="band1Horz">
      <w:rPr>
        <w:rFonts w:ascii="Arial" w:hAnsi="Arial"/>
        <w:color w:val="404040"/>
        <w:sz w:val="22"/>
      </w:rPr>
      <w:tblPr/>
      <w:tcPr>
        <w:shd w:val="clear" w:color="FFFFFF" w:fill="FDE9D8" w:themeFill="accent6"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il"/>
          <w:left w:val="nil"/>
          <w:bottom w:val="nil"/>
          <w:right w:val="nil"/>
        </w:tcBorders>
        <w:shd w:val="clear" w:color="FFFFFF" w:fill="FFFFFF"/>
      </w:tcPr>
    </w:tblStylePr>
    <w:tblStylePr w:type="lastRow">
      <w:rPr>
        <w:b/>
        <w:color w:val="404040"/>
      </w:rPr>
      <w:tblPr/>
      <w:tcPr>
        <w:tcBorders>
          <w:top w:val="nil"/>
          <w:left w:val="nil"/>
          <w:bottom w:val="nil"/>
          <w:right w:val="nil"/>
        </w:tcBorders>
        <w:shd w:val="clear" w:color="FFFFFF" w:fill="FFFFFF"/>
      </w:tcPr>
    </w:tblStylePr>
    <w:tblStylePr w:type="firstCol">
      <w:pPr>
        <w:jc w:val="right"/>
      </w:pPr>
      <w:rPr>
        <w:i/>
        <w:color w:val="404040"/>
      </w:rPr>
      <w:tblPr/>
      <w:tcPr>
        <w:tcBorders>
          <w:top w:val="nil"/>
          <w:left w:val="nil"/>
          <w:bottom w:val="nil"/>
          <w:right w:val="nil"/>
        </w:tcBorders>
        <w:shd w:val="clear" w:color="FFFFFF" w:fill="FFFFFF"/>
      </w:tcPr>
    </w:tblStylePr>
    <w:tblStylePr w:type="lastCol">
      <w:rPr>
        <w:i/>
        <w:color w:val="404040"/>
      </w:rPr>
      <w:tblPr/>
      <w:tcPr>
        <w:tcBorders>
          <w:top w:val="nil"/>
          <w:left w:val="nil"/>
          <w:bottom w:val="nil"/>
          <w:right w:val="nil"/>
        </w:tcBorders>
        <w:shd w:val="clear" w:color="FFFFFF" w:fill="FFFFFF"/>
      </w:tcPr>
    </w:tblStylePr>
    <w:tblStylePr w:type="band1Vert">
      <w:rPr>
        <w:rFonts w:ascii="Arial" w:hAnsi="Arial"/>
        <w:color w:val="404040"/>
        <w:sz w:val="22"/>
      </w:rPr>
      <w:tblPr/>
      <w:tcPr>
        <w:shd w:val="clear" w:color="FFFFFF" w:fill="DAE5F1" w:themeFill="accent1" w:themeFillTint="34"/>
      </w:tcPr>
    </w:tblStylePr>
    <w:tblStylePr w:type="band1Horz">
      <w:rPr>
        <w:rFonts w:ascii="Arial" w:hAnsi="Arial"/>
        <w:color w:val="404040"/>
        <w:sz w:val="22"/>
      </w:rPr>
      <w:tblPr/>
      <w:tcPr>
        <w:shd w:val="clear" w:color="FFFFFF"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il"/>
          <w:left w:val="nil"/>
          <w:bottom w:val="nil"/>
          <w:right w:val="nil"/>
        </w:tcBorders>
        <w:shd w:val="clear" w:color="FFFFFF" w:fill="FFFFFF"/>
      </w:tcPr>
    </w:tblStylePr>
    <w:tblStylePr w:type="lastRow">
      <w:rPr>
        <w:b/>
        <w:color w:val="404040"/>
      </w:rPr>
      <w:tblPr/>
      <w:tcPr>
        <w:tcBorders>
          <w:top w:val="nil"/>
          <w:left w:val="nil"/>
          <w:bottom w:val="nil"/>
          <w:right w:val="nil"/>
        </w:tcBorders>
        <w:shd w:val="clear" w:color="FFFFFF" w:fill="FFFFFF"/>
      </w:tcPr>
    </w:tblStylePr>
    <w:tblStylePr w:type="firstCol">
      <w:pPr>
        <w:jc w:val="right"/>
      </w:pPr>
      <w:rPr>
        <w:i/>
        <w:color w:val="404040"/>
      </w:rPr>
      <w:tblPr/>
      <w:tcPr>
        <w:tcBorders>
          <w:top w:val="nil"/>
          <w:left w:val="nil"/>
          <w:bottom w:val="nil"/>
          <w:right w:val="nil"/>
        </w:tcBorders>
        <w:shd w:val="clear" w:color="FFFFFF" w:fill="FFFFFF"/>
      </w:tcPr>
    </w:tblStylePr>
    <w:tblStylePr w:type="lastCol">
      <w:rPr>
        <w:i/>
        <w:color w:val="404040"/>
      </w:rPr>
      <w:tblPr/>
      <w:tcPr>
        <w:tcBorders>
          <w:top w:val="nil"/>
          <w:left w:val="nil"/>
          <w:bottom w:val="nil"/>
          <w:right w:val="nil"/>
        </w:tcBorders>
        <w:shd w:val="clear" w:color="FFFFFF" w:fill="FFFFFF"/>
      </w:tcPr>
    </w:tblStylePr>
    <w:tblStylePr w:type="band1Vert">
      <w:rPr>
        <w:rFonts w:ascii="Arial" w:hAnsi="Arial"/>
        <w:color w:val="404040"/>
        <w:sz w:val="22"/>
      </w:rPr>
      <w:tblPr/>
      <w:tcPr>
        <w:shd w:val="clear" w:color="FFFFFF" w:fill="F2DCDC" w:themeFill="accent2" w:themeFillTint="32"/>
      </w:tcPr>
    </w:tblStylePr>
    <w:tblStylePr w:type="band1Horz">
      <w:rPr>
        <w:rFonts w:ascii="Arial" w:hAnsi="Arial"/>
        <w:color w:val="404040"/>
        <w:sz w:val="22"/>
      </w:rPr>
      <w:tblPr/>
      <w:tcPr>
        <w:shd w:val="clear" w:color="FFFFFF"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il"/>
          <w:left w:val="nil"/>
          <w:bottom w:val="nil"/>
          <w:right w:val="nil"/>
        </w:tcBorders>
        <w:shd w:val="clear" w:color="FFFFFF" w:fill="FFFFFF"/>
      </w:tcPr>
    </w:tblStylePr>
    <w:tblStylePr w:type="lastRow">
      <w:rPr>
        <w:b/>
        <w:color w:val="404040"/>
      </w:rPr>
      <w:tblPr/>
      <w:tcPr>
        <w:tcBorders>
          <w:top w:val="nil"/>
          <w:left w:val="nil"/>
          <w:bottom w:val="nil"/>
          <w:right w:val="nil"/>
        </w:tcBorders>
        <w:shd w:val="clear" w:color="FFFFFF" w:fill="FFFFFF"/>
      </w:tcPr>
    </w:tblStylePr>
    <w:tblStylePr w:type="firstCol">
      <w:pPr>
        <w:jc w:val="right"/>
      </w:pPr>
      <w:rPr>
        <w:i/>
        <w:color w:val="404040"/>
      </w:rPr>
      <w:tblPr/>
      <w:tcPr>
        <w:tcBorders>
          <w:top w:val="nil"/>
          <w:left w:val="nil"/>
          <w:bottom w:val="nil"/>
          <w:right w:val="nil"/>
        </w:tcBorders>
        <w:shd w:val="clear" w:color="FFFFFF" w:fill="FFFFFF"/>
      </w:tcPr>
    </w:tblStylePr>
    <w:tblStylePr w:type="lastCol">
      <w:rPr>
        <w:i/>
        <w:color w:val="404040"/>
      </w:rPr>
      <w:tblPr/>
      <w:tcPr>
        <w:tcBorders>
          <w:top w:val="nil"/>
          <w:left w:val="nil"/>
          <w:bottom w:val="nil"/>
          <w:right w:val="nil"/>
        </w:tcBorders>
        <w:shd w:val="clear" w:color="FFFFFF" w:fill="FFFFFF"/>
      </w:tcPr>
    </w:tblStylePr>
    <w:tblStylePr w:type="band1Vert">
      <w:rPr>
        <w:rFonts w:ascii="Arial" w:hAnsi="Arial"/>
        <w:color w:val="404040"/>
        <w:sz w:val="22"/>
      </w:rPr>
      <w:tblPr/>
      <w:tcPr>
        <w:shd w:val="clear" w:color="FFFFFF" w:fill="EAF1DC" w:themeFill="accent3" w:themeFillTint="34"/>
      </w:tcPr>
    </w:tblStylePr>
    <w:tblStylePr w:type="band1Horz">
      <w:rPr>
        <w:rFonts w:ascii="Arial" w:hAnsi="Arial"/>
        <w:color w:val="404040"/>
        <w:sz w:val="22"/>
      </w:rPr>
      <w:tblPr/>
      <w:tcPr>
        <w:shd w:val="clear" w:color="FFFFFF"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il"/>
          <w:left w:val="nil"/>
          <w:bottom w:val="nil"/>
          <w:right w:val="nil"/>
        </w:tcBorders>
        <w:shd w:val="clear" w:color="FFFFFF" w:fill="FFFFFF"/>
      </w:tcPr>
    </w:tblStylePr>
    <w:tblStylePr w:type="lastRow">
      <w:rPr>
        <w:b/>
        <w:color w:val="404040"/>
      </w:rPr>
      <w:tblPr/>
      <w:tcPr>
        <w:tcBorders>
          <w:top w:val="nil"/>
          <w:left w:val="nil"/>
          <w:bottom w:val="nil"/>
          <w:right w:val="nil"/>
        </w:tcBorders>
        <w:shd w:val="clear" w:color="FFFFFF" w:fill="FFFFFF"/>
      </w:tcPr>
    </w:tblStylePr>
    <w:tblStylePr w:type="firstCol">
      <w:pPr>
        <w:jc w:val="right"/>
      </w:pPr>
      <w:rPr>
        <w:i/>
        <w:color w:val="404040"/>
      </w:rPr>
      <w:tblPr/>
      <w:tcPr>
        <w:tcBorders>
          <w:top w:val="nil"/>
          <w:left w:val="nil"/>
          <w:bottom w:val="nil"/>
          <w:right w:val="nil"/>
        </w:tcBorders>
        <w:shd w:val="clear" w:color="FFFFFF" w:fill="FFFFFF"/>
      </w:tcPr>
    </w:tblStylePr>
    <w:tblStylePr w:type="lastCol">
      <w:rPr>
        <w:i/>
        <w:color w:val="404040"/>
      </w:rPr>
      <w:tblPr/>
      <w:tcPr>
        <w:tcBorders>
          <w:top w:val="nil"/>
          <w:left w:val="nil"/>
          <w:bottom w:val="nil"/>
          <w:right w:val="nil"/>
        </w:tcBorders>
        <w:shd w:val="clear" w:color="FFFFFF" w:fill="FFFFFF"/>
      </w:tcPr>
    </w:tblStylePr>
    <w:tblStylePr w:type="band1Vert">
      <w:rPr>
        <w:rFonts w:ascii="Arial" w:hAnsi="Arial"/>
        <w:color w:val="404040"/>
        <w:sz w:val="22"/>
      </w:rPr>
      <w:tblPr/>
      <w:tcPr>
        <w:shd w:val="clear" w:color="FFFFFF" w:fill="E5DFEC" w:themeFill="accent4" w:themeFillTint="34"/>
      </w:tcPr>
    </w:tblStylePr>
    <w:tblStylePr w:type="band1Horz">
      <w:rPr>
        <w:rFonts w:ascii="Arial" w:hAnsi="Arial"/>
        <w:color w:val="404040"/>
        <w:sz w:val="22"/>
      </w:rPr>
      <w:tblPr/>
      <w:tcPr>
        <w:shd w:val="clear" w:color="FFFFFF"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il"/>
          <w:left w:val="nil"/>
          <w:bottom w:val="nil"/>
          <w:right w:val="nil"/>
        </w:tcBorders>
        <w:shd w:val="clear" w:color="FFFFFF" w:fill="FFFFFF"/>
      </w:tcPr>
    </w:tblStylePr>
    <w:tblStylePr w:type="lastRow">
      <w:rPr>
        <w:b/>
        <w:color w:val="404040"/>
      </w:rPr>
      <w:tblPr/>
      <w:tcPr>
        <w:tcBorders>
          <w:top w:val="nil"/>
          <w:left w:val="nil"/>
          <w:bottom w:val="nil"/>
          <w:right w:val="nil"/>
        </w:tcBorders>
        <w:shd w:val="clear" w:color="FFFFFF" w:fill="FFFFFF"/>
      </w:tcPr>
    </w:tblStylePr>
    <w:tblStylePr w:type="firstCol">
      <w:pPr>
        <w:jc w:val="right"/>
      </w:pPr>
      <w:rPr>
        <w:i/>
        <w:color w:val="404040"/>
      </w:rPr>
      <w:tblPr/>
      <w:tcPr>
        <w:tcBorders>
          <w:top w:val="nil"/>
          <w:left w:val="nil"/>
          <w:bottom w:val="nil"/>
          <w:right w:val="nil"/>
        </w:tcBorders>
        <w:shd w:val="clear" w:color="FFFFFF" w:fill="FFFFFF"/>
      </w:tcPr>
    </w:tblStylePr>
    <w:tblStylePr w:type="lastCol">
      <w:rPr>
        <w:i/>
        <w:color w:val="404040"/>
      </w:rPr>
      <w:tblPr/>
      <w:tcPr>
        <w:tcBorders>
          <w:top w:val="nil"/>
          <w:left w:val="nil"/>
          <w:bottom w:val="nil"/>
          <w:right w:val="nil"/>
        </w:tcBorders>
        <w:shd w:val="clear" w:color="FFFFFF" w:fill="FFFFFF"/>
      </w:tcPr>
    </w:tblStylePr>
    <w:tblStylePr w:type="band1Vert">
      <w:rPr>
        <w:rFonts w:ascii="Arial" w:hAnsi="Arial"/>
        <w:color w:val="404040"/>
        <w:sz w:val="22"/>
      </w:rPr>
      <w:tblPr/>
      <w:tcPr>
        <w:shd w:val="clear" w:color="FFFFFF" w:fill="DAEEF3" w:themeFill="accent5" w:themeFillTint="34"/>
      </w:tcPr>
    </w:tblStylePr>
    <w:tblStylePr w:type="band1Horz">
      <w:rPr>
        <w:rFonts w:ascii="Arial" w:hAnsi="Arial"/>
        <w:color w:val="404040"/>
        <w:sz w:val="22"/>
      </w:rPr>
      <w:tblPr/>
      <w:tcPr>
        <w:shd w:val="clear" w:color="FFFFFF"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il"/>
          <w:left w:val="nil"/>
          <w:bottom w:val="nil"/>
          <w:right w:val="nil"/>
        </w:tcBorders>
        <w:shd w:val="clear" w:color="FFFFFF" w:fill="FFFFFF"/>
      </w:tcPr>
    </w:tblStylePr>
    <w:tblStylePr w:type="lastRow">
      <w:rPr>
        <w:b/>
        <w:color w:val="404040"/>
      </w:rPr>
      <w:tblPr/>
      <w:tcPr>
        <w:tcBorders>
          <w:top w:val="nil"/>
          <w:left w:val="nil"/>
          <w:bottom w:val="nil"/>
          <w:right w:val="nil"/>
        </w:tcBorders>
        <w:shd w:val="clear" w:color="FFFFFF" w:fill="FFFFFF"/>
      </w:tcPr>
    </w:tblStylePr>
    <w:tblStylePr w:type="firstCol">
      <w:pPr>
        <w:jc w:val="right"/>
      </w:pPr>
      <w:rPr>
        <w:i/>
        <w:color w:val="404040"/>
      </w:rPr>
      <w:tblPr/>
      <w:tcPr>
        <w:tcBorders>
          <w:top w:val="nil"/>
          <w:left w:val="nil"/>
          <w:bottom w:val="nil"/>
          <w:right w:val="nil"/>
        </w:tcBorders>
        <w:shd w:val="clear" w:color="FFFFFF" w:fill="FFFFFF"/>
      </w:tcPr>
    </w:tblStylePr>
    <w:tblStylePr w:type="lastCol">
      <w:rPr>
        <w:i/>
        <w:color w:val="404040"/>
      </w:rPr>
      <w:tblPr/>
      <w:tcPr>
        <w:tcBorders>
          <w:top w:val="nil"/>
          <w:left w:val="nil"/>
          <w:bottom w:val="nil"/>
          <w:right w:val="nil"/>
        </w:tcBorders>
        <w:shd w:val="clear" w:color="FFFFFF" w:fill="FFFFFF"/>
      </w:tcPr>
    </w:tblStylePr>
    <w:tblStylePr w:type="band1Vert">
      <w:rPr>
        <w:rFonts w:ascii="Arial" w:hAnsi="Arial"/>
        <w:color w:val="404040"/>
        <w:sz w:val="22"/>
      </w:rPr>
      <w:tblPr/>
      <w:tcPr>
        <w:shd w:val="clear" w:color="FFFFFF" w:fill="FDE9D8" w:themeFill="accent6" w:themeFillTint="34"/>
      </w:tcPr>
    </w:tblStylePr>
    <w:tblStylePr w:type="band1Horz">
      <w:rPr>
        <w:rFonts w:ascii="Arial" w:hAnsi="Arial"/>
        <w:color w:val="404040"/>
        <w:sz w:val="22"/>
      </w:rPr>
      <w:tblPr/>
      <w:tcPr>
        <w:shd w:val="clear" w:color="FFFFFF" w:fill="FDE9D8" w:themeFill="accent6"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FFFFFF"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CE6F2" w:themeFill="accent1" w:themeFillTint="32"/>
      </w:tcPr>
    </w:tblStylePr>
    <w:tblStylePr w:type="band1Horz">
      <w:rPr>
        <w:rFonts w:ascii="Arial" w:hAnsi="Arial"/>
        <w:color w:val="404040"/>
        <w:sz w:val="22"/>
      </w:rPr>
      <w:tblPr/>
      <w:tcPr>
        <w:shd w:val="clear" w:color="FFFFFF"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FFFFFF"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2DCDC" w:themeFill="accent2" w:themeFillTint="32"/>
      </w:tcPr>
    </w:tblStylePr>
    <w:tblStylePr w:type="band1Horz">
      <w:rPr>
        <w:rFonts w:ascii="Arial" w:hAnsi="Arial"/>
        <w:color w:val="404040"/>
        <w:sz w:val="22"/>
      </w:rPr>
      <w:tblPr/>
      <w:tcPr>
        <w:shd w:val="clear" w:color="FFFFFF"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FFFFFF"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AF1DC" w:themeFill="accent3" w:themeFillTint="34"/>
      </w:tcPr>
    </w:tblStylePr>
    <w:tblStylePr w:type="band1Horz">
      <w:rPr>
        <w:rFonts w:ascii="Arial" w:hAnsi="Arial"/>
        <w:color w:val="404040"/>
        <w:sz w:val="22"/>
      </w:rPr>
      <w:tblPr/>
      <w:tcPr>
        <w:shd w:val="clear" w:color="FFFFFF"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FFFFFF"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5DFEC" w:themeFill="accent4" w:themeFillTint="34"/>
      </w:tcPr>
    </w:tblStylePr>
    <w:tblStylePr w:type="band1Horz">
      <w:rPr>
        <w:rFonts w:ascii="Arial" w:hAnsi="Arial"/>
        <w:color w:val="404040"/>
        <w:sz w:val="22"/>
      </w:rPr>
      <w:tblPr/>
      <w:tcPr>
        <w:shd w:val="clear" w:color="FFFFFF"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FFFFFF"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AEEF3" w:themeFill="accent5" w:themeFillTint="34"/>
      </w:tcPr>
    </w:tblStylePr>
    <w:tblStylePr w:type="band1Horz">
      <w:rPr>
        <w:rFonts w:ascii="Arial" w:hAnsi="Arial"/>
        <w:color w:val="404040"/>
        <w:sz w:val="22"/>
      </w:rPr>
      <w:tblPr/>
      <w:tcPr>
        <w:shd w:val="clear" w:color="FFFFFF"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FFFFF"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DE9D8" w:themeFill="accent6" w:themeFillTint="34"/>
      </w:tcPr>
    </w:tblStylePr>
    <w:tblStylePr w:type="band1Horz">
      <w:rPr>
        <w:rFonts w:ascii="Arial" w:hAnsi="Arial"/>
        <w:color w:val="404040"/>
        <w:sz w:val="22"/>
      </w:rPr>
      <w:tblPr/>
      <w:tcPr>
        <w:shd w:val="clear" w:color="FFFFFF" w:fill="FDE9D8" w:themeFill="accent6" w:themeFillTint="34"/>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2DCDC" w:themeFill="accent2" w:themeFillTint="32"/>
    </w:tblPr>
    <w:tblStylePr w:type="firstRow">
      <w:rPr>
        <w:rFonts w:ascii="Arial" w:hAnsi="Arial"/>
        <w:b/>
        <w:color w:val="FFFFFF"/>
        <w:sz w:val="22"/>
      </w:rPr>
      <w:tblPr/>
      <w:tcPr>
        <w:shd w:val="clear" w:color="FFFFFF" w:fill="C0504D" w:themeFill="accent2"/>
      </w:tcPr>
    </w:tblStylePr>
    <w:tblStylePr w:type="lastRow">
      <w:rPr>
        <w:rFonts w:ascii="Arial" w:hAnsi="Arial"/>
        <w:b/>
        <w:color w:val="FFFFFF"/>
        <w:sz w:val="22"/>
      </w:rPr>
      <w:tblPr/>
      <w:tcPr>
        <w:tcBorders>
          <w:top w:val="single" w:sz="4" w:space="0" w:color="FFFFFF" w:themeColor="light1"/>
        </w:tcBorders>
        <w:shd w:val="clear" w:color="FFFFFF" w:fill="C0504D" w:themeFill="accent2"/>
      </w:tcPr>
    </w:tblStylePr>
    <w:tblStylePr w:type="firstCol">
      <w:rPr>
        <w:rFonts w:ascii="Arial" w:hAnsi="Arial"/>
        <w:b/>
        <w:color w:val="FFFFFF"/>
        <w:sz w:val="22"/>
      </w:rPr>
      <w:tblPr/>
      <w:tcPr>
        <w:shd w:val="clear" w:color="FFFFFF" w:fill="C0504D" w:themeFill="accent2"/>
      </w:tcPr>
    </w:tblStylePr>
    <w:tblStylePr w:type="lastCol">
      <w:rPr>
        <w:rFonts w:ascii="Arial" w:hAnsi="Arial"/>
        <w:b/>
        <w:color w:val="FFFFFF"/>
        <w:sz w:val="22"/>
      </w:rPr>
      <w:tblPr/>
      <w:tcPr>
        <w:shd w:val="clear" w:color="FFFFFF" w:fill="C0504D" w:themeFill="accent2"/>
      </w:tcPr>
    </w:tblStylePr>
    <w:tblStylePr w:type="band1Vert">
      <w:tblPr/>
      <w:tcPr>
        <w:shd w:val="clear" w:color="FFFFFF" w:fill="E2AEAD" w:themeFill="accent2" w:themeFillTint="75"/>
      </w:tcPr>
    </w:tblStylePr>
    <w:tblStylePr w:type="band1Horz">
      <w:tblPr/>
      <w:tcPr>
        <w:shd w:val="clear" w:color="FFFFFF"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EAF1DC" w:themeFill="accent3" w:themeFillTint="34"/>
    </w:tblPr>
    <w:tblStylePr w:type="firstRow">
      <w:rPr>
        <w:rFonts w:ascii="Arial" w:hAnsi="Arial"/>
        <w:b/>
        <w:color w:val="FFFFFF"/>
        <w:sz w:val="22"/>
      </w:rPr>
      <w:tblPr/>
      <w:tcPr>
        <w:shd w:val="clear" w:color="FFFFFF" w:fill="9BBB59" w:themeFill="accent3"/>
      </w:tcPr>
    </w:tblStylePr>
    <w:tblStylePr w:type="lastRow">
      <w:rPr>
        <w:rFonts w:ascii="Arial" w:hAnsi="Arial"/>
        <w:b/>
        <w:color w:val="FFFFFF"/>
        <w:sz w:val="22"/>
      </w:rPr>
      <w:tblPr/>
      <w:tcPr>
        <w:tcBorders>
          <w:top w:val="single" w:sz="4" w:space="0" w:color="FFFFFF" w:themeColor="light1"/>
        </w:tcBorders>
        <w:shd w:val="clear" w:color="FFFFFF" w:fill="9BBB59" w:themeFill="accent3"/>
      </w:tcPr>
    </w:tblStylePr>
    <w:tblStylePr w:type="firstCol">
      <w:rPr>
        <w:rFonts w:ascii="Arial" w:hAnsi="Arial"/>
        <w:b/>
        <w:color w:val="FFFFFF"/>
        <w:sz w:val="22"/>
      </w:rPr>
      <w:tblPr/>
      <w:tcPr>
        <w:shd w:val="clear" w:color="FFFFFF" w:fill="9BBB59" w:themeFill="accent3"/>
      </w:tcPr>
    </w:tblStylePr>
    <w:tblStylePr w:type="lastCol">
      <w:rPr>
        <w:rFonts w:ascii="Arial" w:hAnsi="Arial"/>
        <w:b/>
        <w:color w:val="FFFFFF"/>
        <w:sz w:val="22"/>
      </w:rPr>
      <w:tblPr/>
      <w:tcPr>
        <w:shd w:val="clear" w:color="FFFFFF" w:fill="9BBB59" w:themeFill="accent3"/>
      </w:tcPr>
    </w:tblStylePr>
    <w:tblStylePr w:type="band1Vert">
      <w:tblPr/>
      <w:tcPr>
        <w:shd w:val="clear" w:color="FFFFFF" w:fill="D0DFB2" w:themeFill="accent3" w:themeFillTint="75"/>
      </w:tcPr>
    </w:tblStylePr>
    <w:tblStylePr w:type="band1Horz">
      <w:tblPr/>
      <w:tcPr>
        <w:shd w:val="clear" w:color="FFFFFF" w:fill="D0DFB2" w:themeFill="accent3"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DAEEF3" w:themeFill="accent5" w:themeFillTint="34"/>
    </w:tblPr>
    <w:tblStylePr w:type="firstRow">
      <w:rPr>
        <w:rFonts w:ascii="Arial" w:hAnsi="Arial"/>
        <w:b/>
        <w:color w:val="FFFFFF"/>
        <w:sz w:val="22"/>
      </w:rPr>
      <w:tblPr/>
      <w:tcPr>
        <w:shd w:val="clear" w:color="FFFFFF" w:fill="4BACC6" w:themeFill="accent5"/>
      </w:tcPr>
    </w:tblStylePr>
    <w:tblStylePr w:type="lastRow">
      <w:rPr>
        <w:rFonts w:ascii="Arial" w:hAnsi="Arial"/>
        <w:b/>
        <w:color w:val="FFFFFF"/>
        <w:sz w:val="22"/>
      </w:rPr>
      <w:tblPr/>
      <w:tcPr>
        <w:tcBorders>
          <w:top w:val="single" w:sz="4" w:space="0" w:color="FFFFFF" w:themeColor="light1"/>
        </w:tcBorders>
        <w:shd w:val="clear" w:color="FFFFFF" w:fill="4BACC6" w:themeFill="accent5"/>
      </w:tcPr>
    </w:tblStylePr>
    <w:tblStylePr w:type="firstCol">
      <w:rPr>
        <w:rFonts w:ascii="Arial" w:hAnsi="Arial"/>
        <w:b/>
        <w:color w:val="FFFFFF"/>
        <w:sz w:val="22"/>
      </w:rPr>
      <w:tblPr/>
      <w:tcPr>
        <w:shd w:val="clear" w:color="FFFFFF" w:fill="4BACC6" w:themeFill="accent5"/>
      </w:tcPr>
    </w:tblStylePr>
    <w:tblStylePr w:type="lastCol">
      <w:rPr>
        <w:rFonts w:ascii="Arial" w:hAnsi="Arial"/>
        <w:b/>
        <w:color w:val="FFFFFF"/>
        <w:sz w:val="22"/>
      </w:rPr>
      <w:tblPr/>
      <w:tcPr>
        <w:shd w:val="clear" w:color="FFFFFF" w:fill="4BACC6" w:themeFill="accent5"/>
      </w:tcPr>
    </w:tblStylePr>
    <w:tblStylePr w:type="band1Vert">
      <w:tblPr/>
      <w:tcPr>
        <w:shd w:val="clear" w:color="FFFFFF" w:fill="ACD8E4" w:themeFill="accent5" w:themeFillTint="75"/>
      </w:tcPr>
    </w:tblStylePr>
    <w:tblStylePr w:type="band1Horz">
      <w:tblPr/>
      <w:tcPr>
        <w:shd w:val="clear" w:color="FFFFFF"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FDE9D8" w:themeFill="accent6" w:themeFillTint="34"/>
    </w:tblPr>
    <w:tblStylePr w:type="firstRow">
      <w:rPr>
        <w:rFonts w:ascii="Arial" w:hAnsi="Arial"/>
        <w:b/>
        <w:color w:val="FFFFFF"/>
        <w:sz w:val="22"/>
      </w:rPr>
      <w:tblPr/>
      <w:tcPr>
        <w:shd w:val="clear" w:color="FFFFFF" w:fill="F79646" w:themeFill="accent6"/>
      </w:tcPr>
    </w:tblStylePr>
    <w:tblStylePr w:type="lastRow">
      <w:rPr>
        <w:rFonts w:ascii="Arial" w:hAnsi="Arial"/>
        <w:b/>
        <w:color w:val="FFFFFF"/>
        <w:sz w:val="22"/>
      </w:rPr>
      <w:tblPr/>
      <w:tcPr>
        <w:tcBorders>
          <w:top w:val="single" w:sz="4" w:space="0" w:color="FFFFFF" w:themeColor="light1"/>
        </w:tcBorders>
        <w:shd w:val="clear" w:color="FFFFFF" w:fill="F79646" w:themeFill="accent6"/>
      </w:tcPr>
    </w:tblStylePr>
    <w:tblStylePr w:type="firstCol">
      <w:rPr>
        <w:rFonts w:ascii="Arial" w:hAnsi="Arial"/>
        <w:b/>
        <w:color w:val="FFFFFF"/>
        <w:sz w:val="22"/>
      </w:rPr>
      <w:tblPr/>
      <w:tcPr>
        <w:shd w:val="clear" w:color="FFFFFF" w:fill="F79646" w:themeFill="accent6"/>
      </w:tcPr>
    </w:tblStylePr>
    <w:tblStylePr w:type="lastCol">
      <w:rPr>
        <w:rFonts w:ascii="Arial" w:hAnsi="Arial"/>
        <w:b/>
        <w:color w:val="FFFFFF"/>
        <w:sz w:val="22"/>
      </w:rPr>
      <w:tblPr/>
      <w:tcPr>
        <w:shd w:val="clear" w:color="FFFFFF" w:fill="F79646" w:themeFill="accent6"/>
      </w:tcPr>
    </w:tblStylePr>
    <w:tblStylePr w:type="band1Vert">
      <w:tblPr/>
      <w:tcPr>
        <w:shd w:val="clear" w:color="FFFFFF" w:fill="FBCEAA" w:themeFill="accent6" w:themeFillTint="75"/>
      </w:tcPr>
    </w:tblStylePr>
    <w:tblStylePr w:type="band1Horz">
      <w:tblPr/>
      <w:tcPr>
        <w:shd w:val="clear" w:color="FFFFFF" w:fill="FBCEAA" w:themeFill="accent6" w:themeFillTint="75"/>
      </w:tc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FFFFFF" w:fill="DAE5F1" w:themeFill="accent1" w:themeFillTint="34"/>
      </w:tcPr>
    </w:tblStylePr>
    <w:tblStylePr w:type="band1Horz">
      <w:rPr>
        <w:rFonts w:ascii="Arial" w:hAnsi="Arial"/>
        <w:color w:val="A6BFDD" w:themeColor="accent1" w:themeTint="80" w:themeShade="95"/>
        <w:sz w:val="22"/>
      </w:rPr>
      <w:tblPr/>
      <w:tcPr>
        <w:shd w:val="clear" w:color="FFFFFF"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FFFFF" w:fill="F2DCDC" w:themeFill="accent2" w:themeFillTint="32"/>
      </w:tcPr>
    </w:tblStylePr>
    <w:tblStylePr w:type="band1Horz">
      <w:rPr>
        <w:rFonts w:ascii="Arial" w:hAnsi="Arial"/>
        <w:color w:val="D99695" w:themeColor="accent2" w:themeTint="97" w:themeShade="95"/>
        <w:sz w:val="22"/>
      </w:rPr>
      <w:tblPr/>
      <w:tcPr>
        <w:shd w:val="clear" w:color="FFFFFF"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FFFFFF" w:fill="EAF1DC" w:themeFill="accent3" w:themeFillTint="34"/>
      </w:tcPr>
    </w:tblStylePr>
    <w:tblStylePr w:type="band1Horz">
      <w:rPr>
        <w:rFonts w:ascii="Arial" w:hAnsi="Arial"/>
        <w:color w:val="9ABB59" w:themeColor="accent3" w:themeTint="FE" w:themeShade="95"/>
        <w:sz w:val="22"/>
      </w:rPr>
      <w:tblPr/>
      <w:tcPr>
        <w:shd w:val="clear" w:color="FFFFFF"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FFFFFF" w:fill="E5DFEC" w:themeFill="accent4" w:themeFillTint="34"/>
      </w:tcPr>
    </w:tblStylePr>
    <w:tblStylePr w:type="band1Horz">
      <w:rPr>
        <w:rFonts w:ascii="Arial" w:hAnsi="Arial"/>
        <w:color w:val="B2A1C6" w:themeColor="accent4" w:themeTint="9A" w:themeShade="95"/>
        <w:sz w:val="22"/>
      </w:rPr>
      <w:tblPr/>
      <w:tcPr>
        <w:shd w:val="clear" w:color="FFFFFF"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FFFFF" w:fill="DAEEF3" w:themeFill="accent5" w:themeFillTint="34"/>
      </w:tcPr>
    </w:tblStylePr>
    <w:tblStylePr w:type="band1Horz">
      <w:rPr>
        <w:rFonts w:ascii="Arial" w:hAnsi="Arial"/>
        <w:color w:val="266779" w:themeColor="accent5" w:themeShade="95"/>
        <w:sz w:val="22"/>
      </w:rPr>
      <w:tblPr/>
      <w:tcPr>
        <w:shd w:val="clear" w:color="FFFFFF"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FFFFF" w:fill="FDE9D8" w:themeFill="accent6" w:themeFillTint="34"/>
      </w:tcPr>
    </w:tblStylePr>
    <w:tblStylePr w:type="band1Horz">
      <w:rPr>
        <w:rFonts w:ascii="Arial" w:hAnsi="Arial"/>
        <w:color w:val="266779" w:themeColor="accent5" w:themeShade="95"/>
        <w:sz w:val="22"/>
      </w:rPr>
      <w:tblPr/>
      <w:tcPr>
        <w:shd w:val="clear" w:color="FFFFFF" w:fill="FDE9D8" w:themeFill="accent6" w:themeFillTint="34"/>
      </w:tcPr>
    </w:tblStylePr>
    <w:tblStylePr w:type="band2Horz">
      <w:rPr>
        <w:rFonts w:ascii="Arial" w:hAnsi="Arial"/>
        <w:color w:val="266779" w:themeColor="accent5"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il"/>
          <w:left w:val="nil"/>
          <w:bottom w:val="single" w:sz="4" w:space="0" w:color="A6BFDD" w:themeColor="accent1" w:themeTint="80"/>
          <w:right w:val="nil"/>
        </w:tcBorders>
        <w:shd w:val="clear" w:color="FFFFFF"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il"/>
          <w:bottom w:val="nil"/>
          <w:right w:val="nil"/>
        </w:tcBorders>
        <w:shd w:val="clear" w:color="FFFFFF" w:fill="FFFFFF" w:themeFill="light1"/>
      </w:tcPr>
    </w:tblStylePr>
    <w:tblStylePr w:type="firstCol">
      <w:pPr>
        <w:jc w:val="right"/>
      </w:pPr>
      <w:rPr>
        <w:rFonts w:ascii="Arial" w:hAnsi="Arial"/>
        <w:i/>
        <w:color w:val="A6BFDD" w:themeColor="accent1" w:themeTint="80" w:themeShade="95"/>
        <w:sz w:val="22"/>
      </w:rPr>
      <w:tblPr/>
      <w:tcPr>
        <w:tcBorders>
          <w:top w:val="nil"/>
          <w:left w:val="nil"/>
          <w:bottom w:val="nil"/>
          <w:right w:val="single" w:sz="4" w:space="0" w:color="A6BFDD" w:themeColor="accent1" w:themeTint="80"/>
        </w:tcBorders>
        <w:shd w:val="clear" w:color="FFFFFF" w:fill="FFFFFF"/>
      </w:tcPr>
    </w:tblStylePr>
    <w:tblStylePr w:type="lastCol">
      <w:rPr>
        <w:rFonts w:ascii="Arial" w:hAnsi="Arial"/>
        <w:i/>
        <w:color w:val="A6BFDD" w:themeColor="accent1" w:themeTint="80" w:themeShade="95"/>
        <w:sz w:val="22"/>
      </w:rPr>
      <w:tblPr/>
      <w:tcPr>
        <w:tcBorders>
          <w:top w:val="nil"/>
          <w:left w:val="single" w:sz="4" w:space="0" w:color="A6BFDD" w:themeColor="accent1" w:themeTint="80"/>
          <w:bottom w:val="nil"/>
          <w:right w:val="nil"/>
        </w:tcBorders>
        <w:shd w:val="clear" w:color="FFFFFF" w:fill="FFFFFF"/>
      </w:tcPr>
    </w:tblStylePr>
    <w:tblStylePr w:type="band1Vert">
      <w:tblPr/>
      <w:tcPr>
        <w:shd w:val="clear" w:color="FFFFFF" w:fill="DAE5F1" w:themeFill="accent1" w:themeFillTint="34"/>
      </w:tcPr>
    </w:tblStylePr>
    <w:tblStylePr w:type="band1Horz">
      <w:rPr>
        <w:rFonts w:ascii="Arial" w:hAnsi="Arial"/>
        <w:color w:val="A6BFDD" w:themeColor="accent1" w:themeTint="80" w:themeShade="95"/>
        <w:sz w:val="22"/>
      </w:rPr>
      <w:tblPr/>
      <w:tcPr>
        <w:shd w:val="clear" w:color="FFFFFF"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il"/>
          <w:left w:val="nil"/>
          <w:bottom w:val="single" w:sz="4" w:space="0" w:color="D99695" w:themeColor="accent2" w:themeTint="97"/>
          <w:right w:val="nil"/>
        </w:tcBorders>
        <w:shd w:val="clear" w:color="FFFFFF"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il"/>
          <w:bottom w:val="nil"/>
          <w:right w:val="nil"/>
        </w:tcBorders>
        <w:shd w:val="clear" w:color="FFFFFF" w:fill="FFFFFF" w:themeFill="light1"/>
      </w:tcPr>
    </w:tblStylePr>
    <w:tblStylePr w:type="firstCol">
      <w:pPr>
        <w:jc w:val="right"/>
      </w:pPr>
      <w:rPr>
        <w:rFonts w:ascii="Arial" w:hAnsi="Arial"/>
        <w:i/>
        <w:color w:val="D99695" w:themeColor="accent2" w:themeTint="97" w:themeShade="95"/>
        <w:sz w:val="22"/>
      </w:rPr>
      <w:tblPr/>
      <w:tcPr>
        <w:tcBorders>
          <w:top w:val="nil"/>
          <w:left w:val="nil"/>
          <w:bottom w:val="nil"/>
          <w:right w:val="single" w:sz="4" w:space="0" w:color="D99695" w:themeColor="accent2" w:themeTint="97"/>
        </w:tcBorders>
        <w:shd w:val="clear" w:color="FFFFFF" w:fill="FFFFFF"/>
      </w:tcPr>
    </w:tblStylePr>
    <w:tblStylePr w:type="lastCol">
      <w:rPr>
        <w:rFonts w:ascii="Arial" w:hAnsi="Arial"/>
        <w:i/>
        <w:color w:val="D99695" w:themeColor="accent2" w:themeTint="97" w:themeShade="95"/>
        <w:sz w:val="22"/>
      </w:rPr>
      <w:tblPr/>
      <w:tcPr>
        <w:tcBorders>
          <w:top w:val="nil"/>
          <w:left w:val="single" w:sz="4" w:space="0" w:color="D99695" w:themeColor="accent2" w:themeTint="97"/>
          <w:bottom w:val="nil"/>
          <w:right w:val="nil"/>
        </w:tcBorders>
        <w:shd w:val="clear" w:color="FFFFFF" w:fill="FFFFFF"/>
      </w:tcPr>
    </w:tblStylePr>
    <w:tblStylePr w:type="band1Vert">
      <w:tblPr/>
      <w:tcPr>
        <w:shd w:val="clear" w:color="FFFFFF" w:fill="F2DCDC" w:themeFill="accent2" w:themeFillTint="32"/>
      </w:tcPr>
    </w:tblStylePr>
    <w:tblStylePr w:type="band1Horz">
      <w:rPr>
        <w:rFonts w:ascii="Arial" w:hAnsi="Arial"/>
        <w:color w:val="D99695" w:themeColor="accent2" w:themeTint="97" w:themeShade="95"/>
        <w:sz w:val="22"/>
      </w:rPr>
      <w:tblPr/>
      <w:tcPr>
        <w:shd w:val="clear" w:color="FFFFFF"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il"/>
          <w:left w:val="nil"/>
          <w:bottom w:val="single" w:sz="4" w:space="0" w:color="9ABB59" w:themeColor="accent3" w:themeTint="FE"/>
          <w:right w:val="nil"/>
        </w:tcBorders>
        <w:shd w:val="clear" w:color="FFFFFF"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il"/>
          <w:bottom w:val="nil"/>
          <w:right w:val="nil"/>
        </w:tcBorders>
        <w:shd w:val="clear" w:color="FFFFFF" w:fill="FFFFFF" w:themeFill="light1"/>
      </w:tcPr>
    </w:tblStylePr>
    <w:tblStylePr w:type="firstCol">
      <w:pPr>
        <w:jc w:val="right"/>
      </w:pPr>
      <w:rPr>
        <w:rFonts w:ascii="Arial" w:hAnsi="Arial"/>
        <w:i/>
        <w:color w:val="9ABB59" w:themeColor="accent3" w:themeTint="FE" w:themeShade="95"/>
        <w:sz w:val="22"/>
      </w:rPr>
      <w:tblPr/>
      <w:tcPr>
        <w:tcBorders>
          <w:top w:val="nil"/>
          <w:left w:val="nil"/>
          <w:bottom w:val="nil"/>
          <w:right w:val="single" w:sz="4" w:space="0" w:color="9ABB59" w:themeColor="accent3" w:themeTint="FE"/>
        </w:tcBorders>
        <w:shd w:val="clear" w:color="FFFFFF" w:fill="FFFFFF"/>
      </w:tcPr>
    </w:tblStylePr>
    <w:tblStylePr w:type="lastCol">
      <w:rPr>
        <w:rFonts w:ascii="Arial" w:hAnsi="Arial"/>
        <w:i/>
        <w:color w:val="9ABB59" w:themeColor="accent3" w:themeTint="FE" w:themeShade="95"/>
        <w:sz w:val="22"/>
      </w:rPr>
      <w:tblPr/>
      <w:tcPr>
        <w:tcBorders>
          <w:top w:val="nil"/>
          <w:left w:val="single" w:sz="4" w:space="0" w:color="9ABB59" w:themeColor="accent3" w:themeTint="FE"/>
          <w:bottom w:val="nil"/>
          <w:right w:val="nil"/>
        </w:tcBorders>
        <w:shd w:val="clear" w:color="FFFFFF" w:fill="FFFFFF"/>
      </w:tcPr>
    </w:tblStylePr>
    <w:tblStylePr w:type="band1Vert">
      <w:tblPr/>
      <w:tcPr>
        <w:shd w:val="clear" w:color="FFFFFF" w:fill="EAF1DC" w:themeFill="accent3" w:themeFillTint="34"/>
      </w:tcPr>
    </w:tblStylePr>
    <w:tblStylePr w:type="band1Horz">
      <w:rPr>
        <w:rFonts w:ascii="Arial" w:hAnsi="Arial"/>
        <w:color w:val="9ABB59" w:themeColor="accent3" w:themeTint="FE" w:themeShade="95"/>
        <w:sz w:val="22"/>
      </w:rPr>
      <w:tblPr/>
      <w:tcPr>
        <w:shd w:val="clear" w:color="FFFFFF"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il"/>
          <w:left w:val="nil"/>
          <w:bottom w:val="single" w:sz="4" w:space="0" w:color="B2A1C6" w:themeColor="accent4" w:themeTint="9A"/>
          <w:right w:val="nil"/>
        </w:tcBorders>
        <w:shd w:val="clear" w:color="FFFFFF"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il"/>
          <w:bottom w:val="nil"/>
          <w:right w:val="nil"/>
        </w:tcBorders>
        <w:shd w:val="clear" w:color="FFFFFF" w:fill="FFFFFF" w:themeFill="light1"/>
      </w:tcPr>
    </w:tblStylePr>
    <w:tblStylePr w:type="firstCol">
      <w:pPr>
        <w:jc w:val="right"/>
      </w:pPr>
      <w:rPr>
        <w:rFonts w:ascii="Arial" w:hAnsi="Arial"/>
        <w:i/>
        <w:color w:val="B2A1C6" w:themeColor="accent4" w:themeTint="9A" w:themeShade="95"/>
        <w:sz w:val="22"/>
      </w:rPr>
      <w:tblPr/>
      <w:tcPr>
        <w:tcBorders>
          <w:top w:val="nil"/>
          <w:left w:val="nil"/>
          <w:bottom w:val="nil"/>
          <w:right w:val="single" w:sz="4" w:space="0" w:color="B2A1C6" w:themeColor="accent4" w:themeTint="9A"/>
        </w:tcBorders>
        <w:shd w:val="clear" w:color="FFFFFF" w:fill="FFFFFF"/>
      </w:tcPr>
    </w:tblStylePr>
    <w:tblStylePr w:type="lastCol">
      <w:rPr>
        <w:rFonts w:ascii="Arial" w:hAnsi="Arial"/>
        <w:i/>
        <w:color w:val="B2A1C6" w:themeColor="accent4" w:themeTint="9A" w:themeShade="95"/>
        <w:sz w:val="22"/>
      </w:rPr>
      <w:tblPr/>
      <w:tcPr>
        <w:tcBorders>
          <w:top w:val="nil"/>
          <w:left w:val="single" w:sz="4" w:space="0" w:color="B2A1C6" w:themeColor="accent4" w:themeTint="9A"/>
          <w:bottom w:val="nil"/>
          <w:right w:val="nil"/>
        </w:tcBorders>
        <w:shd w:val="clear" w:color="FFFFFF" w:fill="FFFFFF"/>
      </w:tcPr>
    </w:tblStylePr>
    <w:tblStylePr w:type="band1Vert">
      <w:tblPr/>
      <w:tcPr>
        <w:shd w:val="clear" w:color="FFFFFF" w:fill="E5DFEC" w:themeFill="accent4" w:themeFillTint="34"/>
      </w:tcPr>
    </w:tblStylePr>
    <w:tblStylePr w:type="band1Horz">
      <w:rPr>
        <w:rFonts w:ascii="Arial" w:hAnsi="Arial"/>
        <w:color w:val="B2A1C6" w:themeColor="accent4" w:themeTint="9A" w:themeShade="95"/>
        <w:sz w:val="22"/>
      </w:rPr>
      <w:tblPr/>
      <w:tcPr>
        <w:shd w:val="clear" w:color="FFFFFF"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il"/>
          <w:left w:val="nil"/>
          <w:bottom w:val="single" w:sz="4" w:space="0" w:color="99D0DE" w:themeColor="accent5" w:themeTint="90"/>
          <w:right w:val="nil"/>
        </w:tcBorders>
        <w:shd w:val="clear" w:color="FFFFFF"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il"/>
          <w:bottom w:val="nil"/>
          <w:right w:val="nil"/>
        </w:tcBorders>
        <w:shd w:val="clear" w:color="FFFFFF" w:fill="FFFFFF" w:themeFill="light1"/>
      </w:tcPr>
    </w:tblStylePr>
    <w:tblStylePr w:type="firstCol">
      <w:pPr>
        <w:jc w:val="right"/>
      </w:pPr>
      <w:rPr>
        <w:rFonts w:ascii="Arial" w:hAnsi="Arial"/>
        <w:i/>
        <w:color w:val="266779" w:themeColor="accent5" w:themeShade="95"/>
        <w:sz w:val="22"/>
      </w:rPr>
      <w:tblPr/>
      <w:tcPr>
        <w:tcBorders>
          <w:top w:val="nil"/>
          <w:left w:val="nil"/>
          <w:bottom w:val="nil"/>
          <w:right w:val="single" w:sz="4" w:space="0" w:color="99D0DE" w:themeColor="accent5" w:themeTint="90"/>
        </w:tcBorders>
        <w:shd w:val="clear" w:color="FFFFFF" w:fill="FFFFFF"/>
      </w:tcPr>
    </w:tblStylePr>
    <w:tblStylePr w:type="lastCol">
      <w:rPr>
        <w:rFonts w:ascii="Arial" w:hAnsi="Arial"/>
        <w:i/>
        <w:color w:val="266779" w:themeColor="accent5" w:themeShade="95"/>
        <w:sz w:val="22"/>
      </w:rPr>
      <w:tblPr/>
      <w:tcPr>
        <w:tcBorders>
          <w:top w:val="nil"/>
          <w:left w:val="single" w:sz="4" w:space="0" w:color="99D0DE" w:themeColor="accent5" w:themeTint="90"/>
          <w:bottom w:val="nil"/>
          <w:right w:val="nil"/>
        </w:tcBorders>
        <w:shd w:val="clear" w:color="FFFFFF" w:fill="FFFFFF"/>
      </w:tcPr>
    </w:tblStylePr>
    <w:tblStylePr w:type="band1Vert">
      <w:tblPr/>
      <w:tcPr>
        <w:shd w:val="clear" w:color="FFFFFF" w:fill="DAEEF3" w:themeFill="accent5" w:themeFillTint="34"/>
      </w:tcPr>
    </w:tblStylePr>
    <w:tblStylePr w:type="band1Horz">
      <w:rPr>
        <w:rFonts w:ascii="Arial" w:hAnsi="Arial"/>
        <w:color w:val="266779" w:themeColor="accent5" w:themeShade="95"/>
        <w:sz w:val="22"/>
      </w:rPr>
      <w:tblPr/>
      <w:tcPr>
        <w:shd w:val="clear" w:color="FFFFFF"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il"/>
          <w:left w:val="nil"/>
          <w:bottom w:val="single" w:sz="4" w:space="0" w:color="FAC396" w:themeColor="accent6" w:themeTint="90"/>
          <w:right w:val="nil"/>
        </w:tcBorders>
        <w:shd w:val="clear" w:color="FFFFFF"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il"/>
          <w:bottom w:val="nil"/>
          <w:right w:val="nil"/>
        </w:tcBorders>
        <w:shd w:val="clear" w:color="FFFFFF" w:fill="FFFFFF" w:themeFill="light1"/>
      </w:tcPr>
    </w:tblStylePr>
    <w:tblStylePr w:type="firstCol">
      <w:pPr>
        <w:jc w:val="right"/>
      </w:pPr>
      <w:rPr>
        <w:rFonts w:ascii="Arial" w:hAnsi="Arial"/>
        <w:i/>
        <w:color w:val="B15407" w:themeColor="accent6" w:themeShade="95"/>
        <w:sz w:val="22"/>
      </w:rPr>
      <w:tblPr/>
      <w:tcPr>
        <w:tcBorders>
          <w:top w:val="nil"/>
          <w:left w:val="nil"/>
          <w:bottom w:val="nil"/>
          <w:right w:val="single" w:sz="4" w:space="0" w:color="FAC396" w:themeColor="accent6" w:themeTint="90"/>
        </w:tcBorders>
        <w:shd w:val="clear" w:color="FFFFFF" w:fill="FFFFFF"/>
      </w:tcPr>
    </w:tblStylePr>
    <w:tblStylePr w:type="lastCol">
      <w:rPr>
        <w:rFonts w:ascii="Arial" w:hAnsi="Arial"/>
        <w:i/>
        <w:color w:val="B15407" w:themeColor="accent6" w:themeShade="95"/>
        <w:sz w:val="22"/>
      </w:rPr>
      <w:tblPr/>
      <w:tcPr>
        <w:tcBorders>
          <w:top w:val="nil"/>
          <w:left w:val="single" w:sz="4" w:space="0" w:color="FAC396" w:themeColor="accent6" w:themeTint="90"/>
          <w:bottom w:val="nil"/>
          <w:right w:val="nil"/>
        </w:tcBorders>
        <w:shd w:val="clear" w:color="FFFFFF" w:fill="FFFFFF"/>
      </w:tcPr>
    </w:tblStylePr>
    <w:tblStylePr w:type="band1Vert">
      <w:tblPr/>
      <w:tcPr>
        <w:shd w:val="clear" w:color="FFFFFF" w:fill="FDE9D8" w:themeFill="accent6" w:themeFillTint="34"/>
      </w:tcPr>
    </w:tblStylePr>
    <w:tblStylePr w:type="band1Horz">
      <w:rPr>
        <w:rFonts w:ascii="Arial" w:hAnsi="Arial"/>
        <w:color w:val="B15407" w:themeColor="accent6" w:themeShade="95"/>
        <w:sz w:val="22"/>
      </w:rPr>
      <w:tblPr/>
      <w:tcPr>
        <w:shd w:val="clear" w:color="FFFFFF" w:fill="FDE9D8" w:themeFill="accent6" w:themeFillTint="34"/>
      </w:tcPr>
    </w:tblStylePr>
    <w:tblStylePr w:type="band2Horz">
      <w:rPr>
        <w:rFonts w:ascii="Arial" w:hAnsi="Arial"/>
        <w:color w:val="B15407" w:themeColor="accent6" w:themeShade="95"/>
        <w:sz w:val="22"/>
      </w:r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il"/>
          <w:left w:val="nil"/>
          <w:bottom w:val="single" w:sz="4" w:space="0" w:color="4F81BD" w:themeColor="accent1"/>
          <w:right w:val="nil"/>
        </w:tcBorders>
      </w:tcPr>
    </w:tblStylePr>
    <w:tblStylePr w:type="lastRow">
      <w:rPr>
        <w:b/>
        <w:color w:val="404040"/>
      </w:rPr>
      <w:tblPr/>
      <w:tcPr>
        <w:tcBorders>
          <w:top w:val="single" w:sz="4" w:space="0" w:color="4F81BD" w:themeColor="accent1"/>
          <w:left w:val="nil"/>
          <w:bottom w:val="nil"/>
          <w:right w:val="nil"/>
        </w:tcBorders>
      </w:tcPr>
    </w:tblStylePr>
    <w:tblStylePr w:type="firstCol">
      <w:rPr>
        <w:b/>
        <w:color w:val="404040"/>
      </w:rPr>
    </w:tblStylePr>
    <w:tblStylePr w:type="lastCol">
      <w:rPr>
        <w:b/>
        <w:color w:val="404040"/>
      </w:rPr>
    </w:tblStylePr>
    <w:tblStylePr w:type="band1Vert">
      <w:tblPr/>
      <w:tcPr>
        <w:shd w:val="clear" w:color="FFFFFF" w:fill="D2DFEE" w:themeFill="accent1" w:themeFillTint="40"/>
      </w:tcPr>
    </w:tblStylePr>
    <w:tblStylePr w:type="band1Horz">
      <w:tblPr/>
      <w:tcPr>
        <w:shd w:val="clear" w:color="FFFFFF"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il"/>
          <w:left w:val="nil"/>
          <w:bottom w:val="single" w:sz="4" w:space="0" w:color="C0504D" w:themeColor="accent2"/>
          <w:right w:val="nil"/>
        </w:tcBorders>
      </w:tcPr>
    </w:tblStylePr>
    <w:tblStylePr w:type="lastRow">
      <w:rPr>
        <w:b/>
        <w:color w:val="404040"/>
      </w:rPr>
      <w:tblPr/>
      <w:tcPr>
        <w:tcBorders>
          <w:top w:val="single" w:sz="4" w:space="0" w:color="C0504D" w:themeColor="accent2"/>
          <w:left w:val="nil"/>
          <w:bottom w:val="nil"/>
          <w:right w:val="nil"/>
        </w:tcBorders>
      </w:tcPr>
    </w:tblStylePr>
    <w:tblStylePr w:type="firstCol">
      <w:rPr>
        <w:b/>
        <w:color w:val="404040"/>
      </w:rPr>
    </w:tblStylePr>
    <w:tblStylePr w:type="lastCol">
      <w:rPr>
        <w:b/>
        <w:color w:val="404040"/>
      </w:rPr>
    </w:tblStylePr>
    <w:tblStylePr w:type="band1Vert">
      <w:tblPr/>
      <w:tcPr>
        <w:shd w:val="clear" w:color="FFFFFF" w:fill="EFD2D2" w:themeFill="accent2" w:themeFillTint="40"/>
      </w:tcPr>
    </w:tblStylePr>
    <w:tblStylePr w:type="band1Horz">
      <w:tblPr/>
      <w:tcPr>
        <w:shd w:val="clear" w:color="FFFFFF"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il"/>
          <w:left w:val="nil"/>
          <w:bottom w:val="single" w:sz="4" w:space="0" w:color="9BBB59" w:themeColor="accent3"/>
          <w:right w:val="nil"/>
        </w:tcBorders>
      </w:tcPr>
    </w:tblStylePr>
    <w:tblStylePr w:type="lastRow">
      <w:rPr>
        <w:b/>
        <w:color w:val="404040"/>
      </w:rPr>
      <w:tblPr/>
      <w:tcPr>
        <w:tcBorders>
          <w:top w:val="single" w:sz="4" w:space="0" w:color="9BBB59" w:themeColor="accent3"/>
          <w:left w:val="nil"/>
          <w:bottom w:val="nil"/>
          <w:right w:val="nil"/>
        </w:tcBorders>
      </w:tcPr>
    </w:tblStylePr>
    <w:tblStylePr w:type="firstCol">
      <w:rPr>
        <w:b/>
        <w:color w:val="404040"/>
      </w:rPr>
    </w:tblStylePr>
    <w:tblStylePr w:type="lastCol">
      <w:rPr>
        <w:b/>
        <w:color w:val="404040"/>
      </w:rPr>
    </w:tblStylePr>
    <w:tblStylePr w:type="band1Vert">
      <w:tblPr/>
      <w:tcPr>
        <w:shd w:val="clear" w:color="FFFFFF" w:fill="E5EED5" w:themeFill="accent3" w:themeFillTint="40"/>
      </w:tcPr>
    </w:tblStylePr>
    <w:tblStylePr w:type="band1Horz">
      <w:tblPr/>
      <w:tcPr>
        <w:shd w:val="clear" w:color="FFFFFF"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il"/>
          <w:left w:val="nil"/>
          <w:bottom w:val="single" w:sz="4" w:space="0" w:color="8064A2" w:themeColor="accent4"/>
          <w:right w:val="nil"/>
        </w:tcBorders>
      </w:tcPr>
    </w:tblStylePr>
    <w:tblStylePr w:type="lastRow">
      <w:rPr>
        <w:b/>
        <w:color w:val="404040"/>
      </w:rPr>
      <w:tblPr/>
      <w:tcPr>
        <w:tcBorders>
          <w:top w:val="single" w:sz="4" w:space="0" w:color="8064A2" w:themeColor="accent4"/>
          <w:left w:val="nil"/>
          <w:bottom w:val="nil"/>
          <w:right w:val="nil"/>
        </w:tcBorders>
      </w:tcPr>
    </w:tblStylePr>
    <w:tblStylePr w:type="firstCol">
      <w:rPr>
        <w:b/>
        <w:color w:val="404040"/>
      </w:rPr>
    </w:tblStylePr>
    <w:tblStylePr w:type="lastCol">
      <w:rPr>
        <w:b/>
        <w:color w:val="404040"/>
      </w:rPr>
    </w:tblStylePr>
    <w:tblStylePr w:type="band1Vert">
      <w:tblPr/>
      <w:tcPr>
        <w:shd w:val="clear" w:color="FFFFFF" w:fill="DFD8E7" w:themeFill="accent4" w:themeFillTint="40"/>
      </w:tcPr>
    </w:tblStylePr>
    <w:tblStylePr w:type="band1Horz">
      <w:tblPr/>
      <w:tcPr>
        <w:shd w:val="clear" w:color="FFFFFF"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il"/>
          <w:left w:val="nil"/>
          <w:bottom w:val="single" w:sz="4" w:space="0" w:color="4BACC6" w:themeColor="accent5"/>
          <w:right w:val="nil"/>
        </w:tcBorders>
      </w:tcPr>
    </w:tblStylePr>
    <w:tblStylePr w:type="lastRow">
      <w:rPr>
        <w:b/>
        <w:color w:val="404040"/>
      </w:rPr>
      <w:tblPr/>
      <w:tcPr>
        <w:tcBorders>
          <w:top w:val="single" w:sz="4" w:space="0" w:color="4BACC6" w:themeColor="accent5"/>
          <w:left w:val="nil"/>
          <w:bottom w:val="nil"/>
          <w:right w:val="nil"/>
        </w:tcBorders>
      </w:tcPr>
    </w:tblStylePr>
    <w:tblStylePr w:type="firstCol">
      <w:rPr>
        <w:b/>
        <w:color w:val="404040"/>
      </w:rPr>
    </w:tblStylePr>
    <w:tblStylePr w:type="lastCol">
      <w:rPr>
        <w:b/>
        <w:color w:val="404040"/>
      </w:rPr>
    </w:tblStylePr>
    <w:tblStylePr w:type="band1Vert">
      <w:tblPr/>
      <w:tcPr>
        <w:shd w:val="clear" w:color="FFFFFF" w:fill="D1EAF0" w:themeFill="accent5" w:themeFillTint="40"/>
      </w:tcPr>
    </w:tblStylePr>
    <w:tblStylePr w:type="band1Horz">
      <w:tblPr/>
      <w:tcPr>
        <w:shd w:val="clear" w:color="FFFFFF"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il"/>
          <w:left w:val="nil"/>
          <w:bottom w:val="single" w:sz="4" w:space="0" w:color="F79646" w:themeColor="accent6"/>
          <w:right w:val="nil"/>
        </w:tcBorders>
      </w:tcPr>
    </w:tblStylePr>
    <w:tblStylePr w:type="lastRow">
      <w:rPr>
        <w:b/>
        <w:color w:val="404040"/>
      </w:rPr>
      <w:tblPr/>
      <w:tcPr>
        <w:tcBorders>
          <w:top w:val="single" w:sz="4" w:space="0" w:color="F79646" w:themeColor="accent6"/>
          <w:left w:val="nil"/>
          <w:bottom w:val="nil"/>
          <w:right w:val="nil"/>
        </w:tcBorders>
      </w:tcPr>
    </w:tblStylePr>
    <w:tblStylePr w:type="firstCol">
      <w:rPr>
        <w:b/>
        <w:color w:val="404040"/>
      </w:rPr>
    </w:tblStylePr>
    <w:tblStylePr w:type="lastCol">
      <w:rPr>
        <w:b/>
        <w:color w:val="404040"/>
      </w:rPr>
    </w:tblStylePr>
    <w:tblStylePr w:type="band1Vert">
      <w:tblPr/>
      <w:tcPr>
        <w:shd w:val="clear" w:color="FFFFFF" w:fill="FDE4D0" w:themeFill="accent6" w:themeFillTint="40"/>
      </w:tcPr>
    </w:tblStylePr>
    <w:tblStylePr w:type="band1Horz">
      <w:tblPr/>
      <w:tcPr>
        <w:shd w:val="clear" w:color="FFFFFF" w:fill="FDE4D0" w:themeFill="accent6"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il"/>
          <w:bottom w:val="single" w:sz="4" w:space="0" w:color="9BB7D9" w:themeColor="accent1" w:themeTint="90"/>
          <w:right w:val="nil"/>
        </w:tcBorders>
      </w:tcPr>
    </w:tblStylePr>
    <w:tblStylePr w:type="lastRow">
      <w:rPr>
        <w:rFonts w:ascii="Arial" w:hAnsi="Arial"/>
        <w:b/>
        <w:color w:val="404040"/>
        <w:sz w:val="22"/>
      </w:rPr>
      <w:tblPr/>
      <w:tcPr>
        <w:tcBorders>
          <w:top w:val="single" w:sz="4" w:space="0" w:color="9BB7D9" w:themeColor="accent1" w:themeTint="90"/>
          <w:left w:val="nil"/>
          <w:bottom w:val="single" w:sz="4" w:space="0" w:color="9BB7D9" w:themeColor="accen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D2DFEE" w:themeFill="accent1" w:themeFillTint="40"/>
      </w:tcPr>
    </w:tblStylePr>
    <w:tblStylePr w:type="band1Horz">
      <w:rPr>
        <w:rFonts w:ascii="Arial" w:hAnsi="Arial"/>
        <w:color w:val="404040"/>
        <w:sz w:val="22"/>
      </w:rPr>
      <w:tblPr/>
      <w:tcPr>
        <w:shd w:val="clear" w:color="FFFFFF"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il"/>
          <w:bottom w:val="single" w:sz="4" w:space="0" w:color="DB9B9A" w:themeColor="accent2" w:themeTint="90"/>
          <w:right w:val="nil"/>
        </w:tcBorders>
      </w:tcPr>
    </w:tblStylePr>
    <w:tblStylePr w:type="lastRow">
      <w:rPr>
        <w:rFonts w:ascii="Arial" w:hAnsi="Arial"/>
        <w:b/>
        <w:color w:val="404040"/>
        <w:sz w:val="22"/>
      </w:rPr>
      <w:tblPr/>
      <w:tcPr>
        <w:tcBorders>
          <w:top w:val="single" w:sz="4" w:space="0" w:color="DB9B9A" w:themeColor="accent2" w:themeTint="90"/>
          <w:left w:val="nil"/>
          <w:bottom w:val="single" w:sz="4" w:space="0" w:color="DB9B9A" w:themeColor="accent2"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EFD2D2" w:themeFill="accent2" w:themeFillTint="40"/>
      </w:tcPr>
    </w:tblStylePr>
    <w:tblStylePr w:type="band1Horz">
      <w:rPr>
        <w:rFonts w:ascii="Arial" w:hAnsi="Arial"/>
        <w:color w:val="404040"/>
        <w:sz w:val="22"/>
      </w:rPr>
      <w:tblPr/>
      <w:tcPr>
        <w:shd w:val="clear" w:color="FFFFFF"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il"/>
          <w:bottom w:val="single" w:sz="4" w:space="0" w:color="C6D8A1" w:themeColor="accent3" w:themeTint="90"/>
          <w:right w:val="nil"/>
        </w:tcBorders>
      </w:tcPr>
    </w:tblStylePr>
    <w:tblStylePr w:type="lastRow">
      <w:rPr>
        <w:rFonts w:ascii="Arial" w:hAnsi="Arial"/>
        <w:b/>
        <w:color w:val="404040"/>
        <w:sz w:val="22"/>
      </w:rPr>
      <w:tblPr/>
      <w:tcPr>
        <w:tcBorders>
          <w:top w:val="single" w:sz="4" w:space="0" w:color="C6D8A1" w:themeColor="accent3" w:themeTint="90"/>
          <w:left w:val="nil"/>
          <w:bottom w:val="single" w:sz="4" w:space="0" w:color="C6D8A1" w:themeColor="accent3"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E5EED5" w:themeFill="accent3" w:themeFillTint="40"/>
      </w:tcPr>
    </w:tblStylePr>
    <w:tblStylePr w:type="band1Horz">
      <w:rPr>
        <w:rFonts w:ascii="Arial" w:hAnsi="Arial"/>
        <w:color w:val="404040"/>
        <w:sz w:val="22"/>
      </w:rPr>
      <w:tblPr/>
      <w:tcPr>
        <w:shd w:val="clear" w:color="FFFFFF"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il"/>
          <w:bottom w:val="single" w:sz="4" w:space="0" w:color="B7A7CA" w:themeColor="accent4" w:themeTint="90"/>
          <w:right w:val="nil"/>
        </w:tcBorders>
      </w:tcPr>
    </w:tblStylePr>
    <w:tblStylePr w:type="lastRow">
      <w:rPr>
        <w:rFonts w:ascii="Arial" w:hAnsi="Arial"/>
        <w:b/>
        <w:color w:val="404040"/>
        <w:sz w:val="22"/>
      </w:rPr>
      <w:tblPr/>
      <w:tcPr>
        <w:tcBorders>
          <w:top w:val="single" w:sz="4" w:space="0" w:color="B7A7CA" w:themeColor="accent4" w:themeTint="90"/>
          <w:left w:val="nil"/>
          <w:bottom w:val="single" w:sz="4" w:space="0" w:color="B7A7CA" w:themeColor="accent4"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DFD8E7" w:themeFill="accent4" w:themeFillTint="40"/>
      </w:tcPr>
    </w:tblStylePr>
    <w:tblStylePr w:type="band1Horz">
      <w:rPr>
        <w:rFonts w:ascii="Arial" w:hAnsi="Arial"/>
        <w:color w:val="404040"/>
        <w:sz w:val="22"/>
      </w:rPr>
      <w:tblPr/>
      <w:tcPr>
        <w:shd w:val="clear" w:color="FFFFFF"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il"/>
          <w:bottom w:val="single" w:sz="4" w:space="0" w:color="99D0DE" w:themeColor="accent5" w:themeTint="90"/>
          <w:right w:val="nil"/>
        </w:tcBorders>
      </w:tcPr>
    </w:tblStylePr>
    <w:tblStylePr w:type="lastRow">
      <w:rPr>
        <w:rFonts w:ascii="Arial" w:hAnsi="Arial"/>
        <w:b/>
        <w:color w:val="404040"/>
        <w:sz w:val="22"/>
      </w:rPr>
      <w:tblPr/>
      <w:tcPr>
        <w:tcBorders>
          <w:top w:val="single" w:sz="4" w:space="0" w:color="99D0DE" w:themeColor="accent5" w:themeTint="90"/>
          <w:left w:val="nil"/>
          <w:bottom w:val="single" w:sz="4" w:space="0" w:color="99D0DE" w:themeColor="accent5"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D1EAF0" w:themeFill="accent5" w:themeFillTint="40"/>
      </w:tcPr>
    </w:tblStylePr>
    <w:tblStylePr w:type="band1Horz">
      <w:rPr>
        <w:rFonts w:ascii="Arial" w:hAnsi="Arial"/>
        <w:color w:val="404040"/>
        <w:sz w:val="22"/>
      </w:rPr>
      <w:tblPr/>
      <w:tcPr>
        <w:shd w:val="clear" w:color="FFFFFF"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il"/>
          <w:bottom w:val="single" w:sz="4" w:space="0" w:color="FAC396" w:themeColor="accent6" w:themeTint="90"/>
          <w:right w:val="nil"/>
        </w:tcBorders>
      </w:tcPr>
    </w:tblStylePr>
    <w:tblStylePr w:type="lastRow">
      <w:rPr>
        <w:rFonts w:ascii="Arial" w:hAnsi="Arial"/>
        <w:b/>
        <w:color w:val="404040"/>
        <w:sz w:val="22"/>
      </w:rPr>
      <w:tblPr/>
      <w:tcPr>
        <w:tcBorders>
          <w:top w:val="single" w:sz="4" w:space="0" w:color="FAC396" w:themeColor="accent6" w:themeTint="90"/>
          <w:left w:val="nil"/>
          <w:bottom w:val="single" w:sz="4" w:space="0" w:color="FAC396" w:themeColor="accent6"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FDE4D0" w:themeFill="accent6" w:themeFillTint="40"/>
      </w:tcPr>
    </w:tblStylePr>
    <w:tblStylePr w:type="band1Horz">
      <w:rPr>
        <w:rFonts w:ascii="Arial" w:hAnsi="Arial"/>
        <w:color w:val="404040"/>
        <w:sz w:val="22"/>
      </w:rPr>
      <w:tblPr/>
      <w:tcPr>
        <w:shd w:val="clear" w:color="FFFFFF" w:fill="FDE4D0" w:themeFill="accent6" w:themeFillTint="40"/>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FFFFFF"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FFFFFF"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FFFFFF"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FFFFFF"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FFFFFF"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FFFFF"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FFFFFF"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2DFEE" w:themeFill="accent1" w:themeFillTint="40"/>
      </w:tcPr>
    </w:tblStylePr>
    <w:tblStylePr w:type="band1Horz">
      <w:rPr>
        <w:rFonts w:ascii="Arial" w:hAnsi="Arial"/>
        <w:color w:val="404040"/>
        <w:sz w:val="22"/>
      </w:rPr>
      <w:tblPr/>
      <w:tcPr>
        <w:shd w:val="clear" w:color="FFFFFF"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FFFFFF"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FD2D2" w:themeFill="accent2" w:themeFillTint="40"/>
      </w:tcPr>
    </w:tblStylePr>
    <w:tblStylePr w:type="band1Horz">
      <w:rPr>
        <w:rFonts w:ascii="Arial" w:hAnsi="Arial"/>
        <w:color w:val="404040"/>
        <w:sz w:val="22"/>
      </w:rPr>
      <w:tblPr/>
      <w:tcPr>
        <w:shd w:val="clear" w:color="FFFFFF"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FFFFFF"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E5EED5" w:themeFill="accent3" w:themeFillTint="40"/>
      </w:tcPr>
    </w:tblStylePr>
    <w:tblStylePr w:type="band1Horz">
      <w:rPr>
        <w:rFonts w:ascii="Arial" w:hAnsi="Arial"/>
        <w:color w:val="404040"/>
        <w:sz w:val="22"/>
      </w:rPr>
      <w:tblPr/>
      <w:tcPr>
        <w:shd w:val="clear" w:color="FFFFFF"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FFFFFF"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FD8E7" w:themeFill="accent4" w:themeFillTint="40"/>
      </w:tcPr>
    </w:tblStylePr>
    <w:tblStylePr w:type="band1Horz">
      <w:rPr>
        <w:rFonts w:ascii="Arial" w:hAnsi="Arial"/>
        <w:color w:val="404040"/>
        <w:sz w:val="22"/>
      </w:rPr>
      <w:tblPr/>
      <w:tcPr>
        <w:shd w:val="clear" w:color="FFFFFF"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FFFFFF"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D1EAF0" w:themeFill="accent5" w:themeFillTint="40"/>
      </w:tcPr>
    </w:tblStylePr>
    <w:tblStylePr w:type="band1Horz">
      <w:rPr>
        <w:rFonts w:ascii="Arial" w:hAnsi="Arial"/>
        <w:color w:val="404040"/>
        <w:sz w:val="22"/>
      </w:rPr>
      <w:tblPr/>
      <w:tcPr>
        <w:shd w:val="clear" w:color="FFFFFF"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FFFFF"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DE4D0" w:themeFill="accent6" w:themeFillTint="40"/>
      </w:tcPr>
    </w:tblStylePr>
    <w:tblStylePr w:type="band1Horz">
      <w:rPr>
        <w:rFonts w:ascii="Arial" w:hAnsi="Arial"/>
        <w:color w:val="404040"/>
        <w:sz w:val="22"/>
      </w:rPr>
      <w:tblPr/>
      <w:tcPr>
        <w:shd w:val="clear" w:color="FFFFFF" w:fill="FDE4D0" w:themeFill="accent6" w:themeFillTint="4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FFFFFF"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FFFFFF"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FFFFFF"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4F81BD" w:themeFill="accent1"/>
      </w:tcPr>
    </w:tblStylePr>
    <w:tblStylePr w:type="band2Horz">
      <w:tblPr/>
      <w:tcPr>
        <w:tcBorders>
          <w:top w:val="single" w:sz="4" w:space="0" w:color="FFFFFF" w:themeColor="light1"/>
          <w:bottom w:val="single" w:sz="4" w:space="0" w:color="FFFFFF" w:themeColor="light1"/>
        </w:tcBorders>
        <w:shd w:val="clear" w:color="FFFFFF"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FFFFFF"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FFFFFF"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FFFFFF"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D99695" w:themeFill="accent2" w:themeFillTint="97"/>
      </w:tcPr>
    </w:tblStylePr>
    <w:tblStylePr w:type="band2Horz">
      <w:tblPr/>
      <w:tcPr>
        <w:tcBorders>
          <w:top w:val="single" w:sz="4" w:space="0" w:color="FFFFFF" w:themeColor="light1"/>
          <w:bottom w:val="single" w:sz="4" w:space="0" w:color="FFFFFF" w:themeColor="light1"/>
        </w:tcBorders>
        <w:shd w:val="clear" w:color="FFFFFF"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FFFFFF"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FFFFFF"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FFFFFF"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C3D69B" w:themeFill="accent3" w:themeFillTint="98"/>
      </w:tcPr>
    </w:tblStylePr>
    <w:tblStylePr w:type="band2Horz">
      <w:tblPr/>
      <w:tcPr>
        <w:tcBorders>
          <w:top w:val="single" w:sz="4" w:space="0" w:color="FFFFFF" w:themeColor="light1"/>
          <w:bottom w:val="single" w:sz="4" w:space="0" w:color="FFFFFF" w:themeColor="light1"/>
        </w:tcBorders>
        <w:shd w:val="clear" w:color="FFFFFF"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FFFFFF"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FFFFFF"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FFFFFF"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B2A1C6" w:themeFill="accent4" w:themeFillTint="9A"/>
      </w:tcPr>
    </w:tblStylePr>
    <w:tblStylePr w:type="band2Horz">
      <w:tblPr/>
      <w:tcPr>
        <w:tcBorders>
          <w:top w:val="single" w:sz="4" w:space="0" w:color="FFFFFF" w:themeColor="light1"/>
          <w:bottom w:val="single" w:sz="4" w:space="0" w:color="FFFFFF" w:themeColor="light1"/>
        </w:tcBorders>
        <w:shd w:val="clear" w:color="FFFFFF"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FFFFFF"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FFFFFF"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FFFFFF"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92CCDC" w:themeFill="accent5" w:themeFillTint="9A"/>
      </w:tcPr>
    </w:tblStylePr>
    <w:tblStylePr w:type="band2Horz">
      <w:tblPr/>
      <w:tcPr>
        <w:tcBorders>
          <w:top w:val="single" w:sz="4" w:space="0" w:color="FFFFFF" w:themeColor="light1"/>
          <w:bottom w:val="single" w:sz="4" w:space="0" w:color="FFFFFF" w:themeColor="light1"/>
        </w:tcBorders>
        <w:shd w:val="clear" w:color="FFFFFF"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FFFFF"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FFFFF"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FFFFF"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FAC090" w:themeFill="accent6" w:themeFillTint="98"/>
      </w:tcPr>
    </w:tblStylePr>
    <w:tblStylePr w:type="band2Horz">
      <w:tblPr/>
      <w:tcPr>
        <w:tcBorders>
          <w:top w:val="single" w:sz="4" w:space="0" w:color="FFFFFF" w:themeColor="light1"/>
          <w:bottom w:val="single" w:sz="4" w:space="0" w:color="FFFFFF" w:themeColor="light1"/>
        </w:tcBorders>
        <w:shd w:val="clear" w:color="FFFFFF" w:fill="FAC090" w:themeFill="accent6" w:themeFillTint="98"/>
      </w:tc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FFFFFF" w:fill="D2DFEE" w:themeFill="accent1" w:themeFillTint="40"/>
      </w:tcPr>
    </w:tblStylePr>
    <w:tblStylePr w:type="band1Horz">
      <w:rPr>
        <w:rFonts w:ascii="Arial" w:hAnsi="Arial"/>
        <w:color w:val="2A4A71" w:themeColor="accent1" w:themeShade="95"/>
        <w:sz w:val="22"/>
      </w:rPr>
      <w:tblPr/>
      <w:tcPr>
        <w:shd w:val="clear" w:color="FFFFFF"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FFFFF" w:fill="EFD2D2" w:themeFill="accent2" w:themeFillTint="40"/>
      </w:tcPr>
    </w:tblStylePr>
    <w:tblStylePr w:type="band1Horz">
      <w:rPr>
        <w:rFonts w:ascii="Arial" w:hAnsi="Arial"/>
        <w:color w:val="D99695" w:themeColor="accent2" w:themeTint="97" w:themeShade="95"/>
        <w:sz w:val="22"/>
      </w:rPr>
      <w:tblPr/>
      <w:tcPr>
        <w:shd w:val="clear" w:color="FFFFFF"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FFFFFF" w:fill="E5EED5" w:themeFill="accent3" w:themeFillTint="40"/>
      </w:tcPr>
    </w:tblStylePr>
    <w:tblStylePr w:type="band1Horz">
      <w:rPr>
        <w:rFonts w:ascii="Arial" w:hAnsi="Arial"/>
        <w:color w:val="C3D69B" w:themeColor="accent3" w:themeTint="98" w:themeShade="95"/>
        <w:sz w:val="22"/>
      </w:rPr>
      <w:tblPr/>
      <w:tcPr>
        <w:shd w:val="clear" w:color="FFFFFF"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FFFFFF" w:fill="DFD8E7" w:themeFill="accent4" w:themeFillTint="40"/>
      </w:tcPr>
    </w:tblStylePr>
    <w:tblStylePr w:type="band1Horz">
      <w:rPr>
        <w:rFonts w:ascii="Arial" w:hAnsi="Arial"/>
        <w:color w:val="B2A1C6" w:themeColor="accent4" w:themeTint="9A" w:themeShade="95"/>
        <w:sz w:val="22"/>
      </w:rPr>
      <w:tblPr/>
      <w:tcPr>
        <w:shd w:val="clear" w:color="FFFFFF"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FFFFFF" w:fill="D1EAF0" w:themeFill="accent5" w:themeFillTint="40"/>
      </w:tcPr>
    </w:tblStylePr>
    <w:tblStylePr w:type="band1Horz">
      <w:rPr>
        <w:rFonts w:ascii="Arial" w:hAnsi="Arial"/>
        <w:color w:val="92CCDC" w:themeColor="accent5" w:themeTint="9A" w:themeShade="95"/>
        <w:sz w:val="22"/>
      </w:rPr>
      <w:tblPr/>
      <w:tcPr>
        <w:shd w:val="clear" w:color="FFFFFF"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FFFFF" w:fill="FDE4D0" w:themeFill="accent6" w:themeFillTint="40"/>
      </w:tcPr>
    </w:tblStylePr>
    <w:tblStylePr w:type="band1Horz">
      <w:rPr>
        <w:rFonts w:ascii="Arial" w:hAnsi="Arial"/>
        <w:color w:val="FAC090" w:themeColor="accent6" w:themeTint="98" w:themeShade="95"/>
        <w:sz w:val="22"/>
      </w:rPr>
      <w:tblPr/>
      <w:tcPr>
        <w:shd w:val="clear" w:color="FFFFFF" w:fill="FDE4D0" w:themeFill="accent6" w:themeFillTint="40"/>
      </w:tcPr>
    </w:tblStylePr>
    <w:tblStylePr w:type="band2Horz">
      <w:rPr>
        <w:rFonts w:ascii="Arial" w:hAnsi="Arial"/>
        <w:color w:val="FAC090"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il"/>
          <w:left w:val="nil"/>
          <w:bottom w:val="single" w:sz="4" w:space="0" w:color="4F81BD" w:themeColor="accent1"/>
          <w:right w:val="nil"/>
        </w:tcBorders>
        <w:shd w:val="clear" w:color="FFFFFF" w:fill="FFFFFF" w:themeFill="light1"/>
      </w:tcPr>
    </w:tblStylePr>
    <w:tblStylePr w:type="lastRow">
      <w:rPr>
        <w:rFonts w:ascii="Arial" w:hAnsi="Arial"/>
        <w:i/>
        <w:color w:val="2A4A71" w:themeColor="accent1" w:themeShade="95"/>
        <w:sz w:val="22"/>
      </w:rPr>
      <w:tblPr/>
      <w:tcPr>
        <w:tcBorders>
          <w:top w:val="single" w:sz="4" w:space="0" w:color="4F81BD" w:themeColor="accent1"/>
          <w:left w:val="nil"/>
          <w:bottom w:val="nil"/>
          <w:right w:val="nil"/>
        </w:tcBorders>
        <w:shd w:val="clear" w:color="FFFFFF" w:fill="FFFFFF" w:themeFill="light1"/>
      </w:tcPr>
    </w:tblStylePr>
    <w:tblStylePr w:type="firstCol">
      <w:pPr>
        <w:jc w:val="right"/>
      </w:pPr>
      <w:rPr>
        <w:rFonts w:ascii="Arial" w:hAnsi="Arial"/>
        <w:i/>
        <w:color w:val="2A4A71" w:themeColor="accent1" w:themeShade="95"/>
        <w:sz w:val="22"/>
      </w:rPr>
      <w:tblPr/>
      <w:tcPr>
        <w:tcBorders>
          <w:top w:val="nil"/>
          <w:left w:val="nil"/>
          <w:bottom w:val="nil"/>
          <w:right w:val="single" w:sz="4" w:space="0" w:color="4F81BD" w:themeColor="accent1"/>
        </w:tcBorders>
        <w:shd w:val="clear" w:color="FFFFFF" w:fill="FFFFFF"/>
      </w:tcPr>
    </w:tblStylePr>
    <w:tblStylePr w:type="lastCol">
      <w:rPr>
        <w:rFonts w:ascii="Arial" w:hAnsi="Arial"/>
        <w:i/>
        <w:color w:val="2A4A71" w:themeColor="accent1" w:themeShade="95"/>
        <w:sz w:val="22"/>
      </w:rPr>
      <w:tblPr/>
      <w:tcPr>
        <w:tcBorders>
          <w:top w:val="nil"/>
          <w:left w:val="single" w:sz="4" w:space="0" w:color="4F81BD" w:themeColor="accent1"/>
          <w:bottom w:val="nil"/>
          <w:right w:val="nil"/>
        </w:tcBorders>
        <w:shd w:val="clear" w:color="FFFFFF" w:fill="FFFFFF"/>
      </w:tcPr>
    </w:tblStylePr>
    <w:tblStylePr w:type="band1Vert">
      <w:tblPr/>
      <w:tcPr>
        <w:shd w:val="clear" w:color="FFFFFF" w:fill="D2DFEE" w:themeFill="accent1" w:themeFillTint="40"/>
      </w:tcPr>
    </w:tblStylePr>
    <w:tblStylePr w:type="band1Horz">
      <w:rPr>
        <w:rFonts w:ascii="Arial" w:hAnsi="Arial"/>
        <w:color w:val="2A4A71" w:themeColor="accent1" w:themeShade="95"/>
        <w:sz w:val="22"/>
      </w:rPr>
      <w:tblPr/>
      <w:tcPr>
        <w:shd w:val="clear" w:color="FFFFFF"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il"/>
          <w:left w:val="nil"/>
          <w:bottom w:val="single" w:sz="4" w:space="0" w:color="D99695" w:themeColor="accent2" w:themeTint="97"/>
          <w:right w:val="nil"/>
        </w:tcBorders>
        <w:shd w:val="clear" w:color="FFFFFF"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il"/>
          <w:bottom w:val="nil"/>
          <w:right w:val="nil"/>
        </w:tcBorders>
        <w:shd w:val="clear" w:color="FFFFFF" w:fill="FFFFFF" w:themeFill="light1"/>
      </w:tcPr>
    </w:tblStylePr>
    <w:tblStylePr w:type="firstCol">
      <w:pPr>
        <w:jc w:val="right"/>
      </w:pPr>
      <w:rPr>
        <w:rFonts w:ascii="Arial" w:hAnsi="Arial"/>
        <w:i/>
        <w:color w:val="D99695" w:themeColor="accent2" w:themeTint="97" w:themeShade="95"/>
        <w:sz w:val="22"/>
      </w:rPr>
      <w:tblPr/>
      <w:tcPr>
        <w:tcBorders>
          <w:top w:val="nil"/>
          <w:left w:val="nil"/>
          <w:bottom w:val="nil"/>
          <w:right w:val="single" w:sz="4" w:space="0" w:color="D99695" w:themeColor="accent2" w:themeTint="97"/>
        </w:tcBorders>
        <w:shd w:val="clear" w:color="FFFFFF" w:fill="FFFFFF"/>
      </w:tcPr>
    </w:tblStylePr>
    <w:tblStylePr w:type="lastCol">
      <w:rPr>
        <w:rFonts w:ascii="Arial" w:hAnsi="Arial"/>
        <w:i/>
        <w:color w:val="D99695" w:themeColor="accent2" w:themeTint="97" w:themeShade="95"/>
        <w:sz w:val="22"/>
      </w:rPr>
      <w:tblPr/>
      <w:tcPr>
        <w:tcBorders>
          <w:top w:val="nil"/>
          <w:left w:val="single" w:sz="4" w:space="0" w:color="D99695" w:themeColor="accent2" w:themeTint="97"/>
          <w:bottom w:val="nil"/>
          <w:right w:val="nil"/>
        </w:tcBorders>
        <w:shd w:val="clear" w:color="FFFFFF" w:fill="FFFFFF"/>
      </w:tcPr>
    </w:tblStylePr>
    <w:tblStylePr w:type="band1Vert">
      <w:tblPr/>
      <w:tcPr>
        <w:shd w:val="clear" w:color="FFFFFF" w:fill="EFD2D2" w:themeFill="accent2" w:themeFillTint="40"/>
      </w:tcPr>
    </w:tblStylePr>
    <w:tblStylePr w:type="band1Horz">
      <w:rPr>
        <w:rFonts w:ascii="Arial" w:hAnsi="Arial"/>
        <w:color w:val="D99695" w:themeColor="accent2" w:themeTint="97" w:themeShade="95"/>
        <w:sz w:val="22"/>
      </w:rPr>
      <w:tblPr/>
      <w:tcPr>
        <w:shd w:val="clear" w:color="FFFFFF"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il"/>
          <w:left w:val="nil"/>
          <w:bottom w:val="single" w:sz="4" w:space="0" w:color="C3D69B" w:themeColor="accent3" w:themeTint="98"/>
          <w:right w:val="nil"/>
        </w:tcBorders>
        <w:shd w:val="clear" w:color="FFFFFF"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il"/>
          <w:bottom w:val="nil"/>
          <w:right w:val="nil"/>
        </w:tcBorders>
        <w:shd w:val="clear" w:color="FFFFFF" w:fill="FFFFFF" w:themeFill="light1"/>
      </w:tcPr>
    </w:tblStylePr>
    <w:tblStylePr w:type="firstCol">
      <w:pPr>
        <w:jc w:val="right"/>
      </w:pPr>
      <w:rPr>
        <w:rFonts w:ascii="Arial" w:hAnsi="Arial"/>
        <w:i/>
        <w:color w:val="C3D69B" w:themeColor="accent3" w:themeTint="98" w:themeShade="95"/>
        <w:sz w:val="22"/>
      </w:rPr>
      <w:tblPr/>
      <w:tcPr>
        <w:tcBorders>
          <w:top w:val="nil"/>
          <w:left w:val="nil"/>
          <w:bottom w:val="nil"/>
          <w:right w:val="single" w:sz="4" w:space="0" w:color="C3D69B" w:themeColor="accent3" w:themeTint="98"/>
        </w:tcBorders>
        <w:shd w:val="clear" w:color="FFFFFF" w:fill="FFFFFF"/>
      </w:tcPr>
    </w:tblStylePr>
    <w:tblStylePr w:type="lastCol">
      <w:rPr>
        <w:rFonts w:ascii="Arial" w:hAnsi="Arial"/>
        <w:i/>
        <w:color w:val="C3D69B" w:themeColor="accent3" w:themeTint="98" w:themeShade="95"/>
        <w:sz w:val="22"/>
      </w:rPr>
      <w:tblPr/>
      <w:tcPr>
        <w:tcBorders>
          <w:top w:val="nil"/>
          <w:left w:val="single" w:sz="4" w:space="0" w:color="C3D69B" w:themeColor="accent3" w:themeTint="98"/>
          <w:bottom w:val="nil"/>
          <w:right w:val="nil"/>
        </w:tcBorders>
        <w:shd w:val="clear" w:color="FFFFFF" w:fill="FFFFFF"/>
      </w:tcPr>
    </w:tblStylePr>
    <w:tblStylePr w:type="band1Vert">
      <w:tblPr/>
      <w:tcPr>
        <w:shd w:val="clear" w:color="FFFFFF" w:fill="E5EED5" w:themeFill="accent3" w:themeFillTint="40"/>
      </w:tcPr>
    </w:tblStylePr>
    <w:tblStylePr w:type="band1Horz">
      <w:rPr>
        <w:rFonts w:ascii="Arial" w:hAnsi="Arial"/>
        <w:color w:val="C3D69B" w:themeColor="accent3" w:themeTint="98" w:themeShade="95"/>
        <w:sz w:val="22"/>
      </w:rPr>
      <w:tblPr/>
      <w:tcPr>
        <w:shd w:val="clear" w:color="FFFFFF"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il"/>
          <w:left w:val="nil"/>
          <w:bottom w:val="single" w:sz="4" w:space="0" w:color="B2A1C6" w:themeColor="accent4" w:themeTint="9A"/>
          <w:right w:val="nil"/>
        </w:tcBorders>
        <w:shd w:val="clear" w:color="FFFFFF"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il"/>
          <w:bottom w:val="nil"/>
          <w:right w:val="nil"/>
        </w:tcBorders>
        <w:shd w:val="clear" w:color="FFFFFF" w:fill="FFFFFF" w:themeFill="light1"/>
      </w:tcPr>
    </w:tblStylePr>
    <w:tblStylePr w:type="firstCol">
      <w:pPr>
        <w:jc w:val="right"/>
      </w:pPr>
      <w:rPr>
        <w:rFonts w:ascii="Arial" w:hAnsi="Arial"/>
        <w:i/>
        <w:color w:val="B2A1C6" w:themeColor="accent4" w:themeTint="9A" w:themeShade="95"/>
        <w:sz w:val="22"/>
      </w:rPr>
      <w:tblPr/>
      <w:tcPr>
        <w:tcBorders>
          <w:top w:val="nil"/>
          <w:left w:val="nil"/>
          <w:bottom w:val="nil"/>
          <w:right w:val="single" w:sz="4" w:space="0" w:color="B2A1C6" w:themeColor="accent4" w:themeTint="9A"/>
        </w:tcBorders>
        <w:shd w:val="clear" w:color="FFFFFF" w:fill="FFFFFF"/>
      </w:tcPr>
    </w:tblStylePr>
    <w:tblStylePr w:type="lastCol">
      <w:rPr>
        <w:rFonts w:ascii="Arial" w:hAnsi="Arial"/>
        <w:i/>
        <w:color w:val="B2A1C6" w:themeColor="accent4" w:themeTint="9A" w:themeShade="95"/>
        <w:sz w:val="22"/>
      </w:rPr>
      <w:tblPr/>
      <w:tcPr>
        <w:tcBorders>
          <w:top w:val="nil"/>
          <w:left w:val="single" w:sz="4" w:space="0" w:color="B2A1C6" w:themeColor="accent4" w:themeTint="9A"/>
          <w:bottom w:val="nil"/>
          <w:right w:val="nil"/>
        </w:tcBorders>
        <w:shd w:val="clear" w:color="FFFFFF" w:fill="FFFFFF"/>
      </w:tcPr>
    </w:tblStylePr>
    <w:tblStylePr w:type="band1Vert">
      <w:tblPr/>
      <w:tcPr>
        <w:shd w:val="clear" w:color="FFFFFF" w:fill="DFD8E7" w:themeFill="accent4" w:themeFillTint="40"/>
      </w:tcPr>
    </w:tblStylePr>
    <w:tblStylePr w:type="band1Horz">
      <w:rPr>
        <w:rFonts w:ascii="Arial" w:hAnsi="Arial"/>
        <w:color w:val="B2A1C6" w:themeColor="accent4" w:themeTint="9A" w:themeShade="95"/>
        <w:sz w:val="22"/>
      </w:rPr>
      <w:tblPr/>
      <w:tcPr>
        <w:shd w:val="clear" w:color="FFFFFF"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il"/>
          <w:left w:val="nil"/>
          <w:bottom w:val="single" w:sz="4" w:space="0" w:color="92CCDC" w:themeColor="accent5" w:themeTint="9A"/>
          <w:right w:val="nil"/>
        </w:tcBorders>
        <w:shd w:val="clear" w:color="FFFFFF"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il"/>
          <w:bottom w:val="nil"/>
          <w:right w:val="nil"/>
        </w:tcBorders>
        <w:shd w:val="clear" w:color="FFFFFF" w:fill="FFFFFF" w:themeFill="light1"/>
      </w:tcPr>
    </w:tblStylePr>
    <w:tblStylePr w:type="firstCol">
      <w:pPr>
        <w:jc w:val="right"/>
      </w:pPr>
      <w:rPr>
        <w:rFonts w:ascii="Arial" w:hAnsi="Arial"/>
        <w:i/>
        <w:color w:val="92CCDC" w:themeColor="accent5" w:themeTint="9A" w:themeShade="95"/>
        <w:sz w:val="22"/>
      </w:rPr>
      <w:tblPr/>
      <w:tcPr>
        <w:tcBorders>
          <w:top w:val="nil"/>
          <w:left w:val="nil"/>
          <w:bottom w:val="nil"/>
          <w:right w:val="single" w:sz="4" w:space="0" w:color="92CCDC" w:themeColor="accent5" w:themeTint="9A"/>
        </w:tcBorders>
        <w:shd w:val="clear" w:color="FFFFFF" w:fill="FFFFFF"/>
      </w:tcPr>
    </w:tblStylePr>
    <w:tblStylePr w:type="lastCol">
      <w:rPr>
        <w:rFonts w:ascii="Arial" w:hAnsi="Arial"/>
        <w:i/>
        <w:color w:val="92CCDC" w:themeColor="accent5" w:themeTint="9A" w:themeShade="95"/>
        <w:sz w:val="22"/>
      </w:rPr>
      <w:tblPr/>
      <w:tcPr>
        <w:tcBorders>
          <w:top w:val="nil"/>
          <w:left w:val="single" w:sz="4" w:space="0" w:color="92CCDC" w:themeColor="accent5" w:themeTint="9A"/>
          <w:bottom w:val="nil"/>
          <w:right w:val="nil"/>
        </w:tcBorders>
        <w:shd w:val="clear" w:color="FFFFFF" w:fill="FFFFFF"/>
      </w:tcPr>
    </w:tblStylePr>
    <w:tblStylePr w:type="band1Vert">
      <w:tblPr/>
      <w:tcPr>
        <w:shd w:val="clear" w:color="FFFFFF" w:fill="D1EAF0" w:themeFill="accent5" w:themeFillTint="40"/>
      </w:tcPr>
    </w:tblStylePr>
    <w:tblStylePr w:type="band1Horz">
      <w:rPr>
        <w:rFonts w:ascii="Arial" w:hAnsi="Arial"/>
        <w:color w:val="92CCDC" w:themeColor="accent5" w:themeTint="9A" w:themeShade="95"/>
        <w:sz w:val="22"/>
      </w:rPr>
      <w:tblPr/>
      <w:tcPr>
        <w:shd w:val="clear" w:color="FFFFFF"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il"/>
          <w:left w:val="nil"/>
          <w:bottom w:val="single" w:sz="4" w:space="0" w:color="FAC090" w:themeColor="accent6" w:themeTint="98"/>
          <w:right w:val="nil"/>
        </w:tcBorders>
        <w:shd w:val="clear" w:color="FFFFFF"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il"/>
          <w:bottom w:val="nil"/>
          <w:right w:val="nil"/>
        </w:tcBorders>
        <w:shd w:val="clear" w:color="FFFFFF" w:fill="FFFFFF" w:themeFill="light1"/>
      </w:tcPr>
    </w:tblStylePr>
    <w:tblStylePr w:type="firstCol">
      <w:pPr>
        <w:jc w:val="right"/>
      </w:pPr>
      <w:rPr>
        <w:rFonts w:ascii="Arial" w:hAnsi="Arial"/>
        <w:i/>
        <w:color w:val="FAC090" w:themeColor="accent6" w:themeTint="98" w:themeShade="95"/>
        <w:sz w:val="22"/>
      </w:rPr>
      <w:tblPr/>
      <w:tcPr>
        <w:tcBorders>
          <w:top w:val="nil"/>
          <w:left w:val="nil"/>
          <w:bottom w:val="nil"/>
          <w:right w:val="single" w:sz="4" w:space="0" w:color="FAC090" w:themeColor="accent6" w:themeTint="98"/>
        </w:tcBorders>
        <w:shd w:val="clear" w:color="FFFFFF" w:fill="FFFFFF"/>
      </w:tcPr>
    </w:tblStylePr>
    <w:tblStylePr w:type="lastCol">
      <w:rPr>
        <w:rFonts w:ascii="Arial" w:hAnsi="Arial"/>
        <w:i/>
        <w:color w:val="FAC090" w:themeColor="accent6" w:themeTint="98" w:themeShade="95"/>
        <w:sz w:val="22"/>
      </w:rPr>
      <w:tblPr/>
      <w:tcPr>
        <w:tcBorders>
          <w:top w:val="nil"/>
          <w:left w:val="single" w:sz="4" w:space="0" w:color="FAC090" w:themeColor="accent6" w:themeTint="98"/>
          <w:bottom w:val="nil"/>
          <w:right w:val="nil"/>
        </w:tcBorders>
        <w:shd w:val="clear" w:color="FFFFFF" w:fill="FFFFFF"/>
      </w:tcPr>
    </w:tblStylePr>
    <w:tblStylePr w:type="band1Vert">
      <w:tblPr/>
      <w:tcPr>
        <w:shd w:val="clear" w:color="FFFFFF" w:fill="FDE4D0" w:themeFill="accent6" w:themeFillTint="40"/>
      </w:tcPr>
    </w:tblStylePr>
    <w:tblStylePr w:type="band1Horz">
      <w:rPr>
        <w:rFonts w:ascii="Arial" w:hAnsi="Arial"/>
        <w:color w:val="FAC090" w:themeColor="accent6" w:themeTint="98" w:themeShade="95"/>
        <w:sz w:val="22"/>
      </w:rPr>
      <w:tblPr/>
      <w:tcPr>
        <w:shd w:val="clear" w:color="FFFFFF" w:fill="FDE4D0" w:themeFill="accent6" w:themeFillTint="40"/>
      </w:tcPr>
    </w:tblStylePr>
    <w:tblStylePr w:type="band2Horz">
      <w:rPr>
        <w:rFonts w:ascii="Arial" w:hAnsi="Arial"/>
        <w:color w:val="FAC090" w:themeColor="accent6" w:themeTint="98" w:themeShade="95"/>
        <w:sz w:val="22"/>
      </w:rPr>
    </w:tblStylePr>
  </w:style>
  <w:style w:type="paragraph" w:styleId="TableofFigures">
    <w:name w:val="table of figures"/>
    <w:basedOn w:val="Normal"/>
    <w:next w:val="Normal"/>
    <w:uiPriority w:val="99"/>
    <w:unhideWhenUsed/>
  </w:style>
  <w:style w:type="character" w:customStyle="1" w:styleId="Heading1Char">
    <w:name w:val="Heading 1 Char"/>
    <w:basedOn w:val="DefaultParagraphFont"/>
    <w:link w:val="Heading11"/>
    <w:uiPriority w:val="9"/>
    <w:rPr>
      <w:rFonts w:ascii="Arial" w:eastAsia="Arial" w:hAnsi="Arial" w:cs="Arial"/>
      <w:sz w:val="40"/>
      <w:szCs w:val="40"/>
    </w:rPr>
  </w:style>
  <w:style w:type="character" w:customStyle="1" w:styleId="Heading2Char">
    <w:name w:val="Heading 2 Char"/>
    <w:basedOn w:val="DefaultParagraphFont"/>
    <w:link w:val="Heading21"/>
    <w:uiPriority w:val="9"/>
    <w:rPr>
      <w:rFonts w:ascii="Arial" w:eastAsia="Arial" w:hAnsi="Arial" w:cs="Arial"/>
      <w:sz w:val="34"/>
    </w:rPr>
  </w:style>
  <w:style w:type="character" w:customStyle="1" w:styleId="Heading3Char">
    <w:name w:val="Heading 3 Char"/>
    <w:basedOn w:val="DefaultParagraphFont"/>
    <w:link w:val="Heading31"/>
    <w:uiPriority w:val="9"/>
    <w:rPr>
      <w:rFonts w:ascii="Arial" w:eastAsia="Arial" w:hAnsi="Arial" w:cs="Arial"/>
      <w:sz w:val="30"/>
      <w:szCs w:val="30"/>
    </w:rPr>
  </w:style>
  <w:style w:type="character" w:customStyle="1" w:styleId="Heading4Char">
    <w:name w:val="Heading 4 Char"/>
    <w:basedOn w:val="DefaultParagraphFont"/>
    <w:link w:val="Heading41"/>
    <w:uiPriority w:val="9"/>
    <w:rPr>
      <w:rFonts w:ascii="Arial" w:eastAsia="Arial" w:hAnsi="Arial" w:cs="Arial"/>
      <w:b/>
      <w:bCs/>
      <w:sz w:val="26"/>
      <w:szCs w:val="26"/>
    </w:rPr>
  </w:style>
  <w:style w:type="character" w:customStyle="1" w:styleId="Heading5Char">
    <w:name w:val="Heading 5 Char"/>
    <w:basedOn w:val="DefaultParagraphFont"/>
    <w:link w:val="Heading51"/>
    <w:uiPriority w:val="9"/>
    <w:rPr>
      <w:rFonts w:ascii="Arial" w:eastAsia="Arial" w:hAnsi="Arial" w:cs="Arial"/>
      <w:b/>
      <w:bCs/>
      <w:sz w:val="24"/>
      <w:szCs w:val="24"/>
    </w:rPr>
  </w:style>
  <w:style w:type="character" w:customStyle="1" w:styleId="Heading6Char">
    <w:name w:val="Heading 6 Char"/>
    <w:basedOn w:val="DefaultParagraphFont"/>
    <w:link w:val="Heading61"/>
    <w:uiPriority w:val="9"/>
    <w:rPr>
      <w:rFonts w:ascii="Arial" w:eastAsia="Arial" w:hAnsi="Arial" w:cs="Arial"/>
      <w:b/>
      <w:bCs/>
      <w:sz w:val="22"/>
      <w:szCs w:val="22"/>
    </w:rPr>
  </w:style>
  <w:style w:type="character" w:customStyle="1" w:styleId="Heading7Char">
    <w:name w:val="Heading 7 Char"/>
    <w:basedOn w:val="DefaultParagraphFont"/>
    <w:link w:val="Heading71"/>
    <w:uiPriority w:val="9"/>
    <w:rPr>
      <w:rFonts w:ascii="Arial" w:eastAsia="Arial" w:hAnsi="Arial" w:cs="Arial"/>
      <w:b/>
      <w:bCs/>
      <w:i/>
      <w:iCs/>
      <w:sz w:val="22"/>
      <w:szCs w:val="22"/>
    </w:rPr>
  </w:style>
  <w:style w:type="character" w:customStyle="1" w:styleId="Heading8Char">
    <w:name w:val="Heading 8 Char"/>
    <w:basedOn w:val="DefaultParagraphFont"/>
    <w:link w:val="Heading81"/>
    <w:uiPriority w:val="9"/>
    <w:rPr>
      <w:rFonts w:ascii="Arial" w:eastAsia="Arial" w:hAnsi="Arial" w:cs="Arial"/>
      <w:i/>
      <w:iCs/>
      <w:sz w:val="22"/>
      <w:szCs w:val="22"/>
    </w:rPr>
  </w:style>
  <w:style w:type="character" w:customStyle="1" w:styleId="Heading9Char">
    <w:name w:val="Heading 9 Char"/>
    <w:basedOn w:val="DefaultParagraphFont"/>
    <w:link w:val="Heading91"/>
    <w:uiPriority w:val="9"/>
    <w:rPr>
      <w:rFonts w:ascii="Arial" w:eastAsia="Arial" w:hAnsi="Arial" w:cs="Arial"/>
      <w:i/>
      <w:iCs/>
      <w:sz w:val="21"/>
      <w:szCs w:val="21"/>
    </w:rPr>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F2F2F2" w:fill="F2F2F2"/>
      <w:ind w:left="720" w:right="720"/>
    </w:pPr>
    <w:rPr>
      <w:i/>
    </w:rPr>
  </w:style>
  <w:style w:type="character" w:customStyle="1" w:styleId="IntenseQuoteChar">
    <w:name w:val="Intense Quote Char"/>
    <w:link w:val="IntenseQuote"/>
    <w:uiPriority w:val="30"/>
    <w:rPr>
      <w:i/>
    </w:rPr>
  </w:style>
  <w:style w:type="character" w:customStyle="1" w:styleId="CaptionChar">
    <w:name w:val="Caption Char"/>
    <w:uiPriority w:val="99"/>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FFFFF" w:fill="F2F2F2" w:themeFill="text1" w:themeFillTint="0D"/>
      </w:tcPr>
    </w:tblStylePr>
    <w:tblStylePr w:type="band1Horz">
      <w:tblPr/>
      <w:tcPr>
        <w:shd w:val="clear" w:color="FFFFFF" w:fill="F2F2F2" w:themeFill="text1" w:themeFillTint="0D"/>
      </w:tcPr>
    </w:tblStylePr>
  </w:style>
  <w:style w:type="table" w:styleId="PlainTable2">
    <w:name w:val="Plain Table 2"/>
    <w:basedOn w:val="TableNormal"/>
    <w:uiPriority w:val="59"/>
    <w:tblPr>
      <w:tblBorders>
        <w:top w:val="single" w:sz="4" w:space="0" w:color="000000" w:themeColor="text1"/>
        <w:left w:val="nil"/>
        <w:bottom w:val="single" w:sz="4" w:space="0" w:color="000000" w:themeColor="text1"/>
        <w:right w:val="nil"/>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il"/>
          <w:left w:val="nil"/>
          <w:bottom w:val="single" w:sz="4" w:space="0" w:color="404040"/>
          <w:right w:val="nil"/>
        </w:tcBorders>
      </w:tcPr>
    </w:tblStylePr>
    <w:tblStylePr w:type="lastRow">
      <w:rPr>
        <w:b/>
        <w:caps/>
        <w:color w:val="404040"/>
      </w:rPr>
    </w:tblStylePr>
    <w:tblStylePr w:type="firstCol">
      <w:rPr>
        <w:b/>
        <w:caps/>
        <w:color w:val="404040"/>
      </w:rPr>
      <w:tblPr/>
      <w:tcPr>
        <w:tcBorders>
          <w:top w:val="nil"/>
          <w:left w:val="nil"/>
          <w:bottom w:val="nil"/>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Pr/>
      <w:tcPr>
        <w:shd w:val="clear" w:color="FFFFFF"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Pr/>
      <w:tcPr>
        <w:shd w:val="clear" w:color="FFFFFF"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il"/>
          <w:bottom w:val="single" w:sz="4" w:space="0" w:color="404040"/>
          <w:right w:val="nil"/>
        </w:tcBorders>
        <w:shd w:val="clear" w:color="FFFFFF" w:fill="FFFFFF"/>
      </w:tcPr>
    </w:tblStylePr>
    <w:tblStylePr w:type="lastRow">
      <w:rPr>
        <w:i/>
        <w:color w:val="404040"/>
      </w:rPr>
      <w:tblPr/>
      <w:tcPr>
        <w:tcBorders>
          <w:top w:val="single" w:sz="4" w:space="0" w:color="404040"/>
          <w:left w:val="nil"/>
          <w:right w:val="nil"/>
        </w:tcBorders>
        <w:shd w:val="clear" w:color="FFFFFF" w:fill="FFFFFF"/>
      </w:tcPr>
    </w:tblStylePr>
    <w:tblStylePr w:type="firstCol">
      <w:pPr>
        <w:jc w:val="right"/>
      </w:pPr>
      <w:rPr>
        <w:i/>
        <w:color w:val="404040"/>
      </w:rPr>
      <w:tblPr/>
      <w:tcPr>
        <w:tcBorders>
          <w:right w:val="single" w:sz="4" w:space="0" w:color="404040"/>
        </w:tcBorders>
        <w:shd w:val="clear" w:color="FFFFFF" w:fill="FFFFFF"/>
      </w:tcPr>
    </w:tblStylePr>
    <w:tblStylePr w:type="lastCol">
      <w:rPr>
        <w:i/>
        <w:color w:val="404040"/>
      </w:rPr>
      <w:tblPr/>
      <w:tcPr>
        <w:tcBorders>
          <w:left w:val="single" w:sz="4" w:space="0" w:color="404040"/>
        </w:tcBorders>
        <w:shd w:val="clear" w:color="FFFFFF" w:fill="FFFFFF"/>
      </w:tcPr>
    </w:tblStylePr>
    <w:tblStylePr w:type="band1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Pr/>
      <w:tcPr>
        <w:shd w:val="clear" w:color="FFFFFF"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single" w:sz="12" w:space="0" w:color="6A6A6A" w:themeColor="text1" w:themeTint="95"/>
          <w:right w:val="nil"/>
        </w:tcBorders>
        <w:shd w:val="clear" w:color="FFFFFF" w:fill="FFFFFF"/>
      </w:tcPr>
    </w:tblStylePr>
    <w:tblStylePr w:type="lastRow">
      <w:rPr>
        <w:b/>
        <w:color w:val="404040"/>
      </w:rPr>
      <w:tblPr/>
      <w:tcPr>
        <w:tcBorders>
          <w:top w:val="single" w:sz="4" w:space="0" w:color="6A6A6A" w:themeColor="text1" w:themeTint="95"/>
          <w:left w:val="nil"/>
          <w:bottom w:val="nil"/>
          <w:right w:val="nil"/>
        </w:tcBorders>
        <w:shd w:val="clear" w:color="FFFFFF"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CBCBCB" w:themeFill="text1" w:themeFillTint="34"/>
      </w:tcPr>
    </w:tblStylePr>
    <w:tblStylePr w:type="band1Horz">
      <w:rPr>
        <w:rFonts w:ascii="Arial" w:hAnsi="Arial"/>
        <w:color w:val="404040"/>
        <w:sz w:val="22"/>
      </w:rPr>
      <w:tblPr/>
      <w:tcPr>
        <w:shd w:val="clear" w:color="FFFFFF" w:fill="CBCBCB" w:themeFill="text1"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nil"/>
          <w:right w:val="nil"/>
        </w:tcBorders>
        <w:shd w:val="clear" w:color="FFFFFF" w:fill="FFFFFF"/>
      </w:tcPr>
    </w:tblStylePr>
    <w:tblStylePr w:type="lastRow">
      <w:rPr>
        <w:b/>
        <w:color w:val="404040"/>
      </w:rPr>
      <w:tblPr/>
      <w:tcPr>
        <w:tcBorders>
          <w:top w:val="nil"/>
          <w:left w:val="nil"/>
          <w:bottom w:val="nil"/>
          <w:right w:val="nil"/>
        </w:tcBorders>
        <w:shd w:val="clear" w:color="FFFFFF" w:fill="FFFFFF"/>
      </w:tcPr>
    </w:tblStylePr>
    <w:tblStylePr w:type="firstCol">
      <w:pPr>
        <w:jc w:val="right"/>
      </w:pPr>
      <w:rPr>
        <w:i/>
        <w:color w:val="404040"/>
      </w:rPr>
      <w:tblPr/>
      <w:tcPr>
        <w:tcBorders>
          <w:top w:val="nil"/>
          <w:left w:val="nil"/>
          <w:bottom w:val="nil"/>
          <w:right w:val="nil"/>
        </w:tcBorders>
        <w:shd w:val="clear" w:color="FFFFFF" w:fill="FFFFFF"/>
      </w:tcPr>
    </w:tblStylePr>
    <w:tblStylePr w:type="lastCol">
      <w:rPr>
        <w:i/>
        <w:color w:val="404040"/>
      </w:rPr>
      <w:tblPr/>
      <w:tcPr>
        <w:tcBorders>
          <w:top w:val="nil"/>
          <w:left w:val="nil"/>
          <w:bottom w:val="nil"/>
          <w:right w:val="nil"/>
        </w:tcBorders>
        <w:shd w:val="clear" w:color="FFFFFF" w:fill="FFFFFF"/>
      </w:tcPr>
    </w:tblStylePr>
    <w:tblStylePr w:type="band1Vert">
      <w:rPr>
        <w:rFonts w:ascii="Arial" w:hAnsi="Arial"/>
        <w:color w:val="404040"/>
        <w:sz w:val="22"/>
      </w:rPr>
      <w:tblPr/>
      <w:tcPr>
        <w:shd w:val="clear" w:color="FFFFFF" w:fill="CBCBCB" w:themeFill="text1" w:themeFillTint="34"/>
      </w:tcPr>
    </w:tblStylePr>
    <w:tblStylePr w:type="band1Horz">
      <w:rPr>
        <w:rFonts w:ascii="Arial" w:hAnsi="Arial"/>
        <w:color w:val="404040"/>
        <w:sz w:val="22"/>
      </w:rPr>
      <w:tblPr/>
      <w:tcPr>
        <w:shd w:val="clear" w:color="FFFFFF" w:fill="CBCBCB" w:themeFill="text1"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FFFFFF"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CBCBCB" w:themeFill="text1" w:themeFillTint="34"/>
      </w:tcPr>
    </w:tblStylePr>
    <w:tblStylePr w:type="band1Horz">
      <w:rPr>
        <w:rFonts w:ascii="Arial" w:hAnsi="Arial"/>
        <w:color w:val="404040"/>
        <w:sz w:val="22"/>
      </w:rPr>
      <w:tblPr/>
      <w:tcPr>
        <w:shd w:val="clear" w:color="FFFFFF" w:fill="CBCBCB" w:themeFill="text1"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BFBFBF" w:themeFill="text1" w:themeFillTint="40"/>
    </w:tblPr>
    <w:tblStylePr w:type="firstRow">
      <w:rPr>
        <w:rFonts w:ascii="Arial" w:hAnsi="Arial"/>
        <w:b/>
        <w:color w:val="FFFFFF"/>
        <w:sz w:val="22"/>
      </w:rPr>
      <w:tblPr/>
      <w:tcPr>
        <w:shd w:val="clear" w:color="FFFFFF" w:fill="000000" w:themeFill="text1"/>
      </w:tcPr>
    </w:tblStylePr>
    <w:tblStylePr w:type="lastRow">
      <w:rPr>
        <w:rFonts w:ascii="Arial" w:hAnsi="Arial"/>
        <w:b/>
        <w:color w:val="FFFFFF"/>
        <w:sz w:val="22"/>
      </w:rPr>
      <w:tblPr/>
      <w:tcPr>
        <w:tcBorders>
          <w:top w:val="single" w:sz="4" w:space="0" w:color="FFFFFF" w:themeColor="light1"/>
        </w:tcBorders>
        <w:shd w:val="clear" w:color="FFFFFF" w:fill="000000" w:themeFill="text1"/>
      </w:tcPr>
    </w:tblStylePr>
    <w:tblStylePr w:type="firstCol">
      <w:rPr>
        <w:rFonts w:ascii="Arial" w:hAnsi="Arial"/>
        <w:b/>
        <w:color w:val="FFFFFF"/>
        <w:sz w:val="22"/>
      </w:rPr>
      <w:tblPr/>
      <w:tcPr>
        <w:shd w:val="clear" w:color="FFFFFF" w:fill="000000" w:themeFill="text1"/>
      </w:tcPr>
    </w:tblStylePr>
    <w:tblStylePr w:type="lastCol">
      <w:rPr>
        <w:rFonts w:ascii="Arial" w:hAnsi="Arial"/>
        <w:b/>
        <w:color w:val="FFFFFF"/>
        <w:sz w:val="22"/>
      </w:rPr>
      <w:tblPr/>
      <w:tcPr>
        <w:shd w:val="clear" w:color="FFFFFF" w:fill="000000" w:themeFill="text1"/>
      </w:tcPr>
    </w:tblStylePr>
    <w:tblStylePr w:type="band1Vert">
      <w:tblPr/>
      <w:tcPr>
        <w:shd w:val="clear" w:color="FFFFFF" w:fill="8A8A8A" w:themeFill="text1" w:themeFillTint="75"/>
      </w:tcPr>
    </w:tblStylePr>
    <w:tblStylePr w:type="band1Horz">
      <w:tblPr/>
      <w:tcPr>
        <w:shd w:val="clear" w:color="FFFFFF"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DAE5F1" w:themeFill="accent1" w:themeFillTint="34"/>
    </w:tblPr>
    <w:tblStylePr w:type="firstRow">
      <w:rPr>
        <w:rFonts w:ascii="Arial" w:hAnsi="Arial"/>
        <w:b/>
        <w:color w:val="FFFFFF"/>
        <w:sz w:val="22"/>
      </w:rPr>
      <w:tblPr/>
      <w:tcPr>
        <w:shd w:val="clear" w:color="FFFFFF" w:fill="4F81BD" w:themeFill="accent1"/>
      </w:tcPr>
    </w:tblStylePr>
    <w:tblStylePr w:type="lastRow">
      <w:rPr>
        <w:rFonts w:ascii="Arial" w:hAnsi="Arial"/>
        <w:b/>
        <w:color w:val="FFFFFF"/>
        <w:sz w:val="22"/>
      </w:rPr>
      <w:tblPr/>
      <w:tcPr>
        <w:tcBorders>
          <w:top w:val="single" w:sz="4" w:space="0" w:color="FFFFFF" w:themeColor="light1"/>
        </w:tcBorders>
        <w:shd w:val="clear" w:color="FFFFFF" w:fill="4F81BD" w:themeFill="accent1"/>
      </w:tcPr>
    </w:tblStylePr>
    <w:tblStylePr w:type="firstCol">
      <w:rPr>
        <w:rFonts w:ascii="Arial" w:hAnsi="Arial"/>
        <w:b/>
        <w:color w:val="FFFFFF"/>
        <w:sz w:val="22"/>
      </w:rPr>
      <w:tblPr/>
      <w:tcPr>
        <w:shd w:val="clear" w:color="FFFFFF" w:fill="4F81BD" w:themeFill="accent1"/>
      </w:tcPr>
    </w:tblStylePr>
    <w:tblStylePr w:type="lastCol">
      <w:rPr>
        <w:rFonts w:ascii="Arial" w:hAnsi="Arial"/>
        <w:b/>
        <w:color w:val="FFFFFF"/>
        <w:sz w:val="22"/>
      </w:rPr>
      <w:tblPr/>
      <w:tcPr>
        <w:shd w:val="clear" w:color="FFFFFF" w:fill="4F81BD" w:themeFill="accent1"/>
      </w:tcPr>
    </w:tblStylePr>
    <w:tblStylePr w:type="band1Vert">
      <w:tblPr/>
      <w:tcPr>
        <w:shd w:val="clear" w:color="FFFFFF" w:fill="AEC4E0" w:themeFill="accent1" w:themeFillTint="75"/>
      </w:tcPr>
    </w:tblStylePr>
    <w:tblStylePr w:type="band1Horz">
      <w:tblPr/>
      <w:tcPr>
        <w:shd w:val="clear" w:color="FFFFFF" w:fill="AEC4E0" w:themeFill="accent1"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E5DFEC" w:themeFill="accent4" w:themeFillTint="34"/>
    </w:tblPr>
    <w:tblStylePr w:type="firstRow">
      <w:rPr>
        <w:rFonts w:ascii="Arial" w:hAnsi="Arial"/>
        <w:b/>
        <w:color w:val="FFFFFF"/>
        <w:sz w:val="22"/>
      </w:rPr>
      <w:tblPr/>
      <w:tcPr>
        <w:shd w:val="clear" w:color="FFFFFF" w:fill="8064A2" w:themeFill="accent4"/>
      </w:tcPr>
    </w:tblStylePr>
    <w:tblStylePr w:type="lastRow">
      <w:rPr>
        <w:rFonts w:ascii="Arial" w:hAnsi="Arial"/>
        <w:b/>
        <w:color w:val="FFFFFF"/>
        <w:sz w:val="22"/>
      </w:rPr>
      <w:tblPr/>
      <w:tcPr>
        <w:tcBorders>
          <w:top w:val="single" w:sz="4" w:space="0" w:color="FFFFFF" w:themeColor="light1"/>
        </w:tcBorders>
        <w:shd w:val="clear" w:color="FFFFFF" w:fill="8064A2" w:themeFill="accent4"/>
      </w:tcPr>
    </w:tblStylePr>
    <w:tblStylePr w:type="firstCol">
      <w:rPr>
        <w:rFonts w:ascii="Arial" w:hAnsi="Arial"/>
        <w:b/>
        <w:color w:val="FFFFFF"/>
        <w:sz w:val="22"/>
      </w:rPr>
      <w:tblPr/>
      <w:tcPr>
        <w:shd w:val="clear" w:color="FFFFFF" w:fill="8064A2" w:themeFill="accent4"/>
      </w:tcPr>
    </w:tblStylePr>
    <w:tblStylePr w:type="lastCol">
      <w:rPr>
        <w:rFonts w:ascii="Arial" w:hAnsi="Arial"/>
        <w:b/>
        <w:color w:val="FFFFFF"/>
        <w:sz w:val="22"/>
      </w:rPr>
      <w:tblPr/>
      <w:tcPr>
        <w:shd w:val="clear" w:color="FFFFFF" w:fill="8064A2" w:themeFill="accent4"/>
      </w:tcPr>
    </w:tblStylePr>
    <w:tblStylePr w:type="band1Vert">
      <w:tblPr/>
      <w:tcPr>
        <w:shd w:val="clear" w:color="FFFFFF" w:fill="C4B7D4" w:themeFill="accent4" w:themeFillTint="75"/>
      </w:tcPr>
    </w:tblStylePr>
    <w:tblStylePr w:type="band1Horz">
      <w:tblPr/>
      <w:tcPr>
        <w:shd w:val="clear" w:color="FFFFFF" w:fill="C4B7D4" w:themeFill="accent4"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FFFFFF" w:fill="CBCBCB" w:themeFill="text1" w:themeFillTint="34"/>
      </w:tcPr>
    </w:tblStylePr>
    <w:tblStylePr w:type="band1Horz">
      <w:rPr>
        <w:rFonts w:ascii="Arial" w:hAnsi="Arial"/>
        <w:color w:val="7F7F7F" w:themeColor="text1" w:themeTint="80" w:themeShade="95"/>
        <w:sz w:val="22"/>
      </w:rPr>
      <w:tblPr/>
      <w:tcPr>
        <w:shd w:val="clear" w:color="FFFFFF"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il"/>
          <w:left w:val="nil"/>
          <w:bottom w:val="single" w:sz="4" w:space="0" w:color="7F7F7F" w:themeColor="text1" w:themeTint="80"/>
          <w:right w:val="nil"/>
        </w:tcBorders>
        <w:shd w:val="clear" w:color="FFFFFF"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il"/>
          <w:bottom w:val="nil"/>
          <w:right w:val="nil"/>
        </w:tcBorders>
        <w:shd w:val="clear" w:color="FFFFFF" w:fill="FFFFFF" w:themeFill="light1"/>
      </w:tcPr>
    </w:tblStylePr>
    <w:tblStylePr w:type="firstCol">
      <w:pPr>
        <w:jc w:val="right"/>
      </w:pPr>
      <w:rPr>
        <w:rFonts w:ascii="Arial" w:hAnsi="Arial"/>
        <w:i/>
        <w:color w:val="7F7F7F" w:themeColor="text1" w:themeTint="80" w:themeShade="95"/>
        <w:sz w:val="22"/>
      </w:rPr>
      <w:tblPr/>
      <w:tcPr>
        <w:tcBorders>
          <w:top w:val="nil"/>
          <w:left w:val="nil"/>
          <w:bottom w:val="nil"/>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il"/>
          <w:left w:val="single" w:sz="4" w:space="0" w:color="7F7F7F" w:themeColor="text1" w:themeTint="80"/>
          <w:bottom w:val="nil"/>
          <w:right w:val="nil"/>
        </w:tcBorders>
        <w:shd w:val="clear" w:color="FFFFFF" w:fill="FFFFFF"/>
      </w:tcPr>
    </w:tblStylePr>
    <w:tblStylePr w:type="band1Vert">
      <w:tblPr/>
      <w:tcPr>
        <w:shd w:val="clear" w:color="FFFFFF" w:fill="F2F2F2" w:themeFill="text1" w:themeFillTint="0D"/>
      </w:tcPr>
    </w:tblStylePr>
    <w:tblStylePr w:type="band1Horz">
      <w:rPr>
        <w:rFonts w:ascii="Arial" w:hAnsi="Arial"/>
        <w:color w:val="7F7F7F" w:themeColor="text1" w:themeTint="80" w:themeShade="95"/>
        <w:sz w:val="22"/>
      </w:rPr>
      <w:tblPr/>
      <w:tcPr>
        <w:shd w:val="clear" w:color="FFFFFF"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il"/>
          <w:left w:val="nil"/>
          <w:bottom w:val="single" w:sz="4" w:space="0" w:color="000000" w:themeColor="text1"/>
          <w:right w:val="nil"/>
        </w:tcBorders>
      </w:tcPr>
    </w:tblStylePr>
    <w:tblStylePr w:type="lastRow">
      <w:rPr>
        <w:b/>
        <w:color w:val="404040"/>
      </w:rPr>
      <w:tblPr/>
      <w:tcPr>
        <w:tcBorders>
          <w:top w:val="single" w:sz="4" w:space="0" w:color="000000" w:themeColor="text1"/>
          <w:left w:val="nil"/>
          <w:bottom w:val="nil"/>
          <w:right w:val="nil"/>
        </w:tcBorders>
      </w:tcPr>
    </w:tblStylePr>
    <w:tblStylePr w:type="firstCol">
      <w:rPr>
        <w:b/>
        <w:color w:val="404040"/>
      </w:rPr>
    </w:tblStylePr>
    <w:tblStylePr w:type="lastCol">
      <w:rPr>
        <w:b/>
        <w:color w:val="404040"/>
      </w:rPr>
    </w:tblStylePr>
    <w:tblStylePr w:type="band1Vert">
      <w:tblPr/>
      <w:tcPr>
        <w:shd w:val="clear" w:color="FFFFFF" w:fill="BFBFBF" w:themeFill="text1" w:themeFillTint="40"/>
      </w:tcPr>
    </w:tblStylePr>
    <w:tblStylePr w:type="band1Horz">
      <w:tblPr/>
      <w:tcPr>
        <w:shd w:val="clear" w:color="FFFFFF" w:fill="BFBFBF" w:themeFill="text1"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la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BFBFBF" w:themeFill="text1" w:themeFillTint="40"/>
      </w:tcPr>
    </w:tblStylePr>
    <w:tblStylePr w:type="band1Horz">
      <w:rPr>
        <w:rFonts w:ascii="Arial" w:hAnsi="Arial"/>
        <w:color w:val="404040"/>
        <w:sz w:val="22"/>
      </w:rPr>
      <w:tblPr/>
      <w:tcPr>
        <w:shd w:val="clear" w:color="FFFFFF" w:fill="BFBFBF" w:themeFill="text1"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FFFFFF"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FFFFFF"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BFBFBF" w:themeFill="text1" w:themeFillTint="40"/>
      </w:tcPr>
    </w:tblStylePr>
    <w:tblStylePr w:type="band1Horz">
      <w:rPr>
        <w:rFonts w:ascii="Arial" w:hAnsi="Arial"/>
        <w:color w:val="404040"/>
        <w:sz w:val="22"/>
      </w:rPr>
      <w:tblPr/>
      <w:tcPr>
        <w:shd w:val="clear" w:color="FFFFFF" w:fill="BFBFBF" w:themeFill="text1"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FFFFFF"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FFFFFF"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FFFFFF"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7F7F7F" w:themeFill="text1" w:themeFillTint="80"/>
      </w:tcPr>
    </w:tblStylePr>
    <w:tblStylePr w:type="band2Horz">
      <w:tblPr/>
      <w:tcPr>
        <w:tcBorders>
          <w:top w:val="single" w:sz="4" w:space="0" w:color="FFFFFF" w:themeColor="light1"/>
          <w:bottom w:val="single" w:sz="4" w:space="0" w:color="FFFFFF" w:themeColor="light1"/>
        </w:tcBorders>
        <w:shd w:val="clear" w:color="FFFFFF" w:fill="7F7F7F" w:themeFill="text1" w:themeFillTint="80"/>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FFFFFF" w:fill="BFBFBF" w:themeFill="text1" w:themeFillTint="40"/>
      </w:tcPr>
    </w:tblStylePr>
    <w:tblStylePr w:type="band1Horz">
      <w:rPr>
        <w:rFonts w:ascii="Arial" w:hAnsi="Arial"/>
        <w:color w:val="000000" w:themeColor="text1"/>
        <w:sz w:val="22"/>
      </w:rPr>
      <w:tblPr/>
      <w:tcPr>
        <w:shd w:val="clear" w:color="FFFFFF"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il"/>
          <w:left w:val="nil"/>
          <w:bottom w:val="single" w:sz="4" w:space="0" w:color="7F7F7F" w:themeColor="text1" w:themeTint="80"/>
          <w:right w:val="nil"/>
        </w:tcBorders>
        <w:shd w:val="clear" w:color="FFFFFF"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il"/>
          <w:bottom w:val="nil"/>
          <w:right w:val="nil"/>
        </w:tcBorders>
        <w:shd w:val="clear" w:color="FFFFFF" w:fill="FFFFFF" w:themeFill="light1"/>
      </w:tcPr>
    </w:tblStylePr>
    <w:tblStylePr w:type="firstCol">
      <w:pPr>
        <w:jc w:val="right"/>
      </w:pPr>
      <w:rPr>
        <w:rFonts w:ascii="Arial" w:hAnsi="Arial"/>
        <w:i/>
        <w:color w:val="7F7F7F" w:themeColor="text1" w:themeTint="80" w:themeShade="95"/>
        <w:sz w:val="22"/>
      </w:rPr>
      <w:tblPr/>
      <w:tcPr>
        <w:tcBorders>
          <w:top w:val="nil"/>
          <w:left w:val="nil"/>
          <w:bottom w:val="nil"/>
          <w:right w:val="single" w:sz="4" w:space="0" w:color="7F7F7F" w:themeColor="text1" w:themeTint="80"/>
        </w:tcBorders>
        <w:shd w:val="clear" w:color="FFFFFF" w:fill="FFFFFF"/>
      </w:tcPr>
    </w:tblStylePr>
    <w:tblStylePr w:type="lastCol">
      <w:rPr>
        <w:rFonts w:ascii="Arial" w:hAnsi="Arial"/>
        <w:i/>
        <w:color w:val="7F7F7F" w:themeColor="text1" w:themeTint="80" w:themeShade="95"/>
        <w:sz w:val="22"/>
      </w:rPr>
      <w:tblPr/>
      <w:tcPr>
        <w:tcBorders>
          <w:top w:val="nil"/>
          <w:left w:val="single" w:sz="4" w:space="0" w:color="7F7F7F" w:themeColor="text1" w:themeTint="80"/>
          <w:bottom w:val="nil"/>
          <w:right w:val="nil"/>
        </w:tcBorders>
        <w:shd w:val="clear" w:color="FFFFFF" w:fill="FFFFFF"/>
      </w:tcPr>
    </w:tblStylePr>
    <w:tblStylePr w:type="band1Vert">
      <w:tblPr/>
      <w:tcPr>
        <w:shd w:val="clear" w:color="FFFFFF" w:fill="BFBFBF" w:themeFill="text1" w:themeFillTint="40"/>
      </w:tcPr>
    </w:tblStylePr>
    <w:tblStylePr w:type="band1Horz">
      <w:rPr>
        <w:rFonts w:ascii="Arial" w:hAnsi="Arial"/>
        <w:color w:val="7F7F7F" w:themeColor="text1" w:themeTint="80" w:themeShade="95"/>
        <w:sz w:val="22"/>
      </w:rPr>
      <w:tblPr/>
      <w:tcPr>
        <w:shd w:val="clear" w:color="FFFFFF"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FFFFFF" w:fill="7F7F7F" w:themeFill="text1" w:themeFillTint="80"/>
      </w:tcPr>
    </w:tblStylePr>
    <w:tblStylePr w:type="lastRow">
      <w:rPr>
        <w:rFonts w:ascii="Arial" w:hAnsi="Arial"/>
        <w:color w:val="F2F2F2"/>
        <w:sz w:val="22"/>
      </w:rPr>
      <w:tblPr/>
      <w:tcPr>
        <w:shd w:val="clear" w:color="FFFFFF" w:fill="7F7F7F" w:themeFill="text1" w:themeFillTint="80"/>
      </w:tcPr>
    </w:tblStylePr>
    <w:tblStylePr w:type="firstCol">
      <w:rPr>
        <w:rFonts w:ascii="Arial" w:hAnsi="Arial"/>
        <w:color w:val="F2F2F2"/>
        <w:sz w:val="22"/>
      </w:rPr>
      <w:tblPr/>
      <w:tcPr>
        <w:shd w:val="clear" w:color="FFFFFF" w:fill="7F7F7F" w:themeFill="text1" w:themeFillTint="80"/>
      </w:tcPr>
    </w:tblStylePr>
    <w:tblStylePr w:type="lastCol">
      <w:rPr>
        <w:rFonts w:ascii="Arial" w:hAnsi="Arial"/>
        <w:color w:val="F2F2F2"/>
        <w:sz w:val="22"/>
      </w:rPr>
      <w:tblPr/>
      <w:tcPr>
        <w:shd w:val="clear" w:color="FFFFFF"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FFFFF"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FFFFFF" w:fill="5D8AC2" w:themeFill="accent1" w:themeFillTint="EA"/>
      </w:tcPr>
    </w:tblStylePr>
    <w:tblStylePr w:type="lastRow">
      <w:rPr>
        <w:rFonts w:ascii="Arial" w:hAnsi="Arial"/>
        <w:color w:val="F2F2F2"/>
        <w:sz w:val="22"/>
      </w:rPr>
      <w:tblPr/>
      <w:tcPr>
        <w:shd w:val="clear" w:color="FFFFFF" w:fill="5D8AC2" w:themeFill="accent1" w:themeFillTint="EA"/>
      </w:tcPr>
    </w:tblStylePr>
    <w:tblStylePr w:type="firstCol">
      <w:rPr>
        <w:rFonts w:ascii="Arial" w:hAnsi="Arial"/>
        <w:color w:val="F2F2F2"/>
        <w:sz w:val="22"/>
      </w:rPr>
      <w:tblPr/>
      <w:tcPr>
        <w:shd w:val="clear" w:color="FFFFFF" w:fill="5D8AC2" w:themeFill="accent1" w:themeFillTint="EA"/>
      </w:tcPr>
    </w:tblStylePr>
    <w:tblStylePr w:type="lastCol">
      <w:rPr>
        <w:rFonts w:ascii="Arial" w:hAnsi="Arial"/>
        <w:color w:val="F2F2F2"/>
        <w:sz w:val="22"/>
      </w:rPr>
      <w:tblPr/>
      <w:tcPr>
        <w:shd w:val="clear" w:color="FFFFFF"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FFFFFF"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FFFFFF"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FFFFFF" w:fill="D99695" w:themeFill="accent2" w:themeFillTint="97"/>
      </w:tcPr>
    </w:tblStylePr>
    <w:tblStylePr w:type="lastRow">
      <w:rPr>
        <w:rFonts w:ascii="Arial" w:hAnsi="Arial"/>
        <w:color w:val="F2F2F2"/>
        <w:sz w:val="22"/>
      </w:rPr>
      <w:tblPr/>
      <w:tcPr>
        <w:shd w:val="clear" w:color="FFFFFF" w:fill="D99695" w:themeFill="accent2" w:themeFillTint="97"/>
      </w:tcPr>
    </w:tblStylePr>
    <w:tblStylePr w:type="firstCol">
      <w:rPr>
        <w:rFonts w:ascii="Arial" w:hAnsi="Arial"/>
        <w:color w:val="F2F2F2"/>
        <w:sz w:val="22"/>
      </w:rPr>
      <w:tblPr/>
      <w:tcPr>
        <w:shd w:val="clear" w:color="FFFFFF" w:fill="D99695" w:themeFill="accent2" w:themeFillTint="97"/>
      </w:tcPr>
    </w:tblStylePr>
    <w:tblStylePr w:type="lastCol">
      <w:rPr>
        <w:rFonts w:ascii="Arial" w:hAnsi="Arial"/>
        <w:color w:val="F2F2F2"/>
        <w:sz w:val="22"/>
      </w:rPr>
      <w:tblPr/>
      <w:tcPr>
        <w:shd w:val="clear" w:color="FFFFFF"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FFFF"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FFFF"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FFFFFF" w:fill="9ABB59" w:themeFill="accent3" w:themeFillTint="FE"/>
      </w:tcPr>
    </w:tblStylePr>
    <w:tblStylePr w:type="lastRow">
      <w:rPr>
        <w:rFonts w:ascii="Arial" w:hAnsi="Arial"/>
        <w:color w:val="F2F2F2"/>
        <w:sz w:val="22"/>
      </w:rPr>
      <w:tblPr/>
      <w:tcPr>
        <w:shd w:val="clear" w:color="FFFFFF" w:fill="9ABB59" w:themeFill="accent3" w:themeFillTint="FE"/>
      </w:tcPr>
    </w:tblStylePr>
    <w:tblStylePr w:type="firstCol">
      <w:rPr>
        <w:rFonts w:ascii="Arial" w:hAnsi="Arial"/>
        <w:color w:val="F2F2F2"/>
        <w:sz w:val="22"/>
      </w:rPr>
      <w:tblPr/>
      <w:tcPr>
        <w:shd w:val="clear" w:color="FFFFFF" w:fill="9ABB59" w:themeFill="accent3" w:themeFillTint="FE"/>
      </w:tcPr>
    </w:tblStylePr>
    <w:tblStylePr w:type="lastCol">
      <w:rPr>
        <w:rFonts w:ascii="Arial" w:hAnsi="Arial"/>
        <w:color w:val="F2F2F2"/>
        <w:sz w:val="22"/>
      </w:rPr>
      <w:tblPr/>
      <w:tcPr>
        <w:shd w:val="clear" w:color="FFFFFF"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FFFFFF"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FFFFFF" w:fill="B2A1C6" w:themeFill="accent4" w:themeFillTint="9A"/>
      </w:tcPr>
    </w:tblStylePr>
    <w:tblStylePr w:type="lastRow">
      <w:rPr>
        <w:rFonts w:ascii="Arial" w:hAnsi="Arial"/>
        <w:color w:val="F2F2F2"/>
        <w:sz w:val="22"/>
      </w:rPr>
      <w:tblPr/>
      <w:tcPr>
        <w:shd w:val="clear" w:color="FFFFFF" w:fill="B2A1C6" w:themeFill="accent4" w:themeFillTint="9A"/>
      </w:tcPr>
    </w:tblStylePr>
    <w:tblStylePr w:type="firstCol">
      <w:rPr>
        <w:rFonts w:ascii="Arial" w:hAnsi="Arial"/>
        <w:color w:val="F2F2F2"/>
        <w:sz w:val="22"/>
      </w:rPr>
      <w:tblPr/>
      <w:tcPr>
        <w:shd w:val="clear" w:color="FFFFFF" w:fill="B2A1C6" w:themeFill="accent4" w:themeFillTint="9A"/>
      </w:tcPr>
    </w:tblStylePr>
    <w:tblStylePr w:type="lastCol">
      <w:rPr>
        <w:rFonts w:ascii="Arial" w:hAnsi="Arial"/>
        <w:color w:val="F2F2F2"/>
        <w:sz w:val="22"/>
      </w:rPr>
      <w:tblPr/>
      <w:tcPr>
        <w:shd w:val="clear" w:color="FFFFFF"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FFF"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FFFFFF" w:fill="4BACC6" w:themeFill="accent5"/>
      </w:tcPr>
    </w:tblStylePr>
    <w:tblStylePr w:type="lastRow">
      <w:rPr>
        <w:rFonts w:ascii="Arial" w:hAnsi="Arial"/>
        <w:color w:val="F2F2F2"/>
        <w:sz w:val="22"/>
      </w:rPr>
      <w:tblPr/>
      <w:tcPr>
        <w:shd w:val="clear" w:color="FFFFFF" w:fill="4BACC6" w:themeFill="accent5"/>
      </w:tcPr>
    </w:tblStylePr>
    <w:tblStylePr w:type="firstCol">
      <w:rPr>
        <w:rFonts w:ascii="Arial" w:hAnsi="Arial"/>
        <w:color w:val="F2F2F2"/>
        <w:sz w:val="22"/>
      </w:rPr>
      <w:tblPr/>
      <w:tcPr>
        <w:shd w:val="clear" w:color="FFFFFF" w:fill="4BACC6" w:themeFill="accent5"/>
      </w:tcPr>
    </w:tblStylePr>
    <w:tblStylePr w:type="lastCol">
      <w:rPr>
        <w:rFonts w:ascii="Arial" w:hAnsi="Arial"/>
        <w:color w:val="F2F2F2"/>
        <w:sz w:val="22"/>
      </w:rPr>
      <w:tblPr/>
      <w:tcPr>
        <w:shd w:val="clear" w:color="FFFFFF"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FFFF"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FFFFF" w:fill="F79646" w:themeFill="accent6"/>
      </w:tcPr>
    </w:tblStylePr>
    <w:tblStylePr w:type="lastRow">
      <w:rPr>
        <w:rFonts w:ascii="Arial" w:hAnsi="Arial"/>
        <w:color w:val="F2F2F2"/>
        <w:sz w:val="22"/>
      </w:rPr>
      <w:tblPr/>
      <w:tcPr>
        <w:shd w:val="clear" w:color="FFFFFF" w:fill="F79646" w:themeFill="accent6"/>
      </w:tcPr>
    </w:tblStylePr>
    <w:tblStylePr w:type="firstCol">
      <w:rPr>
        <w:rFonts w:ascii="Arial" w:hAnsi="Arial"/>
        <w:color w:val="F2F2F2"/>
        <w:sz w:val="22"/>
      </w:rPr>
      <w:tblPr/>
      <w:tcPr>
        <w:shd w:val="clear" w:color="FFFFFF" w:fill="F79646" w:themeFill="accent6"/>
      </w:tcPr>
    </w:tblStylePr>
    <w:tblStylePr w:type="lastCol">
      <w:rPr>
        <w:rFonts w:ascii="Arial" w:hAnsi="Arial"/>
        <w:color w:val="F2F2F2"/>
        <w:sz w:val="22"/>
      </w:rPr>
      <w:tblPr/>
      <w:tcPr>
        <w:shd w:val="clear" w:color="FFFFFF"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FFF"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FFFFFF" w:fill="7F7F7F" w:themeFill="text1" w:themeFillTint="80"/>
      </w:tcPr>
    </w:tblStylePr>
    <w:tblStylePr w:type="lastRow">
      <w:rPr>
        <w:rFonts w:ascii="Arial" w:hAnsi="Arial"/>
        <w:color w:val="F2F2F2"/>
        <w:sz w:val="22"/>
      </w:rPr>
      <w:tblPr/>
      <w:tcPr>
        <w:shd w:val="clear" w:color="FFFFFF" w:fill="7F7F7F" w:themeFill="text1" w:themeFillTint="80"/>
      </w:tcPr>
    </w:tblStylePr>
    <w:tblStylePr w:type="firstCol">
      <w:rPr>
        <w:rFonts w:ascii="Arial" w:hAnsi="Arial"/>
        <w:color w:val="F2F2F2"/>
        <w:sz w:val="22"/>
      </w:rPr>
      <w:tblPr/>
      <w:tcPr>
        <w:shd w:val="clear" w:color="FFFFFF" w:fill="7F7F7F" w:themeFill="text1" w:themeFillTint="80"/>
      </w:tcPr>
    </w:tblStylePr>
    <w:tblStylePr w:type="lastCol">
      <w:rPr>
        <w:rFonts w:ascii="Arial" w:hAnsi="Arial"/>
        <w:color w:val="F2F2F2"/>
        <w:sz w:val="22"/>
      </w:rPr>
      <w:tblPr/>
      <w:tcPr>
        <w:shd w:val="clear" w:color="FFFFFF"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FFFFF"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FFFFF"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FFFFFF" w:fill="5D8AC2" w:themeFill="accent1" w:themeFillTint="EA"/>
      </w:tcPr>
    </w:tblStylePr>
    <w:tblStylePr w:type="lastRow">
      <w:rPr>
        <w:rFonts w:ascii="Arial" w:hAnsi="Arial"/>
        <w:color w:val="F2F2F2"/>
        <w:sz w:val="22"/>
      </w:rPr>
      <w:tblPr/>
      <w:tcPr>
        <w:shd w:val="clear" w:color="FFFFFF" w:fill="5D8AC2" w:themeFill="accent1" w:themeFillTint="EA"/>
      </w:tcPr>
    </w:tblStylePr>
    <w:tblStylePr w:type="firstCol">
      <w:rPr>
        <w:rFonts w:ascii="Arial" w:hAnsi="Arial"/>
        <w:color w:val="F2F2F2"/>
        <w:sz w:val="22"/>
      </w:rPr>
      <w:tblPr/>
      <w:tcPr>
        <w:shd w:val="clear" w:color="FFFFFF" w:fill="5D8AC2" w:themeFill="accent1" w:themeFillTint="EA"/>
      </w:tcPr>
    </w:tblStylePr>
    <w:tblStylePr w:type="lastCol">
      <w:rPr>
        <w:rFonts w:ascii="Arial" w:hAnsi="Arial"/>
        <w:color w:val="F2F2F2"/>
        <w:sz w:val="22"/>
      </w:rPr>
      <w:tblPr/>
      <w:tcPr>
        <w:shd w:val="clear" w:color="FFFFFF"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FFFFFF"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FFFFFF"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FFFFFF" w:fill="D99695" w:themeFill="accent2" w:themeFillTint="97"/>
      </w:tcPr>
    </w:tblStylePr>
    <w:tblStylePr w:type="lastRow">
      <w:rPr>
        <w:rFonts w:ascii="Arial" w:hAnsi="Arial"/>
        <w:color w:val="F2F2F2"/>
        <w:sz w:val="22"/>
      </w:rPr>
      <w:tblPr/>
      <w:tcPr>
        <w:shd w:val="clear" w:color="FFFFFF" w:fill="D99695" w:themeFill="accent2" w:themeFillTint="97"/>
      </w:tcPr>
    </w:tblStylePr>
    <w:tblStylePr w:type="firstCol">
      <w:rPr>
        <w:rFonts w:ascii="Arial" w:hAnsi="Arial"/>
        <w:color w:val="F2F2F2"/>
        <w:sz w:val="22"/>
      </w:rPr>
      <w:tblPr/>
      <w:tcPr>
        <w:shd w:val="clear" w:color="FFFFFF" w:fill="D99695" w:themeFill="accent2" w:themeFillTint="97"/>
      </w:tcPr>
    </w:tblStylePr>
    <w:tblStylePr w:type="lastCol">
      <w:rPr>
        <w:rFonts w:ascii="Arial" w:hAnsi="Arial"/>
        <w:color w:val="F2F2F2"/>
        <w:sz w:val="22"/>
      </w:rPr>
      <w:tblPr/>
      <w:tcPr>
        <w:shd w:val="clear" w:color="FFFFFF"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FFFFF"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FFFFF"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FFFFFF" w:fill="9ABB59" w:themeFill="accent3" w:themeFillTint="FE"/>
      </w:tcPr>
    </w:tblStylePr>
    <w:tblStylePr w:type="lastRow">
      <w:rPr>
        <w:rFonts w:ascii="Arial" w:hAnsi="Arial"/>
        <w:color w:val="F2F2F2"/>
        <w:sz w:val="22"/>
      </w:rPr>
      <w:tblPr/>
      <w:tcPr>
        <w:shd w:val="clear" w:color="FFFFFF" w:fill="9ABB59" w:themeFill="accent3" w:themeFillTint="FE"/>
      </w:tcPr>
    </w:tblStylePr>
    <w:tblStylePr w:type="firstCol">
      <w:rPr>
        <w:rFonts w:ascii="Arial" w:hAnsi="Arial"/>
        <w:color w:val="F2F2F2"/>
        <w:sz w:val="22"/>
      </w:rPr>
      <w:tblPr/>
      <w:tcPr>
        <w:shd w:val="clear" w:color="FFFFFF" w:fill="9ABB59" w:themeFill="accent3" w:themeFillTint="FE"/>
      </w:tcPr>
    </w:tblStylePr>
    <w:tblStylePr w:type="lastCol">
      <w:rPr>
        <w:rFonts w:ascii="Arial" w:hAnsi="Arial"/>
        <w:color w:val="F2F2F2"/>
        <w:sz w:val="22"/>
      </w:rPr>
      <w:tblPr/>
      <w:tcPr>
        <w:shd w:val="clear" w:color="FFFFFF"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FFFFFF"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FFFFFF" w:fill="B2A1C6" w:themeFill="accent4" w:themeFillTint="9A"/>
      </w:tcPr>
    </w:tblStylePr>
    <w:tblStylePr w:type="lastRow">
      <w:rPr>
        <w:rFonts w:ascii="Arial" w:hAnsi="Arial"/>
        <w:color w:val="F2F2F2"/>
        <w:sz w:val="22"/>
      </w:rPr>
      <w:tblPr/>
      <w:tcPr>
        <w:shd w:val="clear" w:color="FFFFFF" w:fill="B2A1C6" w:themeFill="accent4" w:themeFillTint="9A"/>
      </w:tcPr>
    </w:tblStylePr>
    <w:tblStylePr w:type="firstCol">
      <w:rPr>
        <w:rFonts w:ascii="Arial" w:hAnsi="Arial"/>
        <w:color w:val="F2F2F2"/>
        <w:sz w:val="22"/>
      </w:rPr>
      <w:tblPr/>
      <w:tcPr>
        <w:shd w:val="clear" w:color="FFFFFF" w:fill="B2A1C6" w:themeFill="accent4" w:themeFillTint="9A"/>
      </w:tcPr>
    </w:tblStylePr>
    <w:tblStylePr w:type="lastCol">
      <w:rPr>
        <w:rFonts w:ascii="Arial" w:hAnsi="Arial"/>
        <w:color w:val="F2F2F2"/>
        <w:sz w:val="22"/>
      </w:rPr>
      <w:tblPr/>
      <w:tcPr>
        <w:shd w:val="clear" w:color="FFFFFF"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FFF"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FFFFFF" w:fill="4BACC6" w:themeFill="accent5"/>
      </w:tcPr>
    </w:tblStylePr>
    <w:tblStylePr w:type="lastRow">
      <w:rPr>
        <w:rFonts w:ascii="Arial" w:hAnsi="Arial"/>
        <w:color w:val="F2F2F2"/>
        <w:sz w:val="22"/>
      </w:rPr>
      <w:tblPr/>
      <w:tcPr>
        <w:shd w:val="clear" w:color="FFFFFF" w:fill="4BACC6" w:themeFill="accent5"/>
      </w:tcPr>
    </w:tblStylePr>
    <w:tblStylePr w:type="firstCol">
      <w:rPr>
        <w:rFonts w:ascii="Arial" w:hAnsi="Arial"/>
        <w:color w:val="F2F2F2"/>
        <w:sz w:val="22"/>
      </w:rPr>
      <w:tblPr/>
      <w:tcPr>
        <w:shd w:val="clear" w:color="FFFFFF" w:fill="4BACC6" w:themeFill="accent5"/>
      </w:tcPr>
    </w:tblStylePr>
    <w:tblStylePr w:type="lastCol">
      <w:rPr>
        <w:rFonts w:ascii="Arial" w:hAnsi="Arial"/>
        <w:color w:val="F2F2F2"/>
        <w:sz w:val="22"/>
      </w:rPr>
      <w:tblPr/>
      <w:tcPr>
        <w:shd w:val="clear" w:color="FFFFFF"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FFFFF"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FFFFF" w:fill="F79646" w:themeFill="accent6"/>
      </w:tcPr>
    </w:tblStylePr>
    <w:tblStylePr w:type="lastRow">
      <w:rPr>
        <w:rFonts w:ascii="Arial" w:hAnsi="Arial"/>
        <w:color w:val="F2F2F2"/>
        <w:sz w:val="22"/>
      </w:rPr>
      <w:tblPr/>
      <w:tcPr>
        <w:shd w:val="clear" w:color="FFFFFF" w:fill="F79646" w:themeFill="accent6"/>
      </w:tcPr>
    </w:tblStylePr>
    <w:tblStylePr w:type="firstCol">
      <w:rPr>
        <w:rFonts w:ascii="Arial" w:hAnsi="Arial"/>
        <w:color w:val="F2F2F2"/>
        <w:sz w:val="22"/>
      </w:rPr>
      <w:tblPr/>
      <w:tcPr>
        <w:shd w:val="clear" w:color="FFFFFF" w:fill="F79646" w:themeFill="accent6"/>
      </w:tcPr>
    </w:tblStylePr>
    <w:tblStylePr w:type="lastCol">
      <w:rPr>
        <w:rFonts w:ascii="Arial" w:hAnsi="Arial"/>
        <w:color w:val="F2F2F2"/>
        <w:sz w:val="22"/>
      </w:rPr>
      <w:tblPr/>
      <w:tcPr>
        <w:shd w:val="clear" w:color="FFFFFF"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FFFFF"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FFF"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customStyle="1" w:styleId="Header1">
    <w:name w:val="Header1"/>
    <w:basedOn w:val="Normal"/>
    <w:link w:val="HeaderChar"/>
    <w:pPr>
      <w:tabs>
        <w:tab w:val="center" w:pos="4320"/>
        <w:tab w:val="right" w:pos="8640"/>
      </w:tabs>
    </w:pPr>
  </w:style>
  <w:style w:type="paragraph" w:customStyle="1" w:styleId="Footer1">
    <w:name w:val="Footer1"/>
    <w:basedOn w:val="Normal"/>
    <w:link w:val="FooterChar"/>
    <w:pPr>
      <w:tabs>
        <w:tab w:val="center" w:pos="4320"/>
        <w:tab w:val="right" w:pos="8640"/>
      </w:tabs>
      <w:spacing w:line="220" w:lineRule="exact"/>
    </w:pPr>
    <w:rPr>
      <w:sz w:val="14"/>
    </w:rPr>
  </w:style>
  <w:style w:type="paragraph" w:customStyle="1" w:styleId="NormalParagraphStyle">
    <w:name w:val="NormalParagraphStyle"/>
    <w:basedOn w:val="Normal"/>
    <w:pPr>
      <w:spacing w:line="288" w:lineRule="auto"/>
    </w:pPr>
    <w:rPr>
      <w:color w:val="000000"/>
      <w:lang w:val="en-GB"/>
    </w:rPr>
  </w:style>
  <w:style w:type="paragraph" w:styleId="TOC1">
    <w:name w:val="toc 1"/>
    <w:basedOn w:val="Normal"/>
    <w:next w:val="Normal"/>
    <w:uiPriority w:val="39"/>
    <w:pPr>
      <w:tabs>
        <w:tab w:val="left" w:pos="630"/>
        <w:tab w:val="right" w:leader="dot" w:pos="9360"/>
      </w:tabs>
      <w:spacing w:before="120"/>
      <w:ind w:left="720" w:hanging="720"/>
    </w:pPr>
    <w:rPr>
      <w:sz w:val="22"/>
    </w:rPr>
  </w:style>
  <w:style w:type="paragraph" w:styleId="TOC2">
    <w:name w:val="toc 2"/>
    <w:basedOn w:val="Normal"/>
    <w:next w:val="Normal"/>
    <w:uiPriority w:val="39"/>
    <w:pPr>
      <w:tabs>
        <w:tab w:val="left" w:pos="630"/>
        <w:tab w:val="right" w:leader="dot" w:pos="9360"/>
      </w:tabs>
      <w:spacing w:before="120"/>
      <w:ind w:left="181" w:hanging="181"/>
    </w:pPr>
    <w:rPr>
      <w:sz w:val="22"/>
    </w:rPr>
  </w:style>
  <w:style w:type="paragraph" w:styleId="TOC3">
    <w:name w:val="toc 3"/>
    <w:basedOn w:val="Normal"/>
    <w:next w:val="Normal"/>
    <w:uiPriority w:val="39"/>
    <w:pPr>
      <w:spacing w:before="120"/>
      <w:ind w:left="357"/>
    </w:pPr>
    <w:rPr>
      <w:sz w:val="22"/>
    </w:rPr>
  </w:style>
  <w:style w:type="paragraph" w:styleId="TOC4">
    <w:name w:val="toc 4"/>
    <w:basedOn w:val="Normal"/>
    <w:next w:val="Normal"/>
    <w:semiHidden/>
    <w:pPr>
      <w:ind w:left="540"/>
    </w:pPr>
  </w:style>
  <w:style w:type="paragraph" w:styleId="TOC5">
    <w:name w:val="toc 5"/>
    <w:basedOn w:val="Normal"/>
    <w:next w:val="Normal"/>
    <w:semiHidden/>
    <w:pPr>
      <w:ind w:left="720"/>
    </w:pPr>
  </w:style>
  <w:style w:type="paragraph" w:styleId="TOC6">
    <w:name w:val="toc 6"/>
    <w:basedOn w:val="Normal"/>
    <w:next w:val="Normal"/>
    <w:semiHidden/>
    <w:pPr>
      <w:ind w:left="900"/>
    </w:pPr>
  </w:style>
  <w:style w:type="paragraph" w:styleId="TOC7">
    <w:name w:val="toc 7"/>
    <w:basedOn w:val="Normal"/>
    <w:next w:val="Normal"/>
    <w:semiHidden/>
    <w:pPr>
      <w:ind w:left="1080"/>
    </w:pPr>
  </w:style>
  <w:style w:type="paragraph" w:styleId="TOC8">
    <w:name w:val="toc 8"/>
    <w:basedOn w:val="Normal"/>
    <w:next w:val="Normal"/>
    <w:semiHidden/>
    <w:pPr>
      <w:ind w:left="1260"/>
    </w:pPr>
  </w:style>
  <w:style w:type="paragraph" w:styleId="TOC9">
    <w:name w:val="toc 9"/>
    <w:basedOn w:val="Normal"/>
    <w:next w:val="Normal"/>
    <w:semiHidden/>
    <w:pPr>
      <w:ind w:left="1440"/>
    </w:pPr>
  </w:style>
  <w:style w:type="character" w:styleId="Hyperlink">
    <w:name w:val="Hyperlink"/>
    <w:basedOn w:val="DefaultParagraphFont"/>
    <w:uiPriority w:val="99"/>
    <w:rPr>
      <w:color w:val="0000FF"/>
      <w:u w:val="single"/>
    </w:rPr>
  </w:style>
  <w:style w:type="paragraph" w:styleId="BodyTextIndent">
    <w:name w:val="Body Text Indent"/>
    <w:basedOn w:val="Normal"/>
    <w:pPr>
      <w:tabs>
        <w:tab w:val="left" w:pos="2880"/>
      </w:tabs>
      <w:spacing w:line="360" w:lineRule="auto"/>
      <w:ind w:left="2880" w:hanging="2880"/>
    </w:pPr>
    <w:rPr>
      <w:sz w:val="24"/>
    </w:rPr>
  </w:style>
  <w:style w:type="paragraph" w:styleId="NormalIndent">
    <w:name w:val="Normal Indent"/>
    <w:basedOn w:val="Normal"/>
    <w:link w:val="NormalIndentChar"/>
    <w:uiPriority w:val="99"/>
    <w:pPr>
      <w:ind w:left="851"/>
    </w:pPr>
  </w:style>
  <w:style w:type="paragraph" w:customStyle="1" w:styleId="HeadingContent">
    <w:name w:val="Heading Content"/>
    <w:basedOn w:val="Heading11"/>
    <w:next w:val="NormalIndent"/>
    <w:pPr>
      <w:numPr>
        <w:numId w:val="0"/>
      </w:numPr>
    </w:pPr>
    <w:rPr>
      <w:bCs w:val="0"/>
    </w:rPr>
  </w:style>
  <w:style w:type="paragraph" w:customStyle="1" w:styleId="Listnumbered">
    <w:name w:val="List numbered"/>
    <w:basedOn w:val="NormalIndent"/>
    <w:pPr>
      <w:numPr>
        <w:numId w:val="1"/>
      </w:numPr>
      <w:spacing w:before="120"/>
    </w:pPr>
  </w:style>
  <w:style w:type="paragraph" w:customStyle="1" w:styleId="Listbulleted">
    <w:name w:val="List bulleted"/>
    <w:basedOn w:val="Listnumbered"/>
    <w:pPr>
      <w:numPr>
        <w:numId w:val="2"/>
      </w:numPr>
      <w:tabs>
        <w:tab w:val="clear" w:pos="360"/>
        <w:tab w:val="num" w:pos="1211"/>
      </w:tabs>
      <w:spacing w:before="60" w:after="60"/>
      <w:ind w:left="1208" w:hanging="357"/>
    </w:pPr>
  </w:style>
  <w:style w:type="paragraph" w:customStyle="1" w:styleId="Tableheaders">
    <w:name w:val="Table headers"/>
    <w:basedOn w:val="Normal"/>
    <w:pPr>
      <w:spacing w:before="60" w:after="60"/>
    </w:pPr>
    <w:rPr>
      <w:b/>
    </w:rPr>
  </w:style>
  <w:style w:type="paragraph" w:customStyle="1" w:styleId="Tabletext">
    <w:name w:val="Table text"/>
    <w:basedOn w:val="NormalIndent"/>
    <w:pPr>
      <w:spacing w:before="60"/>
      <w:ind w:left="0"/>
    </w:pPr>
  </w:style>
  <w:style w:type="paragraph" w:customStyle="1" w:styleId="HeadingAppendices">
    <w:name w:val="Heading Appendices"/>
    <w:basedOn w:val="HeadingContent"/>
    <w:next w:val="NormalIndent"/>
  </w:style>
  <w:style w:type="paragraph" w:styleId="BlockText">
    <w:name w:val="Block Text"/>
    <w:basedOn w:val="Normal"/>
    <w:rPr>
      <w:sz w:val="20"/>
      <w:szCs w:val="20"/>
    </w:rPr>
  </w:style>
  <w:style w:type="paragraph" w:styleId="ListBullet">
    <w:name w:val="List Bullet"/>
    <w:basedOn w:val="Normal"/>
    <w:pPr>
      <w:ind w:left="283" w:hanging="283"/>
    </w:pPr>
    <w:rPr>
      <w:rFonts w:ascii="Gill Sans MT" w:hAnsi="Gill Sans MT"/>
      <w:color w:val="0000FF"/>
      <w:sz w:val="20"/>
      <w:szCs w:val="20"/>
      <w:lang w:val="en-GB"/>
    </w:rPr>
  </w:style>
  <w:style w:type="character" w:styleId="FollowedHyperlink">
    <w:name w:val="FollowedHyperlink"/>
    <w:basedOn w:val="DefaultParagraphFont"/>
    <w:rPr>
      <w:color w:val="800080"/>
      <w:u w:val="single"/>
    </w:rPr>
  </w:style>
  <w:style w:type="character" w:customStyle="1" w:styleId="HeaderChar">
    <w:name w:val="Header Char"/>
    <w:basedOn w:val="DefaultParagraphFont"/>
    <w:link w:val="Header1"/>
    <w:rPr>
      <w:rFonts w:ascii="Arial" w:hAnsi="Arial"/>
      <w:sz w:val="18"/>
      <w:szCs w:val="24"/>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basedOn w:val="DefaultParagraphFont"/>
    <w:link w:val="BalloonText"/>
    <w:rPr>
      <w:rFonts w:ascii="Tahoma" w:hAnsi="Tahoma" w:cs="Tahoma"/>
      <w:sz w:val="16"/>
      <w:szCs w:val="16"/>
    </w:rPr>
  </w:style>
  <w:style w:type="character" w:styleId="PageNumber">
    <w:name w:val="page number"/>
    <w:basedOn w:val="DefaultParagraphFont"/>
  </w:style>
  <w:style w:type="paragraph" w:styleId="NoSpacing">
    <w:name w:val="No Spacing"/>
    <w:qFormat/>
    <w:rPr>
      <w:rFonts w:ascii="Calibri" w:eastAsia="Calibri" w:hAnsi="Calibri"/>
      <w:sz w:val="22"/>
      <w:szCs w:val="22"/>
    </w:rP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tblPr/>
      <w:tcPr>
        <w:tcBorders>
          <w:bottom w:val="nil"/>
        </w:tcBorders>
      </w:tcPr>
    </w:tblStylePr>
  </w:style>
  <w:style w:type="character" w:customStyle="1" w:styleId="defaultlabelstyle1">
    <w:name w:val="defaultlabelstyle1"/>
    <w:basedOn w:val="DefaultParagraphFont"/>
    <w:rPr>
      <w:rFonts w:ascii="Trebuchet MS" w:hAnsi="Trebuchet MS" w:hint="default"/>
      <w:color w:val="333333"/>
    </w:rPr>
  </w:style>
  <w:style w:type="paragraph" w:styleId="DocumentMap">
    <w:name w:val="Document Map"/>
    <w:basedOn w:val="Normal"/>
    <w:semiHidden/>
    <w:pPr>
      <w:shd w:val="clear" w:color="000080" w:fill="000080"/>
    </w:pPr>
    <w:rPr>
      <w:rFonts w:ascii="Tahoma" w:hAnsi="Tahoma" w:cs="Tahoma"/>
      <w:sz w:val="20"/>
      <w:szCs w:val="20"/>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Arial" w:hAnsi="Arial"/>
      <w:sz w:val="18"/>
      <w:szCs w:val="24"/>
    </w:rPr>
  </w:style>
  <w:style w:type="paragraph" w:styleId="FootnoteText">
    <w:name w:val="footnote text"/>
    <w:basedOn w:val="Normal"/>
    <w:link w:val="FootnoteTextChar"/>
    <w:pPr>
      <w:jc w:val="both"/>
    </w:pPr>
    <w:rPr>
      <w:sz w:val="20"/>
      <w:szCs w:val="20"/>
      <w:lang w:eastAsia="nl-NL"/>
    </w:rPr>
  </w:style>
  <w:style w:type="character" w:customStyle="1" w:styleId="FootnoteTextChar">
    <w:name w:val="Footnote Text Char"/>
    <w:basedOn w:val="DefaultParagraphFont"/>
    <w:link w:val="FootnoteText"/>
    <w:rPr>
      <w:rFonts w:ascii="Arial" w:hAnsi="Arial"/>
      <w:lang w:eastAsia="nl-NL"/>
    </w:rPr>
  </w:style>
  <w:style w:type="character" w:styleId="FootnoteReference">
    <w:name w:val="footnote reference"/>
    <w:basedOn w:val="DefaultParagraphFont"/>
    <w:rPr>
      <w:vertAlign w:val="superscript"/>
    </w:rPr>
  </w:style>
  <w:style w:type="character" w:customStyle="1" w:styleId="NormalIndentChar">
    <w:name w:val="Normal Indent Char"/>
    <w:basedOn w:val="DefaultParagraphFont"/>
    <w:link w:val="NormalIndent"/>
    <w:uiPriority w:val="99"/>
    <w:rPr>
      <w:rFonts w:ascii="Arial" w:hAnsi="Arial"/>
      <w:sz w:val="18"/>
      <w:szCs w:val="24"/>
    </w:rPr>
  </w:style>
  <w:style w:type="paragraph" w:styleId="ListParagraph">
    <w:name w:val="List Paragraph"/>
    <w:basedOn w:val="Normal"/>
    <w:uiPriority w:val="34"/>
    <w:qFormat/>
    <w:pPr>
      <w:ind w:left="720"/>
      <w:contextualSpacing/>
    </w:pPr>
  </w:style>
  <w:style w:type="paragraph" w:customStyle="1" w:styleId="Section-header">
    <w:name w:val="Section-header"/>
    <w:basedOn w:val="Normal"/>
    <w:next w:val="Normal"/>
    <w:link w:val="Section-headerChar"/>
    <w:qFormat/>
    <w:pPr>
      <w:numPr>
        <w:numId w:val="3"/>
      </w:numPr>
      <w:spacing w:after="240"/>
    </w:pPr>
    <w:rPr>
      <w:rFonts w:eastAsia="Arial Unicode MS"/>
      <w:b/>
      <w:caps/>
      <w:color w:val="0000FF"/>
      <w:sz w:val="24"/>
      <w:szCs w:val="20"/>
      <w:lang w:eastAsia="zh-CN"/>
    </w:rPr>
  </w:style>
  <w:style w:type="character" w:customStyle="1" w:styleId="Section-headerChar">
    <w:name w:val="Section-header Char"/>
    <w:basedOn w:val="DefaultParagraphFont"/>
    <w:link w:val="Section-header"/>
    <w:rPr>
      <w:rFonts w:ascii="Arial" w:eastAsia="Arial Unicode MS" w:hAnsi="Arial"/>
      <w:b/>
      <w:caps/>
      <w:color w:val="0000FF"/>
      <w:sz w:val="24"/>
      <w:lang w:eastAsia="zh-CN"/>
    </w:rPr>
  </w:style>
  <w:style w:type="paragraph" w:customStyle="1" w:styleId="Subsection-header">
    <w:name w:val="Subsection-header"/>
    <w:basedOn w:val="Section-header"/>
    <w:next w:val="Normal"/>
    <w:link w:val="Subsection-headerChar"/>
    <w:pPr>
      <w:numPr>
        <w:ilvl w:val="1"/>
      </w:numPr>
      <w:spacing w:after="120"/>
    </w:pPr>
    <w:rPr>
      <w:caps w:val="0"/>
    </w:rPr>
  </w:style>
  <w:style w:type="character" w:customStyle="1" w:styleId="Subsection-headerChar">
    <w:name w:val="Subsection-header Char"/>
    <w:basedOn w:val="Section-headerChar"/>
    <w:link w:val="Subsection-header"/>
    <w:rPr>
      <w:rFonts w:ascii="Arial" w:eastAsia="Arial Unicode MS" w:hAnsi="Arial"/>
      <w:b/>
      <w:caps w:val="0"/>
      <w:color w:val="0000FF"/>
      <w:sz w:val="24"/>
      <w:lang w:eastAsia="zh-CN"/>
    </w:rPr>
  </w:style>
  <w:style w:type="paragraph" w:customStyle="1" w:styleId="Sub-subsectionheader">
    <w:name w:val="Sub-subsection header"/>
    <w:basedOn w:val="Subsection-header"/>
    <w:next w:val="Normal"/>
    <w:qFormat/>
    <w:pPr>
      <w:numPr>
        <w:ilvl w:val="2"/>
      </w:numPr>
      <w:tabs>
        <w:tab w:val="clear" w:pos="851"/>
        <w:tab w:val="num" w:pos="2651"/>
      </w:tabs>
      <w:spacing w:after="60"/>
      <w:ind w:left="2651" w:hanging="360"/>
    </w:pPr>
    <w:rPr>
      <w:color w:val="auto"/>
      <w:sz w:val="22"/>
    </w:rPr>
  </w:style>
  <w:style w:type="paragraph" w:customStyle="1" w:styleId="Sub-sub-subsection-header">
    <w:name w:val="Sub-sub-subsection-header"/>
    <w:basedOn w:val="Sub-subsectionheader"/>
    <w:next w:val="Normal"/>
    <w:qFormat/>
    <w:pPr>
      <w:numPr>
        <w:ilvl w:val="3"/>
      </w:numPr>
      <w:tabs>
        <w:tab w:val="clear" w:pos="851"/>
        <w:tab w:val="num" w:pos="3371"/>
      </w:tabs>
      <w:spacing w:after="0"/>
      <w:ind w:left="3371" w:hanging="360"/>
    </w:pPr>
    <w:rPr>
      <w:b w:val="0"/>
      <w:sz w:val="20"/>
      <w:u w:val="single"/>
    </w:rPr>
  </w:style>
  <w:style w:type="character" w:customStyle="1" w:styleId="FooterChar">
    <w:name w:val="Footer Char"/>
    <w:basedOn w:val="DefaultParagraphFont"/>
    <w:link w:val="Footer1"/>
    <w:rPr>
      <w:rFonts w:ascii="Arial" w:hAnsi="Arial"/>
      <w:sz w:val="14"/>
      <w:szCs w:val="24"/>
    </w:rPr>
  </w:style>
  <w:style w:type="paragraph" w:customStyle="1" w:styleId="Normal1Char">
    <w:name w:val="Normal_1 Char"/>
    <w:basedOn w:val="Normal"/>
    <w:link w:val="Normal1CharChar"/>
    <w:pPr>
      <w:ind w:left="432"/>
      <w:jc w:val="both"/>
    </w:pPr>
    <w:rPr>
      <w:rFonts w:ascii="Times New Roman" w:hAnsi="Times New Roman"/>
      <w:sz w:val="22"/>
      <w:szCs w:val="22"/>
    </w:rPr>
  </w:style>
  <w:style w:type="character" w:customStyle="1" w:styleId="Normal1CharChar">
    <w:name w:val="Normal_1 Char Char"/>
    <w:basedOn w:val="DefaultParagraphFont"/>
    <w:link w:val="Normal1Char"/>
    <w:rPr>
      <w:sz w:val="22"/>
      <w:szCs w:val="22"/>
    </w:rPr>
  </w:style>
  <w:style w:type="paragraph" w:customStyle="1" w:styleId="ProcessBullet">
    <w:name w:val="Process Bullet"/>
    <w:basedOn w:val="Normal"/>
    <w:pPr>
      <w:numPr>
        <w:numId w:val="4"/>
      </w:numPr>
      <w:spacing w:before="80"/>
      <w:ind w:right="130"/>
    </w:pPr>
    <w:rPr>
      <w:sz w:val="16"/>
      <w:szCs w:val="20"/>
    </w:rPr>
  </w:style>
  <w:style w:type="character" w:styleId="CommentReference">
    <w:name w:val="annotation reference"/>
    <w:basedOn w:val="DefaultParagraphFont"/>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rPr>
      <w:rFonts w:ascii="Arial" w:hAnsi="Arial"/>
    </w:rPr>
  </w:style>
  <w:style w:type="paragraph" w:styleId="CommentSubject">
    <w:name w:val="annotation subject"/>
    <w:basedOn w:val="CommentText"/>
    <w:next w:val="CommentText"/>
    <w:link w:val="CommentSubjectChar"/>
    <w:rPr>
      <w:b/>
      <w:bCs/>
    </w:rPr>
  </w:style>
  <w:style w:type="character" w:customStyle="1" w:styleId="CommentSubjectChar">
    <w:name w:val="Comment Subject Char"/>
    <w:basedOn w:val="CommentTextChar"/>
    <w:link w:val="CommentSubject"/>
    <w:rPr>
      <w:rFonts w:ascii="Arial" w:hAnsi="Arial"/>
      <w:b/>
      <w:bCs/>
    </w:rPr>
  </w:style>
  <w:style w:type="paragraph" w:styleId="Revision">
    <w:name w:val="Revision"/>
    <w:hidden/>
    <w:uiPriority w:val="99"/>
    <w:semiHidden/>
    <w:rPr>
      <w:rFonts w:ascii="Arial" w:hAnsi="Arial"/>
      <w:sz w:val="18"/>
      <w:szCs w:val="24"/>
    </w:rPr>
  </w:style>
  <w:style w:type="paragraph" w:styleId="TOCHeading">
    <w:name w:val="TOC Heading"/>
    <w:basedOn w:val="Heading11"/>
    <w:next w:val="Normal"/>
    <w:uiPriority w:val="39"/>
    <w:semiHidden/>
    <w:unhideWhenUsed/>
    <w:qFormat/>
    <w:pPr>
      <w:keepLines/>
      <w:numPr>
        <w:numId w:val="0"/>
      </w:numPr>
      <w:spacing w:before="480" w:after="0" w:line="276" w:lineRule="auto"/>
      <w:outlineLvl w:val="9"/>
    </w:pPr>
    <w:rPr>
      <w:rFonts w:ascii="Cambria" w:eastAsia="Cambria" w:hAnsi="Cambria" w:cs="Cambria"/>
      <w:color w:val="365F91" w:themeColor="accent1" w:themeShade="BF"/>
      <w:szCs w:val="28"/>
      <w:lang w:eastAsia="ja-JP"/>
    </w:rPr>
  </w:style>
  <w:style w:type="paragraph" w:styleId="Index1">
    <w:name w:val="index 1"/>
    <w:basedOn w:val="Normal"/>
    <w:next w:val="Normal"/>
    <w:semiHidden/>
    <w:unhideWhenUsed/>
    <w:pPr>
      <w:ind w:left="180" w:hanging="180"/>
    </w:pPr>
  </w:style>
  <w:style w:type="table" w:customStyle="1" w:styleId="TableGrid1">
    <w:name w:val="Table Grid1"/>
    <w:basedOn w:val="TableNormal"/>
    <w:next w:val="Table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StylePr w:type="firstRow">
      <w:tblPr/>
      <w:tcPr>
        <w:tcBorders>
          <w:bottom w:val="nil"/>
        </w:tcBorders>
      </w:tcPr>
    </w:tblStylePr>
  </w:style>
  <w:style w:type="paragraph" w:customStyle="1" w:styleId="Caption1">
    <w:name w:val="Caption1"/>
    <w:basedOn w:val="Normal"/>
    <w:next w:val="Normal"/>
    <w:unhideWhenUsed/>
    <w:qFormat/>
    <w:pPr>
      <w:spacing w:after="200"/>
    </w:pPr>
    <w:rPr>
      <w:i/>
      <w:iCs/>
      <w:color w:val="1F497D" w:themeColor="text2"/>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dev.trackwise.philips.com/Trackwise_Admin/pages/adminQueryAdminDetails.jsf" TargetMode="Externa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118CB25-AFE3-490E-B20C-D8689CCACB9B}">
  <we:reference id="d51ccb01-85e7-42ab-885b-de05c07799f3" version="1.0.0.1" store="EXCatalog" storeType="EXCatalog"/>
  <we:alternateReferences>
    <we:reference id="WA200010453" version="1.0.0.1" store="en-IN" storeType="OMEX"/>
  </we:alternateReferences>
  <we:properties>
    <we:property name="claude.fileId" value="&quot;1216f2f7-5bed-4b52-a1d1-05e6913719a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8c27c14-e9a0-4137-a033-e8630f73fc8f" xsi:nil="true"/>
    <lcf76f155ced4ddcb4097134ff3c332f xmlns="f0cd91dc-4c0d-4fe3-ad25-88eb322474b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DDDEEC378F34244AFD6C45A3F25554A" ma:contentTypeVersion="16" ma:contentTypeDescription="Create a new document." ma:contentTypeScope="" ma:versionID="55e951e5d537fe2b19e0b126ecc58c35">
  <xsd:schema xmlns:xsd="http://www.w3.org/2001/XMLSchema" xmlns:xs="http://www.w3.org/2001/XMLSchema" xmlns:p="http://schemas.microsoft.com/office/2006/metadata/properties" xmlns:ns2="f0cd91dc-4c0d-4fe3-ad25-88eb322474b9" xmlns:ns3="28c27c14-e9a0-4137-a033-e8630f73fc8f" targetNamespace="http://schemas.microsoft.com/office/2006/metadata/properties" ma:root="true" ma:fieldsID="48041f04a9023dcd77047159900279d1" ns2:_="" ns3:_="">
    <xsd:import namespace="f0cd91dc-4c0d-4fe3-ad25-88eb322474b9"/>
    <xsd:import namespace="28c27c14-e9a0-4137-a033-e8630f73fc8f"/>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cd91dc-4c0d-4fe3-ad25-88eb322474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e40374fb-a6cc-4854-989f-c1d94a7967ee"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c27c14-e9a0-4137-a033-e8630f73fc8f"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6cb4665-85ee-4b10-89c6-e3b0d78adcf3}" ma:internalName="TaxCatchAll" ma:showField="CatchAllData" ma:web="28c27c14-e9a0-4137-a033-e8630f73fc8f">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e40374fb-a6cc-4854-989f-c1d94a7967ee" ContentTypeId="0x01"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ED4A9-4098-487E-8CA8-BB4533FC3630}">
  <ds:schemaRefs>
    <ds:schemaRef ds:uri="http://schemas.microsoft.com/office/2006/metadata/properties"/>
    <ds:schemaRef ds:uri="http://schemas.microsoft.com/office/infopath/2007/PartnerControls"/>
    <ds:schemaRef ds:uri="28c27c14-e9a0-4137-a033-e8630f73fc8f"/>
    <ds:schemaRef ds:uri="f0cd91dc-4c0d-4fe3-ad25-88eb322474b9"/>
  </ds:schemaRefs>
</ds:datastoreItem>
</file>

<file path=customXml/itemProps2.xml><?xml version="1.0" encoding="utf-8"?>
<ds:datastoreItem xmlns:ds="http://schemas.openxmlformats.org/officeDocument/2006/customXml" ds:itemID="{33EEEF75-61F7-4259-8243-637DEE689E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cd91dc-4c0d-4fe3-ad25-88eb322474b9"/>
    <ds:schemaRef ds:uri="28c27c14-e9a0-4137-a033-e8630f73fc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00228AF-D5C3-4DFC-B140-2AAA864F3F61}">
  <ds:schemaRefs>
    <ds:schemaRef ds:uri="Microsoft.SharePoint.Taxonomy.ContentTypeSync"/>
  </ds:schemaRefs>
</ds:datastoreItem>
</file>

<file path=customXml/itemProps4.xml><?xml version="1.0" encoding="utf-8"?>
<ds:datastoreItem xmlns:ds="http://schemas.openxmlformats.org/officeDocument/2006/customXml" ds:itemID="{D3D260CA-365B-4EAC-B31B-3B9C9FA429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2898</TotalTime>
  <Pages>145</Pages>
  <Words>34688</Words>
  <Characters>197724</Characters>
  <Application>Microsoft Office Word</Application>
  <DocSecurity>0</DocSecurity>
  <Lines>1647</Lines>
  <Paragraphs>463</Paragraphs>
  <ScaleCrop>false</ScaleCrop>
  <Company>Royal Philips Electronics N.V.</Company>
  <LinksUpToDate>false</LinksUpToDate>
  <CharactersWithSpaces>231949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Leblanc, Shaun (310188391)</dc:creator>
  <cp:lastModifiedBy>Kanungo, Kalpak (Partner)</cp:lastModifiedBy>
  <cp:revision>438</cp:revision>
  <dcterms:created xsi:type="dcterms:W3CDTF">2022-11-22T20:47:00Z</dcterms:created>
  <dcterms:modified xsi:type="dcterms:W3CDTF">2026-06-02T05:52:00Z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Blank Document</vt:lpwstr>
  </property>
  <property fmtid="{D5CDD505-2E9C-101B-9397-08002B2CF9AE}" pid="3" name="ContentTypeId">
    <vt:lpwstr>0x0101000DDDEEC378F34244AFD6C45A3F25554A</vt:lpwstr>
  </property>
  <property fmtid="{D5CDD505-2E9C-101B-9397-08002B2CF9AE}" pid="4" name="Document category">
    <vt:lpwstr>&lt;General Document Template&gt;</vt:lpwstr>
  </property>
  <property fmtid="{D5CDD505-2E9C-101B-9397-08002B2CF9AE}" pid="5" name="MediaServiceImageTags">
    <vt:lpwstr/>
  </property>
  <property fmtid="{D5CDD505-2E9C-101B-9397-08002B2CF9AE}" pid="6" name="Owner">
    <vt:lpwstr/>
  </property>
</Properties>
</file>